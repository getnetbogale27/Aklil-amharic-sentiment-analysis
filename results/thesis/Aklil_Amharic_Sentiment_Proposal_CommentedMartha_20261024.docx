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9"/>
        <w:ind w:left="1012"/>
        <w:rPr>
          <w:sz w:val="20"/>
        </w:rPr>
      </w:pPr>
      <w:r>
        <w:rPr>
          <w:sz w:val="20"/>
        </w:rPr>
        <w:drawing>
          <wp:inline distT="0" distB="0" distL="0" distR="0">
            <wp:extent cx="5735320" cy="124841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0" cstate="print"/>
                    <a:stretch>
                      <a:fillRect/>
                    </a:stretch>
                  </pic:blipFill>
                  <pic:spPr>
                    <a:xfrm>
                      <a:off x="0" y="0"/>
                      <a:ext cx="5735847" cy="1248918"/>
                    </a:xfrm>
                    <a:prstGeom prst="rect">
                      <a:avLst/>
                    </a:prstGeom>
                  </pic:spPr>
                </pic:pic>
              </a:graphicData>
            </a:graphic>
          </wp:inline>
        </w:drawing>
      </w:r>
    </w:p>
    <w:p>
      <w:pPr>
        <w:pStyle w:val="9"/>
        <w:spacing w:before="6"/>
        <w:rPr>
          <w:sz w:val="20"/>
        </w:rPr>
      </w:pPr>
    </w:p>
    <w:p>
      <w:pPr>
        <w:spacing w:before="89" w:line="276" w:lineRule="auto"/>
        <w:ind w:left="574" w:right="624"/>
        <w:jc w:val="center"/>
        <w:rPr>
          <w:sz w:val="28"/>
        </w:rPr>
      </w:pPr>
      <w:r>
        <w:rPr>
          <w:sz w:val="28"/>
        </w:rPr>
        <w:t>ARESEARCH</w:t>
      </w:r>
      <w:r>
        <w:rPr>
          <w:spacing w:val="-4"/>
          <w:sz w:val="28"/>
        </w:rPr>
        <w:t xml:space="preserve"> </w:t>
      </w:r>
      <w:r>
        <w:rPr>
          <w:sz w:val="28"/>
        </w:rPr>
        <w:t>PROJECT</w:t>
      </w:r>
      <w:r>
        <w:rPr>
          <w:spacing w:val="-4"/>
          <w:sz w:val="28"/>
        </w:rPr>
        <w:t xml:space="preserve"> </w:t>
      </w:r>
      <w:r>
        <w:rPr>
          <w:sz w:val="28"/>
        </w:rPr>
        <w:t>REQUIRED</w:t>
      </w:r>
      <w:r>
        <w:rPr>
          <w:spacing w:val="-4"/>
          <w:sz w:val="28"/>
        </w:rPr>
        <w:t xml:space="preserve"> </w:t>
      </w:r>
      <w:r>
        <w:rPr>
          <w:sz w:val="28"/>
        </w:rPr>
        <w:t>FROM</w:t>
      </w:r>
      <w:r>
        <w:rPr>
          <w:spacing w:val="-8"/>
          <w:sz w:val="28"/>
        </w:rPr>
        <w:t xml:space="preserve"> </w:t>
      </w:r>
      <w:r>
        <w:rPr>
          <w:sz w:val="28"/>
        </w:rPr>
        <w:t>THE</w:t>
      </w:r>
      <w:r>
        <w:rPr>
          <w:spacing w:val="-4"/>
          <w:sz w:val="28"/>
        </w:rPr>
        <w:t xml:space="preserve"> </w:t>
      </w:r>
      <w:r>
        <w:rPr>
          <w:sz w:val="28"/>
        </w:rPr>
        <w:t>PARTIAL</w:t>
      </w:r>
      <w:r>
        <w:rPr>
          <w:spacing w:val="-7"/>
          <w:sz w:val="28"/>
        </w:rPr>
        <w:t xml:space="preserve"> </w:t>
      </w:r>
      <w:r>
        <w:rPr>
          <w:sz w:val="28"/>
        </w:rPr>
        <w:t>FULFILMENT</w:t>
      </w:r>
      <w:r>
        <w:rPr>
          <w:spacing w:val="-67"/>
          <w:sz w:val="28"/>
        </w:rPr>
        <w:t xml:space="preserve"> </w:t>
      </w:r>
      <w:r>
        <w:rPr>
          <w:sz w:val="28"/>
        </w:rPr>
        <w:t>FOR DEGREE AWARD OF MASTERS OF SCIENCES (MSC) IN</w:t>
      </w:r>
      <w:r>
        <w:rPr>
          <w:spacing w:val="1"/>
          <w:sz w:val="28"/>
        </w:rPr>
        <w:t xml:space="preserve"> </w:t>
      </w:r>
      <w:r>
        <w:rPr>
          <w:sz w:val="28"/>
        </w:rPr>
        <w:t>INFORMATION COMMUNICATION</w:t>
      </w:r>
      <w:r>
        <w:rPr>
          <w:spacing w:val="-4"/>
          <w:sz w:val="28"/>
        </w:rPr>
        <w:t xml:space="preserve"> </w:t>
      </w:r>
      <w:r>
        <w:rPr>
          <w:sz w:val="28"/>
        </w:rPr>
        <w:t>TECHNOLOGY</w:t>
      </w:r>
    </w:p>
    <w:p>
      <w:pPr>
        <w:pStyle w:val="9"/>
        <w:rPr>
          <w:sz w:val="30"/>
        </w:rPr>
      </w:pPr>
    </w:p>
    <w:p>
      <w:pPr>
        <w:pStyle w:val="9"/>
        <w:spacing w:before="10"/>
        <w:rPr>
          <w:sz w:val="40"/>
        </w:rPr>
      </w:pPr>
    </w:p>
    <w:p>
      <w:pPr>
        <w:spacing w:line="362" w:lineRule="auto"/>
        <w:ind w:left="653" w:right="701"/>
        <w:jc w:val="center"/>
        <w:rPr>
          <w:sz w:val="28"/>
        </w:rPr>
      </w:pPr>
      <w:r>
        <w:rPr>
          <w:sz w:val="28"/>
        </w:rPr>
        <w:t>FACULTY</w:t>
      </w:r>
      <w:r>
        <w:rPr>
          <w:spacing w:val="-8"/>
          <w:sz w:val="28"/>
        </w:rPr>
        <w:t xml:space="preserve"> </w:t>
      </w:r>
      <w:r>
        <w:rPr>
          <w:sz w:val="28"/>
        </w:rPr>
        <w:t>OF</w:t>
      </w:r>
      <w:r>
        <w:rPr>
          <w:spacing w:val="-5"/>
          <w:sz w:val="28"/>
        </w:rPr>
        <w:t xml:space="preserve"> </w:t>
      </w:r>
      <w:r>
        <w:rPr>
          <w:sz w:val="28"/>
        </w:rPr>
        <w:t>ELECTRICAL</w:t>
      </w:r>
      <w:r>
        <w:rPr>
          <w:spacing w:val="-5"/>
          <w:sz w:val="28"/>
        </w:rPr>
        <w:t xml:space="preserve"> </w:t>
      </w:r>
      <w:r>
        <w:rPr>
          <w:sz w:val="28"/>
        </w:rPr>
        <w:t>ELECTRONICS</w:t>
      </w:r>
      <w:r>
        <w:rPr>
          <w:spacing w:val="-5"/>
          <w:sz w:val="28"/>
        </w:rPr>
        <w:t xml:space="preserve"> </w:t>
      </w:r>
      <w:r>
        <w:rPr>
          <w:sz w:val="28"/>
        </w:rPr>
        <w:t>AND</w:t>
      </w:r>
      <w:r>
        <w:rPr>
          <w:spacing w:val="-4"/>
          <w:sz w:val="28"/>
        </w:rPr>
        <w:t xml:space="preserve"> </w:t>
      </w:r>
      <w:r>
        <w:rPr>
          <w:sz w:val="28"/>
        </w:rPr>
        <w:t>COMMUNICATION</w:t>
      </w:r>
      <w:r>
        <w:rPr>
          <w:spacing w:val="-67"/>
          <w:sz w:val="28"/>
        </w:rPr>
        <w:t xml:space="preserve"> </w:t>
      </w:r>
      <w:r>
        <w:rPr>
          <w:sz w:val="28"/>
        </w:rPr>
        <w:t>TECHNOLOGY</w:t>
      </w:r>
    </w:p>
    <w:p>
      <w:pPr>
        <w:pStyle w:val="9"/>
        <w:rPr>
          <w:sz w:val="30"/>
        </w:rPr>
      </w:pPr>
    </w:p>
    <w:p>
      <w:pPr>
        <w:pStyle w:val="9"/>
        <w:rPr>
          <w:sz w:val="30"/>
        </w:rPr>
      </w:pPr>
    </w:p>
    <w:p>
      <w:pPr>
        <w:spacing w:before="100" w:beforeAutospacing="1" w:after="100" w:afterAutospacing="1" w:line="360" w:lineRule="auto"/>
        <w:jc w:val="center"/>
        <w:rPr>
          <w:bCs/>
          <w:i/>
          <w:sz w:val="28"/>
          <w:szCs w:val="32"/>
        </w:rPr>
      </w:pPr>
      <w:del w:id="0" w:author="martha" w:date="2026-09-23T12:10:38Z">
        <w:commentRangeStart w:id="0"/>
        <w:commentRangeStart w:id="1"/>
        <w:r>
          <w:rPr>
            <w:bCs/>
            <w:i/>
            <w:sz w:val="28"/>
            <w:szCs w:val="32"/>
          </w:rPr>
          <w:delText xml:space="preserve">DEVELOPING </w:delText>
        </w:r>
      </w:del>
      <w:r>
        <w:rPr>
          <w:bCs/>
          <w:i/>
          <w:sz w:val="28"/>
          <w:szCs w:val="32"/>
        </w:rPr>
        <w:t xml:space="preserve">DEEP LEARNING-BASED SENTIMENT ANALYSIS </w:t>
      </w:r>
      <w:del w:id="1" w:author="martha" w:date="2026-09-23T12:09:45Z">
        <w:r>
          <w:rPr>
            <w:rFonts w:hint="default"/>
            <w:bCs/>
            <w:i/>
            <w:sz w:val="28"/>
            <w:szCs w:val="32"/>
            <w:lang w:val="en-US"/>
          </w:rPr>
          <w:delText xml:space="preserve">OF </w:delText>
        </w:r>
      </w:del>
      <w:ins w:id="2" w:author="martha" w:date="2026-09-23T12:09:45Z">
        <w:r>
          <w:rPr>
            <w:rFonts w:hint="default"/>
            <w:bCs/>
            <w:i/>
            <w:sz w:val="28"/>
            <w:szCs w:val="32"/>
            <w:lang w:val="en-US"/>
          </w:rPr>
          <w:t>F</w:t>
        </w:r>
      </w:ins>
      <w:ins w:id="3" w:author="martha" w:date="2026-09-23T12:09:51Z">
        <w:r>
          <w:rPr>
            <w:rFonts w:hint="default"/>
            <w:bCs/>
            <w:i/>
            <w:sz w:val="28"/>
            <w:szCs w:val="32"/>
            <w:lang w:val="en-US"/>
          </w:rPr>
          <w:t>OR</w:t>
        </w:r>
      </w:ins>
      <w:ins w:id="4" w:author="martha" w:date="2026-09-23T12:09:52Z">
        <w:r>
          <w:rPr>
            <w:rFonts w:hint="default"/>
            <w:bCs/>
            <w:i/>
            <w:sz w:val="28"/>
            <w:szCs w:val="32"/>
            <w:lang w:val="en-US"/>
          </w:rPr>
          <w:t xml:space="preserve"> </w:t>
        </w:r>
      </w:ins>
      <w:r>
        <w:rPr>
          <w:bCs/>
          <w:i/>
          <w:sz w:val="28"/>
          <w:szCs w:val="32"/>
        </w:rPr>
        <w:t xml:space="preserve">AMHARIC </w:t>
      </w:r>
      <w:ins w:id="5" w:author="martha" w:date="2026-09-23T12:11:44Z">
        <w:r>
          <w:rPr>
            <w:rFonts w:hint="default"/>
            <w:bCs/>
            <w:i/>
            <w:sz w:val="28"/>
            <w:szCs w:val="32"/>
            <w:lang w:val="en-US"/>
          </w:rPr>
          <w:t>U</w:t>
        </w:r>
      </w:ins>
      <w:ins w:id="6" w:author="martha" w:date="2026-09-23T12:11:47Z">
        <w:r>
          <w:rPr>
            <w:rFonts w:hint="default"/>
            <w:bCs/>
            <w:i/>
            <w:sz w:val="28"/>
            <w:szCs w:val="32"/>
            <w:lang w:val="en-US"/>
          </w:rPr>
          <w:t>S</w:t>
        </w:r>
      </w:ins>
      <w:ins w:id="7" w:author="martha" w:date="2026-09-23T12:11:48Z">
        <w:r>
          <w:rPr>
            <w:rFonts w:hint="default"/>
            <w:bCs/>
            <w:i/>
            <w:sz w:val="28"/>
            <w:szCs w:val="32"/>
            <w:lang w:val="en-US"/>
          </w:rPr>
          <w:t>I</w:t>
        </w:r>
      </w:ins>
      <w:ins w:id="8" w:author="martha" w:date="2026-09-23T12:11:50Z">
        <w:r>
          <w:rPr>
            <w:rFonts w:hint="default"/>
            <w:bCs/>
            <w:i/>
            <w:sz w:val="28"/>
            <w:szCs w:val="32"/>
            <w:lang w:val="en-US"/>
          </w:rPr>
          <w:t>N</w:t>
        </w:r>
      </w:ins>
      <w:ins w:id="9" w:author="martha" w:date="2026-09-23T12:11:53Z">
        <w:r>
          <w:rPr>
            <w:rFonts w:hint="default"/>
            <w:bCs/>
            <w:i/>
            <w:sz w:val="28"/>
            <w:szCs w:val="32"/>
            <w:lang w:val="en-US"/>
          </w:rPr>
          <w:t>G</w:t>
        </w:r>
      </w:ins>
      <w:ins w:id="10" w:author="martha" w:date="2026-09-23T12:11:55Z">
        <w:r>
          <w:rPr>
            <w:rFonts w:hint="default"/>
            <w:bCs/>
            <w:i/>
            <w:sz w:val="28"/>
            <w:szCs w:val="32"/>
            <w:lang w:val="en-US"/>
          </w:rPr>
          <w:t xml:space="preserve"> </w:t>
        </w:r>
      </w:ins>
      <w:r>
        <w:rPr>
          <w:bCs/>
          <w:i/>
          <w:sz w:val="28"/>
          <w:szCs w:val="32"/>
        </w:rPr>
        <w:t xml:space="preserve">SOCIAL MEDIA </w:t>
      </w:r>
      <w:ins w:id="11" w:author="martha" w:date="2026-09-23T12:12:02Z">
        <w:r>
          <w:rPr>
            <w:rFonts w:hint="default"/>
            <w:bCs/>
            <w:i/>
            <w:sz w:val="28"/>
            <w:szCs w:val="32"/>
            <w:lang w:val="en-US"/>
          </w:rPr>
          <w:t>D</w:t>
        </w:r>
      </w:ins>
      <w:ins w:id="12" w:author="martha" w:date="2026-09-23T12:12:03Z">
        <w:r>
          <w:rPr>
            <w:rFonts w:hint="default"/>
            <w:bCs/>
            <w:i/>
            <w:sz w:val="28"/>
            <w:szCs w:val="32"/>
            <w:lang w:val="en-US"/>
          </w:rPr>
          <w:t>A</w:t>
        </w:r>
      </w:ins>
      <w:ins w:id="13" w:author="martha" w:date="2026-09-23T12:12:04Z">
        <w:r>
          <w:rPr>
            <w:rFonts w:hint="default"/>
            <w:bCs/>
            <w:i/>
            <w:sz w:val="28"/>
            <w:szCs w:val="32"/>
            <w:lang w:val="en-US"/>
          </w:rPr>
          <w:t>TA</w:t>
        </w:r>
      </w:ins>
      <w:ins w:id="14" w:author="martha" w:date="2026-09-23T12:12:05Z">
        <w:r>
          <w:rPr>
            <w:rFonts w:hint="default"/>
            <w:bCs/>
            <w:i/>
            <w:sz w:val="28"/>
            <w:szCs w:val="32"/>
            <w:lang w:val="en-US"/>
          </w:rPr>
          <w:t xml:space="preserve"> </w:t>
        </w:r>
      </w:ins>
      <w:r>
        <w:rPr>
          <w:bCs/>
          <w:i/>
          <w:sz w:val="28"/>
          <w:szCs w:val="32"/>
        </w:rPr>
        <w:t>FOR PUBLIC POLICY ENHANCEMENT IN ETHIOPIA</w:t>
      </w:r>
      <w:commentRangeEnd w:id="0"/>
      <w:r>
        <w:commentReference w:id="0"/>
      </w:r>
      <w:commentRangeEnd w:id="1"/>
      <w:r>
        <w:commentReference w:id="1"/>
      </w:r>
    </w:p>
    <w:p>
      <w:pPr>
        <w:jc w:val="both"/>
      </w:pPr>
      <w:r>
        <w:rPr>
          <w:rFonts w:ascii="Times New Roman" w:hAnsi="Times New Roman"/>
          <w:sz w:val="24"/>
          <w:color w:val="0000FF"/>
        </w:rPr>
        <w:t xml:space="preserve">This study is a comparative evaluation of both classical machine-learning and deep-learning approaches to Amharic sentiment classification. The deep-learning component comprises a character-level Bidirectional LSTM and a Transformer encoder, while Multinomial Naive Bayes, Logistic Regression, Support Vector Machine, K-Nearest Neighbour, XGBoost and LightGBM serve as classical baselines. The study contributes to public-policy enhancement by producing a deployable classifier and an aggregation layer that converts tweet-level predictions into sentiment trends for specific policy domains (education, health, economy, security), giving decision-makers an evidence-based view of public reaction to policy.</w:t>
      </w:r>
    </w:p>
    <w:p>
      <w:pPr>
        <w:pStyle w:val="9"/>
        <w:rPr>
          <w:sz w:val="30"/>
        </w:rPr>
      </w:pPr>
    </w:p>
    <w:p>
      <w:pPr>
        <w:pStyle w:val="9"/>
        <w:rPr>
          <w:sz w:val="30"/>
        </w:rPr>
      </w:pPr>
    </w:p>
    <w:p>
      <w:pPr>
        <w:spacing w:before="1" w:line="360" w:lineRule="auto"/>
        <w:ind w:left="220" w:right="216" w:firstLine="360"/>
        <w:jc w:val="center"/>
        <w:rPr>
          <w:rFonts w:ascii="Nyala" w:hAnsi="Nyala"/>
          <w:color w:val="171717"/>
          <w:sz w:val="28"/>
          <w:szCs w:val="32"/>
        </w:rPr>
      </w:pPr>
      <w:r>
        <w:rPr>
          <w:sz w:val="28"/>
        </w:rPr>
        <w:t xml:space="preserve">Advisor: </w:t>
      </w:r>
      <w:r>
        <w:rPr>
          <w:color w:val="171717"/>
          <w:sz w:val="28"/>
          <w:szCs w:val="32"/>
        </w:rPr>
        <w:t>Dr, Martha Yifiru</w:t>
      </w:r>
    </w:p>
    <w:p>
      <w:pPr>
        <w:spacing w:before="188"/>
        <w:ind w:left="2598" w:right="479"/>
        <w:jc w:val="center"/>
        <w:rPr>
          <w:sz w:val="28"/>
        </w:rPr>
      </w:pPr>
    </w:p>
    <w:p>
      <w:pPr>
        <w:pStyle w:val="9"/>
        <w:rPr>
          <w:sz w:val="30"/>
        </w:rPr>
      </w:pPr>
    </w:p>
    <w:p>
      <w:pPr>
        <w:pStyle w:val="9"/>
        <w:spacing w:before="5"/>
        <w:rPr>
          <w:sz w:val="43"/>
        </w:rPr>
      </w:pPr>
    </w:p>
    <w:p>
      <w:pPr>
        <w:spacing w:before="1" w:line="360" w:lineRule="auto"/>
        <w:ind w:left="220" w:right="216" w:firstLine="360"/>
        <w:jc w:val="center"/>
        <w:rPr>
          <w:rFonts w:ascii="Nyala" w:hAnsi="Nyala"/>
          <w:color w:val="171717"/>
          <w:sz w:val="28"/>
          <w:szCs w:val="32"/>
        </w:rPr>
      </w:pPr>
      <w:r>
        <w:rPr>
          <w:sz w:val="28"/>
        </w:rPr>
        <w:t>Prepared</w:t>
      </w:r>
      <w:r>
        <w:rPr>
          <w:spacing w:val="-5"/>
          <w:sz w:val="28"/>
        </w:rPr>
        <w:t xml:space="preserve"> </w:t>
      </w:r>
      <w:r>
        <w:rPr>
          <w:sz w:val="28"/>
        </w:rPr>
        <w:t xml:space="preserve">by: </w:t>
      </w:r>
      <w:r>
        <w:rPr>
          <w:color w:val="171717"/>
          <w:sz w:val="28"/>
          <w:szCs w:val="32"/>
        </w:rPr>
        <w:t>Aklilu Gebeyehu</w:t>
      </w:r>
    </w:p>
    <w:p>
      <w:pPr>
        <w:ind w:left="2598" w:right="483"/>
        <w:jc w:val="center"/>
        <w:rPr>
          <w:sz w:val="28"/>
        </w:rPr>
      </w:pPr>
    </w:p>
    <w:p>
      <w:pPr>
        <w:pStyle w:val="9"/>
        <w:rPr>
          <w:sz w:val="30"/>
        </w:rPr>
      </w:pPr>
    </w:p>
    <w:p>
      <w:pPr>
        <w:pStyle w:val="9"/>
        <w:rPr>
          <w:sz w:val="30"/>
        </w:rPr>
      </w:pPr>
    </w:p>
    <w:p>
      <w:pPr>
        <w:pStyle w:val="9"/>
        <w:rPr>
          <w:sz w:val="30"/>
        </w:rPr>
      </w:pPr>
    </w:p>
    <w:p>
      <w:pPr>
        <w:pStyle w:val="9"/>
        <w:rPr>
          <w:sz w:val="30"/>
        </w:rPr>
      </w:pPr>
    </w:p>
    <w:p>
      <w:pPr>
        <w:pStyle w:val="9"/>
        <w:rPr>
          <w:sz w:val="30"/>
        </w:rPr>
      </w:pPr>
    </w:p>
    <w:p>
      <w:pPr>
        <w:pStyle w:val="9"/>
      </w:pPr>
    </w:p>
    <w:p>
      <w:pPr>
        <w:pStyle w:val="9"/>
        <w:jc w:val="right"/>
        <w:rPr>
          <w:b/>
          <w:bCs/>
        </w:rPr>
      </w:pPr>
      <w:r>
        <w:rPr>
          <w:b/>
          <w:bCs/>
        </w:rPr>
        <w:t>Addis</w:t>
      </w:r>
      <w:r>
        <w:rPr>
          <w:b/>
          <w:bCs/>
          <w:spacing w:val="-2"/>
        </w:rPr>
        <w:t xml:space="preserve"> </w:t>
      </w:r>
      <w:r>
        <w:rPr>
          <w:b/>
          <w:bCs/>
        </w:rPr>
        <w:t>Abeba,</w:t>
      </w:r>
      <w:r>
        <w:rPr>
          <w:b/>
          <w:bCs/>
          <w:spacing w:val="-1"/>
        </w:rPr>
        <w:t xml:space="preserve"> </w:t>
      </w:r>
      <w:r>
        <w:rPr>
          <w:b/>
          <w:bCs/>
        </w:rPr>
        <w:t>Ethiopia</w:t>
      </w:r>
    </w:p>
    <w:p>
      <w:pPr>
        <w:pStyle w:val="9"/>
        <w:spacing w:before="5"/>
        <w:rPr>
          <w:b/>
          <w:sz w:val="29"/>
        </w:rPr>
      </w:pPr>
    </w:p>
    <w:p>
      <w:pPr>
        <w:ind w:right="477"/>
        <w:jc w:val="right"/>
        <w:rPr>
          <w:b/>
          <w:sz w:val="24"/>
        </w:rPr>
      </w:pPr>
      <w:r>
        <w:rPr>
          <w:b/>
          <w:sz w:val="24"/>
        </w:rPr>
        <w:t>May – 2026</w:t>
      </w:r>
    </w:p>
    <w:p>
      <w:pPr>
        <w:jc w:val="right"/>
        <w:rPr>
          <w:sz w:val="24"/>
        </w:rPr>
        <w:sectPr>
          <w:type w:val="continuous"/>
          <w:pgSz w:w="12240" w:h="15840"/>
          <w:pgMar w:top="1440" w:right="380" w:bottom="280" w:left="1720" w:header="720" w:footer="720" w:gutter="0"/>
          <w:cols w:space="720" w:num="1"/>
        </w:sectPr>
      </w:pPr>
    </w:p>
    <w:p>
      <w:pPr>
        <w:pStyle w:val="9"/>
        <w:rPr>
          <w:b/>
          <w:sz w:val="20"/>
        </w:rPr>
      </w:pPr>
    </w:p>
    <w:p>
      <w:pPr>
        <w:pStyle w:val="9"/>
        <w:spacing w:before="6"/>
        <w:rPr>
          <w:b/>
          <w:sz w:val="20"/>
        </w:rPr>
      </w:pPr>
    </w:p>
    <w:p>
      <w:pPr>
        <w:spacing w:before="89" w:line="360" w:lineRule="auto"/>
        <w:ind w:left="2598" w:right="2644"/>
        <w:jc w:val="center"/>
        <w:rPr>
          <w:sz w:val="28"/>
        </w:rPr>
      </w:pPr>
      <w:r>
        <w:rPr>
          <w:sz w:val="28"/>
        </w:rPr>
        <w:t>Technical</w:t>
      </w:r>
      <w:r>
        <w:rPr>
          <w:spacing w:val="-5"/>
          <w:sz w:val="28"/>
        </w:rPr>
        <w:t xml:space="preserve"> </w:t>
      </w:r>
      <w:r>
        <w:rPr>
          <w:sz w:val="28"/>
        </w:rPr>
        <w:t>and</w:t>
      </w:r>
      <w:r>
        <w:rPr>
          <w:spacing w:val="-9"/>
          <w:sz w:val="28"/>
        </w:rPr>
        <w:t xml:space="preserve"> </w:t>
      </w:r>
      <w:r>
        <w:rPr>
          <w:sz w:val="28"/>
        </w:rPr>
        <w:t>Vocational</w:t>
      </w:r>
      <w:r>
        <w:rPr>
          <w:spacing w:val="-8"/>
          <w:sz w:val="28"/>
        </w:rPr>
        <w:t xml:space="preserve"> </w:t>
      </w:r>
      <w:r>
        <w:rPr>
          <w:sz w:val="28"/>
        </w:rPr>
        <w:t>Training</w:t>
      </w:r>
      <w:r>
        <w:rPr>
          <w:spacing w:val="-5"/>
          <w:sz w:val="28"/>
        </w:rPr>
        <w:t xml:space="preserve"> </w:t>
      </w:r>
      <w:r>
        <w:rPr>
          <w:sz w:val="28"/>
        </w:rPr>
        <w:t>Institute</w:t>
      </w:r>
      <w:r>
        <w:rPr>
          <w:spacing w:val="-67"/>
          <w:sz w:val="28"/>
        </w:rPr>
        <w:t xml:space="preserve"> </w:t>
      </w:r>
      <w:r>
        <w:rPr>
          <w:sz w:val="28"/>
        </w:rPr>
        <w:t>School Of Graduate</w:t>
      </w:r>
      <w:r>
        <w:rPr>
          <w:spacing w:val="-3"/>
          <w:sz w:val="28"/>
        </w:rPr>
        <w:t xml:space="preserve"> </w:t>
      </w:r>
      <w:r>
        <w:rPr>
          <w:sz w:val="28"/>
        </w:rPr>
        <w:t>Studies</w:t>
      </w:r>
    </w:p>
    <w:p>
      <w:pPr>
        <w:spacing w:before="239"/>
        <w:ind w:left="654" w:right="701"/>
        <w:jc w:val="center"/>
        <w:rPr>
          <w:sz w:val="28"/>
        </w:rPr>
      </w:pPr>
      <w:r>
        <w:rPr>
          <w:sz w:val="28"/>
        </w:rPr>
        <w:t>Faculty</w:t>
      </w:r>
      <w:r>
        <w:rPr>
          <w:spacing w:val="-8"/>
          <w:sz w:val="28"/>
        </w:rPr>
        <w:t xml:space="preserve"> </w:t>
      </w:r>
      <w:r>
        <w:rPr>
          <w:sz w:val="28"/>
        </w:rPr>
        <w:t>of</w:t>
      </w:r>
      <w:r>
        <w:rPr>
          <w:spacing w:val="-5"/>
          <w:sz w:val="28"/>
        </w:rPr>
        <w:t xml:space="preserve"> </w:t>
      </w:r>
      <w:r>
        <w:rPr>
          <w:sz w:val="28"/>
        </w:rPr>
        <w:t>Electrical</w:t>
      </w:r>
      <w:r>
        <w:rPr>
          <w:spacing w:val="-3"/>
          <w:sz w:val="28"/>
        </w:rPr>
        <w:t xml:space="preserve"> </w:t>
      </w:r>
      <w:r>
        <w:rPr>
          <w:sz w:val="28"/>
        </w:rPr>
        <w:t>Electronics</w:t>
      </w:r>
      <w:r>
        <w:rPr>
          <w:spacing w:val="-4"/>
          <w:sz w:val="28"/>
        </w:rPr>
        <w:t xml:space="preserve"> </w:t>
      </w:r>
      <w:r>
        <w:rPr>
          <w:sz w:val="28"/>
        </w:rPr>
        <w:t>and</w:t>
      </w:r>
      <w:r>
        <w:rPr>
          <w:spacing w:val="-4"/>
          <w:sz w:val="28"/>
        </w:rPr>
        <w:t xml:space="preserve"> </w:t>
      </w:r>
      <w:r>
        <w:rPr>
          <w:sz w:val="28"/>
        </w:rPr>
        <w:t>Information</w:t>
      </w:r>
      <w:r>
        <w:rPr>
          <w:spacing w:val="-3"/>
          <w:sz w:val="28"/>
        </w:rPr>
        <w:t xml:space="preserve"> </w:t>
      </w:r>
      <w:r>
        <w:rPr>
          <w:sz w:val="28"/>
        </w:rPr>
        <w:t>Communication</w:t>
      </w:r>
      <w:r>
        <w:rPr>
          <w:spacing w:val="-8"/>
          <w:sz w:val="28"/>
        </w:rPr>
        <w:t xml:space="preserve"> </w:t>
      </w:r>
      <w:r>
        <w:rPr>
          <w:sz w:val="28"/>
        </w:rPr>
        <w:t>Technology</w:t>
      </w:r>
    </w:p>
    <w:p>
      <w:pPr>
        <w:pStyle w:val="9"/>
        <w:rPr>
          <w:sz w:val="30"/>
        </w:rPr>
      </w:pPr>
    </w:p>
    <w:p>
      <w:pPr>
        <w:pStyle w:val="9"/>
        <w:rPr>
          <w:sz w:val="30"/>
        </w:rPr>
      </w:pPr>
    </w:p>
    <w:p>
      <w:pPr>
        <w:spacing w:before="100" w:beforeAutospacing="1" w:after="100" w:afterAutospacing="1" w:line="360" w:lineRule="auto"/>
        <w:jc w:val="center"/>
        <w:rPr>
          <w:bCs/>
          <w:i/>
          <w:sz w:val="28"/>
          <w:szCs w:val="32"/>
        </w:rPr>
      </w:pPr>
      <w:commentRangeStart w:id="2"/>
      <w:r>
        <w:rPr>
          <w:bCs/>
          <w:i/>
          <w:color w:val="0000FF"/>
          <w:sz w:val="28"/>
          <w:szCs w:val="32"/>
        </w:rPr>
        <w:t>Deep Learning-Based Sentiment Analysis for Amharic Using Social Media Data for Public Policy Enhancement in Ethiopia</w:t>
      </w:r>
      <w:commentRangeEnd w:id="2"/>
      <w:r>
        <w:commentReference w:id="2"/>
      </w:r>
    </w:p>
    <w:p>
      <w:pPr>
        <w:spacing w:before="1" w:line="360" w:lineRule="auto"/>
        <w:ind w:left="220" w:right="216" w:firstLine="360"/>
        <w:jc w:val="center"/>
        <w:rPr>
          <w:rFonts w:ascii="Nyala" w:hAnsi="Nyala"/>
          <w:color w:val="171717"/>
          <w:sz w:val="28"/>
          <w:szCs w:val="32"/>
        </w:rPr>
      </w:pPr>
      <w:r>
        <w:rPr>
          <w:sz w:val="28"/>
        </w:rPr>
        <w:t xml:space="preserve">By: </w:t>
      </w:r>
      <w:r>
        <w:rPr>
          <w:color w:val="171717"/>
          <w:sz w:val="28"/>
          <w:szCs w:val="32"/>
        </w:rPr>
        <w:t>Aklilu Gebeyehu Lanteadelahu</w:t>
      </w:r>
    </w:p>
    <w:p>
      <w:pPr>
        <w:spacing w:before="233" w:line="480" w:lineRule="auto"/>
        <w:ind w:left="3229" w:right="2919" w:firstLine="141"/>
        <w:rPr>
          <w:sz w:val="30"/>
        </w:rPr>
      </w:pPr>
      <w:r>
        <w:rPr>
          <w:sz w:val="28"/>
        </w:rPr>
        <w:t>Advisor:</w:t>
      </w:r>
      <w:r>
        <w:rPr>
          <w:spacing w:val="-2"/>
          <w:sz w:val="28"/>
        </w:rPr>
        <w:t xml:space="preserve"> </w:t>
      </w:r>
      <w:r>
        <w:rPr>
          <w:color w:val="171717"/>
          <w:sz w:val="28"/>
          <w:szCs w:val="32"/>
        </w:rPr>
        <w:t>Dr, Martha Yifiru</w:t>
      </w:r>
    </w:p>
    <w:p>
      <w:pPr>
        <w:pStyle w:val="9"/>
        <w:spacing w:before="214" w:line="360" w:lineRule="auto"/>
        <w:ind w:left="654" w:right="698"/>
        <w:jc w:val="center"/>
      </w:pPr>
      <w:r>
        <w:t>A Thesis Submitted to Technical and Vocational Training Institute, School of Graduate</w:t>
      </w:r>
      <w:r>
        <w:rPr>
          <w:spacing w:val="1"/>
        </w:rPr>
        <w:t xml:space="preserve"> </w:t>
      </w:r>
      <w:r>
        <w:t>Studies, Faculty of Electrical Electronics and Information Communication Technology in</w:t>
      </w:r>
      <w:r>
        <w:rPr>
          <w:spacing w:val="1"/>
        </w:rPr>
        <w:t xml:space="preserve"> </w:t>
      </w:r>
      <w:r>
        <w:t>Partial</w:t>
      </w:r>
      <w:r>
        <w:rPr>
          <w:spacing w:val="-1"/>
        </w:rPr>
        <w:t xml:space="preserve"> </w:t>
      </w:r>
      <w:r>
        <w:t>Fulfilment</w:t>
      </w:r>
      <w:r>
        <w:rPr>
          <w:spacing w:val="-1"/>
        </w:rPr>
        <w:t xml:space="preserve"> </w:t>
      </w:r>
      <w:r>
        <w:t>of</w:t>
      </w:r>
      <w:r>
        <w:rPr>
          <w:spacing w:val="-1"/>
        </w:rPr>
        <w:t xml:space="preserve"> </w:t>
      </w:r>
      <w:r>
        <w:t>the</w:t>
      </w:r>
      <w:r>
        <w:rPr>
          <w:spacing w:val="1"/>
        </w:rPr>
        <w:t xml:space="preserve"> </w:t>
      </w:r>
      <w:r>
        <w:t>Requirements</w:t>
      </w:r>
      <w:r>
        <w:rPr>
          <w:spacing w:val="-1"/>
        </w:rPr>
        <w:t xml:space="preserve"> </w:t>
      </w:r>
      <w:r>
        <w:t>for</w:t>
      </w:r>
      <w:r>
        <w:rPr>
          <w:spacing w:val="-3"/>
        </w:rPr>
        <w:t xml:space="preserve"> </w:t>
      </w:r>
      <w:r>
        <w:t>the Degree</w:t>
      </w:r>
      <w:r>
        <w:rPr>
          <w:spacing w:val="-2"/>
        </w:rPr>
        <w:t xml:space="preserve"> </w:t>
      </w:r>
      <w:r>
        <w:t>of</w:t>
      </w:r>
      <w:r>
        <w:rPr>
          <w:spacing w:val="-1"/>
        </w:rPr>
        <w:t xml:space="preserve"> </w:t>
      </w:r>
      <w:r>
        <w:t>Masters</w:t>
      </w:r>
      <w:r>
        <w:rPr>
          <w:spacing w:val="-1"/>
        </w:rPr>
        <w:t xml:space="preserve"> </w:t>
      </w:r>
      <w:r>
        <w:t>of Science</w:t>
      </w:r>
      <w:r>
        <w:rPr>
          <w:spacing w:val="-2"/>
        </w:rPr>
        <w:t xml:space="preserve"> </w:t>
      </w:r>
      <w:r>
        <w:t>in</w:t>
      </w:r>
      <w:r>
        <w:rPr>
          <w:spacing w:val="-1"/>
        </w:rPr>
        <w:t xml:space="preserve"> </w:t>
      </w:r>
      <w:r>
        <w:t>Information</w:t>
      </w:r>
      <w:r>
        <w:rPr>
          <w:spacing w:val="-57"/>
        </w:rPr>
        <w:t xml:space="preserve"> </w:t>
      </w:r>
      <w:r>
        <w:t>Communication</w:t>
      </w:r>
      <w:r>
        <w:rPr>
          <w:spacing w:val="-1"/>
        </w:rPr>
        <w:t xml:space="preserve"> </w:t>
      </w:r>
      <w:r>
        <w:t>Technology.</w:t>
      </w:r>
    </w:p>
    <w:p>
      <w:pPr>
        <w:pStyle w:val="9"/>
        <w:rPr>
          <w:sz w:val="26"/>
        </w:rPr>
      </w:pPr>
    </w:p>
    <w:p>
      <w:pPr>
        <w:pStyle w:val="9"/>
        <w:rPr>
          <w:sz w:val="26"/>
        </w:rPr>
      </w:pPr>
    </w:p>
    <w:p>
      <w:pPr>
        <w:pStyle w:val="9"/>
        <w:rPr>
          <w:sz w:val="26"/>
        </w:rPr>
      </w:pPr>
    </w:p>
    <w:p>
      <w:pPr>
        <w:pStyle w:val="9"/>
        <w:rPr>
          <w:sz w:val="26"/>
        </w:rPr>
      </w:pPr>
    </w:p>
    <w:p>
      <w:pPr>
        <w:pStyle w:val="9"/>
        <w:rPr>
          <w:sz w:val="26"/>
        </w:rPr>
      </w:pPr>
    </w:p>
    <w:p>
      <w:pPr>
        <w:pStyle w:val="9"/>
        <w:rPr>
          <w:sz w:val="26"/>
        </w:rPr>
      </w:pPr>
    </w:p>
    <w:p>
      <w:pPr>
        <w:pStyle w:val="9"/>
        <w:rPr>
          <w:sz w:val="26"/>
        </w:rPr>
      </w:pPr>
    </w:p>
    <w:p>
      <w:pPr>
        <w:pStyle w:val="9"/>
        <w:rPr>
          <w:sz w:val="26"/>
        </w:rPr>
      </w:pPr>
    </w:p>
    <w:p>
      <w:pPr>
        <w:pStyle w:val="9"/>
        <w:rPr>
          <w:sz w:val="26"/>
        </w:rPr>
      </w:pPr>
    </w:p>
    <w:p>
      <w:pPr>
        <w:pStyle w:val="9"/>
        <w:spacing w:before="3"/>
        <w:rPr>
          <w:sz w:val="37"/>
        </w:rPr>
      </w:pPr>
    </w:p>
    <w:p>
      <w:pPr>
        <w:spacing w:line="362" w:lineRule="auto"/>
        <w:ind w:left="6943" w:right="1355" w:hanging="723"/>
        <w:rPr>
          <w:sz w:val="28"/>
        </w:rPr>
      </w:pPr>
      <w:r>
        <w:rPr>
          <w:sz w:val="28"/>
        </w:rPr>
        <w:t>Addis</w:t>
      </w:r>
      <w:r>
        <w:rPr>
          <w:spacing w:val="-8"/>
          <w:sz w:val="28"/>
        </w:rPr>
        <w:t xml:space="preserve"> </w:t>
      </w:r>
      <w:r>
        <w:rPr>
          <w:sz w:val="28"/>
        </w:rPr>
        <w:t>Ababa,</w:t>
      </w:r>
      <w:r>
        <w:rPr>
          <w:spacing w:val="-6"/>
          <w:sz w:val="28"/>
        </w:rPr>
        <w:t xml:space="preserve"> </w:t>
      </w:r>
      <w:r>
        <w:rPr>
          <w:sz w:val="28"/>
        </w:rPr>
        <w:t>Ethiopia</w:t>
      </w:r>
      <w:r>
        <w:rPr>
          <w:spacing w:val="-67"/>
          <w:sz w:val="28"/>
        </w:rPr>
        <w:t xml:space="preserve"> </w:t>
      </w:r>
      <w:r>
        <w:rPr>
          <w:sz w:val="28"/>
        </w:rPr>
        <w:t>May -</w:t>
      </w:r>
      <w:r>
        <w:rPr>
          <w:spacing w:val="-1"/>
          <w:sz w:val="28"/>
        </w:rPr>
        <w:t xml:space="preserve"> </w:t>
      </w:r>
      <w:r>
        <w:rPr>
          <w:sz w:val="28"/>
        </w:rPr>
        <w:t>2026</w:t>
      </w:r>
    </w:p>
    <w:p>
      <w:pPr>
        <w:spacing w:line="362" w:lineRule="auto"/>
        <w:rPr>
          <w:sz w:val="28"/>
        </w:rPr>
        <w:sectPr>
          <w:pgSz w:w="12240" w:h="15840"/>
          <w:pgMar w:top="1500" w:right="380" w:bottom="280" w:left="1720" w:header="720" w:footer="720" w:gutter="0"/>
          <w:cols w:space="720" w:num="1"/>
        </w:sectPr>
      </w:pPr>
    </w:p>
    <w:p>
      <w:pPr>
        <w:pStyle w:val="9"/>
        <w:spacing w:before="9"/>
        <w:rPr>
          <w:sz w:val="28"/>
        </w:rPr>
      </w:pPr>
    </w:p>
    <w:p>
      <w:pPr>
        <w:pStyle w:val="2"/>
        <w:spacing w:before="89"/>
        <w:ind w:left="654" w:right="697" w:firstLine="0"/>
        <w:jc w:val="center"/>
      </w:pPr>
      <w:bookmarkStart w:id="0" w:name="_bookmark0"/>
      <w:bookmarkEnd w:id="0"/>
      <w:bookmarkStart w:id="1" w:name="_Toc230689904"/>
      <w:r>
        <w:t>DECLARATION</w:t>
      </w:r>
      <w:bookmarkEnd w:id="1"/>
    </w:p>
    <w:p>
      <w:pPr>
        <w:spacing w:before="100" w:beforeAutospacing="1" w:after="100" w:afterAutospacing="1" w:line="360" w:lineRule="auto"/>
        <w:jc w:val="both"/>
        <w:rPr>
          <w:bCs/>
          <w:i/>
          <w:sz w:val="28"/>
          <w:szCs w:val="32"/>
        </w:rPr>
      </w:pPr>
      <w:r>
        <w:t xml:space="preserve">I, the undersigned declares that this thesis, titled: </w:t>
      </w:r>
      <w:commentRangeStart w:id="3"/>
      <w:r>
        <w:rPr>
          <w:b/>
          <w:bCs/>
          <w:sz w:val="24"/>
          <w:szCs w:val="24"/>
        </w:rPr>
        <w:t>“</w:t>
      </w:r>
      <w:r>
        <w:rPr>
          <w:b/>
          <w:bCs/>
          <w:i/>
          <w:color w:val="0000FF"/>
          <w:sz w:val="24"/>
          <w:szCs w:val="24"/>
        </w:rPr>
        <w:t>Deep Learning-Based Sentiment Analysis for Amharic Using Social Media Data for Public Policy Enhancement in Ethiopia</w:t>
      </w:r>
      <w:r>
        <w:rPr>
          <w:b/>
          <w:bCs/>
          <w:sz w:val="24"/>
          <w:szCs w:val="24"/>
        </w:rPr>
        <w:t>”</w:t>
      </w:r>
      <w:commentRangeEnd w:id="3"/>
      <w:r>
        <w:commentReference w:id="3"/>
      </w:r>
      <w:r>
        <w:t xml:space="preserve"> is my original work. I have undertaken</w:t>
      </w:r>
      <w:r>
        <w:rPr>
          <w:spacing w:val="-57"/>
        </w:rPr>
        <w:t xml:space="preserve"> </w:t>
      </w:r>
      <w:r>
        <w:t>the research work independently with the guidance and support of the research advisor. This</w:t>
      </w:r>
      <w:r>
        <w:rPr>
          <w:spacing w:val="1"/>
        </w:rPr>
        <w:t xml:space="preserve"> </w:t>
      </w:r>
      <w:r>
        <w:t>study has not been submitted for any degree or diploma program in this or any other institutions</w:t>
      </w:r>
      <w:r>
        <w:rPr>
          <w:spacing w:val="-57"/>
        </w:rPr>
        <w:t xml:space="preserve"> </w:t>
      </w:r>
      <w:r>
        <w:t>and</w:t>
      </w:r>
      <w:r>
        <w:rPr>
          <w:spacing w:val="-1"/>
        </w:rPr>
        <w:t xml:space="preserve"> </w:t>
      </w:r>
      <w:r>
        <w:t>that all sources of materials used</w:t>
      </w:r>
      <w:r>
        <w:rPr>
          <w:spacing w:val="-1"/>
        </w:rPr>
        <w:t xml:space="preserve"> </w:t>
      </w:r>
      <w:r>
        <w:t>for the</w:t>
      </w:r>
      <w:r>
        <w:rPr>
          <w:spacing w:val="-2"/>
        </w:rPr>
        <w:t xml:space="preserve"> </w:t>
      </w:r>
      <w:r>
        <w:t>thesis has been duly</w:t>
      </w:r>
      <w:r>
        <w:rPr>
          <w:spacing w:val="-1"/>
        </w:rPr>
        <w:t xml:space="preserve"> </w:t>
      </w:r>
      <w:r>
        <w:t>acknowledged.</w:t>
      </w:r>
    </w:p>
    <w:p>
      <w:pPr>
        <w:pStyle w:val="9"/>
        <w:spacing w:before="200"/>
        <w:ind w:left="440"/>
        <w:jc w:val="both"/>
      </w:pPr>
      <w:r>
        <w:rPr>
          <w:u w:val="single"/>
        </w:rPr>
        <w:t>Declared</w:t>
      </w:r>
      <w:r>
        <w:rPr>
          <w:spacing w:val="-2"/>
          <w:u w:val="single"/>
        </w:rPr>
        <w:t xml:space="preserve"> </w:t>
      </w:r>
      <w:r>
        <w:rPr>
          <w:u w:val="single"/>
        </w:rPr>
        <w:t>by</w:t>
      </w:r>
      <w:r>
        <w:t>:</w:t>
      </w:r>
    </w:p>
    <w:p>
      <w:pPr>
        <w:pStyle w:val="9"/>
        <w:spacing w:before="4"/>
        <w:rPr>
          <w:sz w:val="28"/>
        </w:rPr>
      </w:pPr>
    </w:p>
    <w:p>
      <w:pPr>
        <w:pStyle w:val="9"/>
        <w:tabs>
          <w:tab w:val="left" w:pos="2986"/>
        </w:tabs>
        <w:spacing w:before="90" w:line="477" w:lineRule="auto"/>
        <w:ind w:left="440" w:right="4686"/>
        <w:jc w:val="both"/>
        <w:rPr>
          <w:sz w:val="22"/>
          <w:szCs w:val="22"/>
        </w:rPr>
      </w:pPr>
      <w:r>
        <w:t>Name</w:t>
      </w:r>
      <w:r>
        <w:rPr>
          <w:spacing w:val="-1"/>
        </w:rPr>
        <w:t xml:space="preserve"> </w:t>
      </w:r>
      <w:r>
        <w:t>of</w:t>
      </w:r>
      <w:r>
        <w:rPr>
          <w:spacing w:val="-3"/>
        </w:rPr>
        <w:t xml:space="preserve"> </w:t>
      </w:r>
      <w:r>
        <w:t xml:space="preserve">the student: </w:t>
      </w:r>
      <w:r>
        <w:rPr>
          <w:color w:val="171717"/>
          <w:szCs w:val="28"/>
        </w:rPr>
        <w:t>Aklilu Gebeyehu</w:t>
      </w:r>
      <w:ins w:id="15" w:author="martha" w:date="2026-09-23T12:21:17Z">
        <w:r>
          <w:rPr>
            <w:rFonts w:hint="default"/>
            <w:color w:val="171717"/>
            <w:szCs w:val="28"/>
            <w:lang w:val="en-US"/>
          </w:rPr>
          <w:t xml:space="preserve"> </w:t>
        </w:r>
      </w:ins>
      <w:del w:id="16" w:author="martha" w:date="2026-09-23T12:21:16Z">
        <w:r>
          <w:rPr>
            <w:color w:val="171717"/>
            <w:szCs w:val="28"/>
          </w:rPr>
          <w:delText xml:space="preserve"> </w:delText>
        </w:r>
      </w:del>
      <w:r>
        <w:rPr>
          <w:color w:val="171717"/>
          <w:szCs w:val="28"/>
        </w:rPr>
        <w:t>Lanteadelahu</w:t>
      </w:r>
      <w:r>
        <w:rPr>
          <w:sz w:val="22"/>
          <w:szCs w:val="22"/>
        </w:rPr>
        <w:t xml:space="preserve"> </w:t>
      </w:r>
    </w:p>
    <w:p>
      <w:pPr>
        <w:pStyle w:val="9"/>
        <w:tabs>
          <w:tab w:val="left" w:pos="2986"/>
        </w:tabs>
        <w:spacing w:before="90" w:line="477" w:lineRule="auto"/>
        <w:ind w:left="440" w:right="4686"/>
      </w:pPr>
      <w:r>
        <w:t>Signature:</w:t>
      </w:r>
    </w:p>
    <w:p>
      <w:pPr>
        <w:pStyle w:val="9"/>
        <w:tabs>
          <w:tab w:val="left" w:pos="3001"/>
        </w:tabs>
        <w:spacing w:before="4"/>
        <w:ind w:left="440"/>
      </w:pPr>
      <w:r>
        <w:t xml:space="preserve">Date: </w:t>
      </w:r>
    </w:p>
    <w:p>
      <w:pPr>
        <w:pStyle w:val="9"/>
        <w:spacing w:before="11"/>
        <w:rPr>
          <w:sz w:val="23"/>
        </w:rPr>
      </w:pPr>
    </w:p>
    <w:p>
      <w:pPr>
        <w:pStyle w:val="9"/>
        <w:tabs>
          <w:tab w:val="left" w:pos="3005"/>
        </w:tabs>
        <w:ind w:left="440"/>
      </w:pPr>
      <w:r>
        <w:t>Place: Technical and</w:t>
      </w:r>
      <w:r>
        <w:rPr>
          <w:spacing w:val="-2"/>
        </w:rPr>
        <w:t xml:space="preserve"> </w:t>
      </w:r>
      <w:r>
        <w:t>Vocational</w:t>
      </w:r>
      <w:r>
        <w:rPr>
          <w:spacing w:val="-2"/>
        </w:rPr>
        <w:t xml:space="preserve"> </w:t>
      </w:r>
      <w:r>
        <w:t>Training Institute,</w:t>
      </w:r>
      <w:r>
        <w:rPr>
          <w:spacing w:val="-2"/>
        </w:rPr>
        <w:t xml:space="preserve"> </w:t>
      </w:r>
      <w:r>
        <w:t>Addis</w:t>
      </w:r>
      <w:r>
        <w:rPr>
          <w:spacing w:val="-1"/>
        </w:rPr>
        <w:t xml:space="preserve"> </w:t>
      </w:r>
      <w:r>
        <w:t>Ababa,</w:t>
      </w:r>
      <w:r>
        <w:rPr>
          <w:spacing w:val="-2"/>
        </w:rPr>
        <w:t xml:space="preserve"> </w:t>
      </w:r>
      <w:r>
        <w:t>Ethiopia</w:t>
      </w:r>
    </w:p>
    <w:p>
      <w:pPr>
        <w:pStyle w:val="9"/>
        <w:rPr>
          <w:sz w:val="26"/>
        </w:rPr>
      </w:pPr>
    </w:p>
    <w:p>
      <w:pPr>
        <w:pStyle w:val="9"/>
        <w:rPr>
          <w:sz w:val="26"/>
        </w:rPr>
      </w:pPr>
    </w:p>
    <w:p>
      <w:pPr>
        <w:pStyle w:val="9"/>
        <w:spacing w:before="10"/>
        <w:rPr>
          <w:sz w:val="25"/>
        </w:rPr>
      </w:pPr>
    </w:p>
    <w:p>
      <w:pPr>
        <w:pStyle w:val="9"/>
        <w:ind w:left="440"/>
      </w:pPr>
      <w:r>
        <w:t>This</w:t>
      </w:r>
      <w:r>
        <w:rPr>
          <w:spacing w:val="-1"/>
        </w:rPr>
        <w:t xml:space="preserve"> </w:t>
      </w:r>
      <w:r>
        <w:t>thesis</w:t>
      </w:r>
      <w:r>
        <w:rPr>
          <w:spacing w:val="-1"/>
        </w:rPr>
        <w:t xml:space="preserve"> </w:t>
      </w:r>
      <w:r>
        <w:t>has</w:t>
      </w:r>
      <w:r>
        <w:rPr>
          <w:spacing w:val="-1"/>
        </w:rPr>
        <w:t xml:space="preserve"> </w:t>
      </w:r>
      <w:r>
        <w:t>been submitted</w:t>
      </w:r>
      <w:r>
        <w:rPr>
          <w:spacing w:val="-1"/>
        </w:rPr>
        <w:t xml:space="preserve"> </w:t>
      </w:r>
      <w:r>
        <w:t>for</w:t>
      </w:r>
      <w:r>
        <w:rPr>
          <w:spacing w:val="-3"/>
        </w:rPr>
        <w:t xml:space="preserve"> </w:t>
      </w:r>
      <w:r>
        <w:t>examination</w:t>
      </w:r>
      <w:r>
        <w:rPr>
          <w:spacing w:val="-1"/>
        </w:rPr>
        <w:t xml:space="preserve"> </w:t>
      </w:r>
      <w:r>
        <w:t>with my</w:t>
      </w:r>
      <w:r>
        <w:rPr>
          <w:spacing w:val="-1"/>
        </w:rPr>
        <w:t xml:space="preserve"> </w:t>
      </w:r>
      <w:r>
        <w:t>approval</w:t>
      </w:r>
      <w:r>
        <w:rPr>
          <w:spacing w:val="-1"/>
        </w:rPr>
        <w:t xml:space="preserve"> </w:t>
      </w:r>
      <w:r>
        <w:t>advisor.</w:t>
      </w:r>
    </w:p>
    <w:p>
      <w:pPr>
        <w:pStyle w:val="9"/>
        <w:rPr>
          <w:sz w:val="26"/>
        </w:rPr>
      </w:pPr>
    </w:p>
    <w:p>
      <w:pPr>
        <w:pStyle w:val="9"/>
        <w:rPr>
          <w:sz w:val="26"/>
        </w:rPr>
      </w:pPr>
    </w:p>
    <w:p>
      <w:pPr>
        <w:pStyle w:val="9"/>
        <w:spacing w:before="7"/>
        <w:rPr>
          <w:sz w:val="25"/>
        </w:rPr>
      </w:pPr>
    </w:p>
    <w:p>
      <w:pPr>
        <w:pStyle w:val="9"/>
        <w:tabs>
          <w:tab w:val="left" w:pos="2986"/>
        </w:tabs>
        <w:spacing w:before="1"/>
        <w:ind w:left="440"/>
      </w:pPr>
      <w:r>
        <w:t>Advisor’s</w:t>
      </w:r>
      <w:r>
        <w:rPr>
          <w:spacing w:val="-4"/>
        </w:rPr>
        <w:t xml:space="preserve"> </w:t>
      </w:r>
      <w:r>
        <w:t>Name:</w:t>
      </w:r>
      <w:r>
        <w:rPr>
          <w:color w:val="171717"/>
          <w:sz w:val="28"/>
          <w:szCs w:val="32"/>
        </w:rPr>
        <w:t xml:space="preserve"> </w:t>
      </w:r>
      <w:r>
        <w:rPr>
          <w:color w:val="171717"/>
          <w:szCs w:val="28"/>
        </w:rPr>
        <w:t>Dr, Martha Yifiru</w:t>
      </w:r>
      <w:r>
        <w:tab/>
      </w:r>
    </w:p>
    <w:p>
      <w:pPr>
        <w:pStyle w:val="9"/>
        <w:spacing w:before="6"/>
      </w:pPr>
    </w:p>
    <w:p>
      <w:pPr>
        <w:pStyle w:val="9"/>
        <w:tabs>
          <w:tab w:val="left" w:pos="2881"/>
          <w:tab w:val="left" w:pos="2935"/>
        </w:tabs>
        <w:spacing w:line="480" w:lineRule="auto"/>
        <w:ind w:left="440" w:right="4962"/>
        <w:rPr>
          <w:spacing w:val="-17"/>
          <w:position w:val="-10"/>
        </w:rPr>
      </w:pPr>
      <w:r>
        <w:rPr>
          <w:spacing w:val="-1"/>
        </w:rPr>
        <w:t>Signature</w:t>
      </w:r>
      <w:r>
        <w:rPr>
          <w:spacing w:val="-1"/>
        </w:rPr>
        <w:tab/>
      </w:r>
      <w:r>
        <w:rPr>
          <w:spacing w:val="-1"/>
        </w:rPr>
        <w:tab/>
      </w:r>
    </w:p>
    <w:p>
      <w:pPr>
        <w:pStyle w:val="9"/>
        <w:tabs>
          <w:tab w:val="left" w:pos="2881"/>
          <w:tab w:val="left" w:pos="2935"/>
        </w:tabs>
        <w:spacing w:line="324" w:lineRule="auto"/>
        <w:ind w:right="4962"/>
      </w:pPr>
      <w:r>
        <w:rPr>
          <w:spacing w:val="-17"/>
          <w:position w:val="-10"/>
        </w:rPr>
        <w:t xml:space="preserve">         </w:t>
      </w:r>
      <w:r>
        <w:rPr>
          <w:position w:val="-10"/>
        </w:rPr>
        <w:t xml:space="preserve"> </w:t>
      </w:r>
      <w:r>
        <w:t>Date:</w:t>
      </w:r>
      <w:r>
        <w:tab/>
      </w:r>
      <w:r>
        <w:t xml:space="preserve"> </w:t>
      </w:r>
    </w:p>
    <w:p>
      <w:pPr>
        <w:pStyle w:val="9"/>
        <w:tabs>
          <w:tab w:val="left" w:pos="2945"/>
        </w:tabs>
        <w:spacing w:before="180"/>
        <w:ind w:left="440"/>
      </w:pPr>
      <w:r>
        <w:t>Place: Addis</w:t>
      </w:r>
      <w:r>
        <w:rPr>
          <w:spacing w:val="-1"/>
        </w:rPr>
        <w:t xml:space="preserve"> </w:t>
      </w:r>
      <w:r>
        <w:t>Ababa</w:t>
      </w:r>
      <w:r>
        <w:rPr>
          <w:spacing w:val="-1"/>
        </w:rPr>
        <w:t xml:space="preserve"> </w:t>
      </w:r>
      <w:r>
        <w:t>University</w:t>
      </w:r>
      <w:r>
        <w:rPr>
          <w:spacing w:val="-1"/>
        </w:rPr>
        <w:t xml:space="preserve"> </w:t>
      </w:r>
      <w:r>
        <w:t>(6 kilo,</w:t>
      </w:r>
      <w:r>
        <w:rPr>
          <w:spacing w:val="2"/>
        </w:rPr>
        <w:t xml:space="preserve"> </w:t>
      </w:r>
      <w:r>
        <w:rPr>
          <w:sz w:val="22"/>
        </w:rPr>
        <w:t>FBE</w:t>
      </w:r>
      <w:r>
        <w:rPr>
          <w:spacing w:val="-1"/>
          <w:sz w:val="22"/>
        </w:rPr>
        <w:t xml:space="preserve"> </w:t>
      </w:r>
      <w:r>
        <w:rPr>
          <w:sz w:val="22"/>
        </w:rPr>
        <w:t>Campus</w:t>
      </w:r>
      <w:r>
        <w:t>), Ethiopia</w:t>
      </w:r>
    </w:p>
    <w:p>
      <w:pPr>
        <w:sectPr>
          <w:footerReference r:id="rId5" w:type="default"/>
          <w:pgSz w:w="12240" w:h="15840"/>
          <w:pgMar w:top="1500" w:right="380" w:bottom="1200" w:left="1720" w:header="0" w:footer="1012" w:gutter="0"/>
          <w:pgNumType w:start="1"/>
          <w:cols w:space="720" w:num="1"/>
        </w:sectPr>
      </w:pPr>
    </w:p>
    <w:p>
      <w:pPr>
        <w:pStyle w:val="2"/>
        <w:ind w:left="654" w:right="697" w:firstLine="0"/>
        <w:jc w:val="center"/>
      </w:pPr>
      <w:bookmarkStart w:id="2" w:name="_bookmark1"/>
      <w:bookmarkEnd w:id="2"/>
      <w:bookmarkStart w:id="3" w:name="_Toc230689905"/>
      <w:r>
        <w:t>CERTIFICATION</w:t>
      </w:r>
      <w:bookmarkEnd w:id="3"/>
    </w:p>
    <w:p>
      <w:pPr>
        <w:pStyle w:val="9"/>
        <w:spacing w:before="11"/>
        <w:rPr>
          <w:b/>
        </w:rPr>
      </w:pPr>
    </w:p>
    <w:p>
      <w:pPr>
        <w:spacing w:before="100" w:beforeAutospacing="1" w:after="100" w:afterAutospacing="1" w:line="360" w:lineRule="auto"/>
        <w:jc w:val="both"/>
        <w:rPr>
          <w:sz w:val="24"/>
        </w:rPr>
      </w:pPr>
      <w:r>
        <w:rPr>
          <w:sz w:val="24"/>
        </w:rPr>
        <w:t xml:space="preserve">This is to certify that the thesis prepared by </w:t>
      </w:r>
      <w:r>
        <w:rPr>
          <w:color w:val="171717"/>
          <w:sz w:val="24"/>
          <w:szCs w:val="28"/>
        </w:rPr>
        <w:t>Aklilu Gebeyehu Lanteadelahu</w:t>
      </w:r>
      <w:r>
        <w:rPr>
          <w:sz w:val="24"/>
        </w:rPr>
        <w:t xml:space="preserve">, entitled </w:t>
      </w:r>
      <w:commentRangeStart w:id="4"/>
      <w:r>
        <w:rPr>
          <w:sz w:val="24"/>
        </w:rPr>
        <w:t>“</w:t>
      </w:r>
      <w:r>
        <w:rPr>
          <w:b/>
          <w:i/>
          <w:color w:val="0000FF"/>
          <w:sz w:val="24"/>
          <w:szCs w:val="28"/>
        </w:rPr>
        <w:t>Deep Learning-Based Sentiment Analysis for Amharic Using Social Media Data for Public Policy Enhancement in Ethiopia</w:t>
      </w:r>
      <w:r>
        <w:rPr>
          <w:sz w:val="24"/>
        </w:rPr>
        <w:t xml:space="preserve">” </w:t>
      </w:r>
      <w:commentRangeEnd w:id="4"/>
      <w:r>
        <w:commentReference w:id="4"/>
      </w:r>
      <w:r>
        <w:rPr>
          <w:sz w:val="24"/>
        </w:rPr>
        <w:t>and</w:t>
      </w:r>
      <w:r>
        <w:rPr>
          <w:spacing w:val="1"/>
          <w:sz w:val="24"/>
        </w:rPr>
        <w:t xml:space="preserve"> </w:t>
      </w:r>
      <w:r>
        <w:rPr>
          <w:sz w:val="24"/>
        </w:rPr>
        <w:t>submitted in partial fulfillment of the requirements for the Degree of Masters in MSC in</w:t>
      </w:r>
      <w:r>
        <w:rPr>
          <w:spacing w:val="1"/>
          <w:sz w:val="24"/>
        </w:rPr>
        <w:t xml:space="preserve"> </w:t>
      </w:r>
      <w:r>
        <w:rPr>
          <w:sz w:val="24"/>
        </w:rPr>
        <w:t>Information Communication Technology complies with the regulations of the university and</w:t>
      </w:r>
      <w:r>
        <w:rPr>
          <w:spacing w:val="1"/>
          <w:sz w:val="24"/>
        </w:rPr>
        <w:t xml:space="preserve"> </w:t>
      </w:r>
      <w:r>
        <w:rPr>
          <w:sz w:val="24"/>
        </w:rPr>
        <w:t>meets</w:t>
      </w:r>
      <w:r>
        <w:rPr>
          <w:spacing w:val="-1"/>
          <w:sz w:val="24"/>
        </w:rPr>
        <w:t xml:space="preserve"> </w:t>
      </w:r>
      <w:r>
        <w:rPr>
          <w:sz w:val="24"/>
        </w:rPr>
        <w:t>the</w:t>
      </w:r>
      <w:r>
        <w:rPr>
          <w:spacing w:val="-1"/>
          <w:sz w:val="24"/>
        </w:rPr>
        <w:t xml:space="preserve"> </w:t>
      </w:r>
      <w:r>
        <w:rPr>
          <w:sz w:val="24"/>
        </w:rPr>
        <w:t>accepted standards with respect</w:t>
      </w:r>
      <w:r>
        <w:rPr>
          <w:spacing w:val="-1"/>
          <w:sz w:val="24"/>
        </w:rPr>
        <w:t xml:space="preserve"> </w:t>
      </w:r>
      <w:r>
        <w:rPr>
          <w:sz w:val="24"/>
        </w:rPr>
        <w:t>to originality and quality.</w:t>
      </w:r>
    </w:p>
    <w:p>
      <w:pPr>
        <w:pStyle w:val="9"/>
        <w:tabs>
          <w:tab w:val="left" w:pos="4726"/>
        </w:tabs>
        <w:spacing w:before="121" w:line="480" w:lineRule="auto"/>
        <w:ind w:left="440" w:right="2948"/>
        <w:jc w:val="both"/>
      </w:pPr>
      <w:r>
        <mc:AlternateContent>
          <mc:Choice Requires="wps">
            <w:drawing>
              <wp:anchor distT="0" distB="0" distL="114300" distR="114300" simplePos="0" relativeHeight="251665408" behindDoc="1" locked="0" layoutInCell="1" allowOverlap="1">
                <wp:simplePos x="0" y="0"/>
                <wp:positionH relativeFrom="page">
                  <wp:posOffset>4093210</wp:posOffset>
                </wp:positionH>
                <wp:positionV relativeFrom="paragraph">
                  <wp:posOffset>599440</wp:posOffset>
                </wp:positionV>
                <wp:extent cx="1143000" cy="0"/>
                <wp:effectExtent l="0" t="0" r="0" b="0"/>
                <wp:wrapNone/>
                <wp:docPr id="1165203752" name="Line 21"/>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6096">
                          <a:solidFill>
                            <a:srgbClr val="000000"/>
                          </a:solidFill>
                          <a:round/>
                        </a:ln>
                      </wps:spPr>
                      <wps:bodyPr/>
                    </wps:wsp>
                  </a:graphicData>
                </a:graphic>
              </wp:anchor>
            </w:drawing>
          </mc:Choice>
          <mc:Fallback>
            <w:pict>
              <v:line id="Line 21" o:spid="_x0000_s1026" o:spt="20" style="position:absolute;left:0pt;margin-left:322.3pt;margin-top:47.2pt;height:0pt;width:90pt;mso-position-horizontal-relative:page;z-index:-251651072;mso-width-relative:page;mso-height-relative:page;" filled="f" stroked="t" coordsize="21600,21600" o:gfxdata="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">
                <v:fill on="f" focussize="0,0"/>
                <v:stroke weight="0.48pt" color="#000000" joinstyle="round"/>
                <v:imagedata o:title=""/>
                <o:lock v:ext="edit" aspectratio="f"/>
              </v:line>
            </w:pict>
          </mc:Fallback>
        </mc:AlternateContent>
      </w:r>
      <w:r>
        <w:t>Name</w:t>
      </w:r>
      <w:r>
        <w:rPr>
          <w:spacing w:val="-1"/>
        </w:rPr>
        <w:t xml:space="preserve"> </w:t>
      </w:r>
      <w:r>
        <w:t>of</w:t>
      </w:r>
      <w:r>
        <w:rPr>
          <w:spacing w:val="-3"/>
        </w:rPr>
        <w:t xml:space="preserve"> </w:t>
      </w:r>
      <w:r>
        <w:t xml:space="preserve">the student:                       </w:t>
      </w:r>
      <w:r>
        <w:rPr>
          <w:color w:val="171717"/>
          <w:szCs w:val="28"/>
        </w:rPr>
        <w:t>Aklilu Gebeyehu Lanteadelahu</w:t>
      </w:r>
      <w:r>
        <w:rPr>
          <w:sz w:val="22"/>
          <w:szCs w:val="22"/>
        </w:rPr>
        <w:t xml:space="preserve"> </w:t>
      </w:r>
      <w:r>
        <w:t>Signature:</w:t>
      </w:r>
    </w:p>
    <w:p>
      <w:pPr>
        <w:pStyle w:val="9"/>
        <w:tabs>
          <w:tab w:val="left" w:pos="4742"/>
        </w:tabs>
        <w:ind w:left="440"/>
      </w:pPr>
      <w:r>
        <w:t>Date:                                                               ______________</w:t>
      </w:r>
      <w:r>
        <w:tab/>
      </w:r>
    </w:p>
    <w:p>
      <w:pPr>
        <w:pStyle w:val="9"/>
        <w:tabs>
          <w:tab w:val="left" w:pos="4745"/>
          <w:tab w:val="left" w:pos="4823"/>
        </w:tabs>
        <w:spacing w:before="58" w:line="552" w:lineRule="exact"/>
        <w:ind w:left="440" w:right="2841"/>
      </w:pPr>
      <w:r>
        <w:t>Name</w:t>
      </w:r>
      <w:r>
        <w:rPr>
          <w:spacing w:val="-1"/>
        </w:rPr>
        <w:t xml:space="preserve"> </w:t>
      </w:r>
      <w:r>
        <w:t>of</w:t>
      </w:r>
      <w:r>
        <w:rPr>
          <w:spacing w:val="-2"/>
        </w:rPr>
        <w:t xml:space="preserve"> </w:t>
      </w:r>
      <w:r>
        <w:t>advisor:                                            ______________</w:t>
      </w:r>
      <w:r>
        <w:tab/>
      </w:r>
    </w:p>
    <w:p>
      <w:pPr>
        <w:pStyle w:val="9"/>
        <w:tabs>
          <w:tab w:val="left" w:pos="4745"/>
          <w:tab w:val="left" w:pos="4823"/>
        </w:tabs>
        <w:spacing w:before="58" w:line="552" w:lineRule="exact"/>
        <w:ind w:left="440" w:right="2841"/>
      </w:pPr>
      <w:r>
        <w:rPr>
          <w:spacing w:val="-1"/>
        </w:rPr>
        <w:t>Signature:                                                         _____________</w:t>
      </w:r>
      <w:r>
        <w:rPr>
          <w:spacing w:val="-1"/>
        </w:rPr>
        <w:tab/>
      </w:r>
      <w:r>
        <w:rPr>
          <w:spacing w:val="-1"/>
        </w:rPr>
        <w:t xml:space="preserve"> </w:t>
      </w:r>
    </w:p>
    <w:p>
      <w:pPr>
        <w:pStyle w:val="9"/>
        <w:spacing w:before="9"/>
        <w:rPr>
          <w:sz w:val="39"/>
        </w:rPr>
      </w:pPr>
    </w:p>
    <w:p>
      <w:pPr>
        <w:pStyle w:val="9"/>
        <w:tabs>
          <w:tab w:val="left" w:pos="4742"/>
        </w:tabs>
        <w:ind w:left="440"/>
      </w:pPr>
      <w:r>
        <w:t>Date:                                                                _____________</w:t>
      </w:r>
      <w:r>
        <w:tab/>
      </w:r>
    </w:p>
    <w:p>
      <w:pPr>
        <w:pStyle w:val="9"/>
        <w:rPr>
          <w:sz w:val="26"/>
        </w:rPr>
      </w:pPr>
    </w:p>
    <w:p>
      <w:pPr>
        <w:spacing w:before="202"/>
        <w:ind w:left="440"/>
        <w:rPr>
          <w:sz w:val="28"/>
        </w:rPr>
      </w:pPr>
      <w:r>
        <w:rPr>
          <w:sz w:val="28"/>
        </w:rPr>
        <w:t>Signature</w:t>
      </w:r>
      <w:r>
        <w:rPr>
          <w:spacing w:val="-3"/>
          <w:sz w:val="28"/>
        </w:rPr>
        <w:t xml:space="preserve"> </w:t>
      </w:r>
      <w:r>
        <w:rPr>
          <w:sz w:val="28"/>
        </w:rPr>
        <w:t>of</w:t>
      </w:r>
      <w:r>
        <w:rPr>
          <w:spacing w:val="-2"/>
          <w:sz w:val="28"/>
        </w:rPr>
        <w:t xml:space="preserve"> </w:t>
      </w:r>
      <w:r>
        <w:rPr>
          <w:sz w:val="28"/>
        </w:rPr>
        <w:t>Board</w:t>
      </w:r>
      <w:r>
        <w:rPr>
          <w:spacing w:val="-5"/>
          <w:sz w:val="28"/>
        </w:rPr>
        <w:t xml:space="preserve"> </w:t>
      </w:r>
      <w:r>
        <w:rPr>
          <w:sz w:val="28"/>
        </w:rPr>
        <w:t>of</w:t>
      </w:r>
      <w:r>
        <w:rPr>
          <w:spacing w:val="-5"/>
          <w:sz w:val="28"/>
        </w:rPr>
        <w:t xml:space="preserve"> </w:t>
      </w:r>
      <w:r>
        <w:rPr>
          <w:sz w:val="28"/>
        </w:rPr>
        <w:t>Examiner’s:</w:t>
      </w:r>
    </w:p>
    <w:p>
      <w:pPr>
        <w:pStyle w:val="9"/>
        <w:rPr>
          <w:sz w:val="20"/>
        </w:rPr>
      </w:pPr>
    </w:p>
    <w:p>
      <w:pPr>
        <w:pStyle w:val="9"/>
        <w:rPr>
          <w:sz w:val="20"/>
        </w:rPr>
      </w:pPr>
    </w:p>
    <w:p>
      <w:pPr>
        <w:pStyle w:val="9"/>
        <w:spacing w:before="5"/>
        <w:rPr>
          <w:sz w:val="14"/>
        </w:rPr>
      </w:pPr>
      <w:r>
        <mc:AlternateContent>
          <mc:Choice Requires="wps">
            <w:drawing>
              <wp:anchor distT="0" distB="0" distL="0" distR="0" simplePos="0" relativeHeight="251666432" behindDoc="1" locked="0" layoutInCell="1" allowOverlap="1">
                <wp:simplePos x="0" y="0"/>
                <wp:positionH relativeFrom="page">
                  <wp:posOffset>1409700</wp:posOffset>
                </wp:positionH>
                <wp:positionV relativeFrom="paragraph">
                  <wp:posOffset>133985</wp:posOffset>
                </wp:positionV>
                <wp:extent cx="1447800" cy="1270"/>
                <wp:effectExtent l="0" t="0" r="0" b="0"/>
                <wp:wrapTopAndBottom/>
                <wp:docPr id="2014384618" name="Freeform 20"/>
                <wp:cNvGraphicFramePr/>
                <a:graphic xmlns:a="http://schemas.openxmlformats.org/drawingml/2006/main">
                  <a:graphicData uri="http://schemas.microsoft.com/office/word/2010/wordprocessingShape">
                    <wps:wsp>
                      <wps:cNvSpPr/>
                      <wps:spPr bwMode="auto">
                        <a:xfrm>
                          <a:off x="0" y="0"/>
                          <a:ext cx="1447800" cy="1270"/>
                        </a:xfrm>
                        <a:custGeom>
                          <a:avLst/>
                          <a:gdLst>
                            <a:gd name="T0" fmla="+- 0 2220 2220"/>
                            <a:gd name="T1" fmla="*/ T0 w 2280"/>
                            <a:gd name="T2" fmla="+- 0 4500 2220"/>
                            <a:gd name="T3" fmla="*/ T2 w 2280"/>
                          </a:gdLst>
                          <a:ahLst/>
                          <a:cxnLst>
                            <a:cxn ang="0">
                              <a:pos x="T1" y="0"/>
                            </a:cxn>
                            <a:cxn ang="0">
                              <a:pos x="T3" y="0"/>
                            </a:cxn>
                          </a:cxnLst>
                          <a:rect l="0" t="0" r="r" b="b"/>
                          <a:pathLst>
                            <a:path w="2280">
                              <a:moveTo>
                                <a:pt x="0" y="0"/>
                              </a:moveTo>
                              <a:lnTo>
                                <a:pt x="2280" y="0"/>
                              </a:lnTo>
                            </a:path>
                          </a:pathLst>
                        </a:custGeom>
                        <a:noFill/>
                        <a:ln w="6096">
                          <a:solidFill>
                            <a:srgbClr val="000000"/>
                          </a:solidFill>
                          <a:round/>
                        </a:ln>
                      </wps:spPr>
                      <wps:bodyPr rot="0" vert="horz" wrap="square" lIns="91440" tIns="45720" rIns="91440" bIns="45720" anchor="t" anchorCtr="0" upright="1">
                        <a:noAutofit/>
                      </wps:bodyPr>
                    </wps:wsp>
                  </a:graphicData>
                </a:graphic>
              </wp:anchor>
            </w:drawing>
          </mc:Choice>
          <mc:Fallback>
            <w:pict>
              <v:shape id="Freeform 20" o:spid="_x0000_s1026" o:spt="100" style="position:absolute;left:0pt;margin-left:111pt;margin-top:10.55pt;height:0.1pt;width:114pt;mso-position-horizontal-relative:page;mso-wrap-distance-bottom:0pt;mso-wrap-distance-top:0pt;z-index:-251650048;mso-width-relative:page;mso-height-relative:page;" filled="f" stroked="t" coordsize="2280,1" o:gfxdata="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" path="m0,0l2280,0e">
                <v:path o:connectlocs="0,0;1447800,0" o:connectangles="0,0"/>
                <v:fill on="f" focussize="0,0"/>
                <v:stroke weight="0.48pt" color="#000000" joinstyle="round"/>
                <v:imagedata o:title=""/>
                <o:lock v:ext="edit" aspectratio="f"/>
                <w10:wrap type="topAndBottom"/>
              </v:shape>
            </w:pict>
          </mc:Fallback>
        </mc:AlternateContent>
      </w:r>
      <w:r>
        <mc:AlternateContent>
          <mc:Choice Requires="wps">
            <w:drawing>
              <wp:anchor distT="0" distB="0" distL="0" distR="0" simplePos="0" relativeHeight="251666432" behindDoc="1" locked="0" layoutInCell="1" allowOverlap="1">
                <wp:simplePos x="0" y="0"/>
                <wp:positionH relativeFrom="page">
                  <wp:posOffset>3467735</wp:posOffset>
                </wp:positionH>
                <wp:positionV relativeFrom="paragraph">
                  <wp:posOffset>133985</wp:posOffset>
                </wp:positionV>
                <wp:extent cx="1447800" cy="1270"/>
                <wp:effectExtent l="0" t="0" r="0" b="0"/>
                <wp:wrapTopAndBottom/>
                <wp:docPr id="99696732" name="Freeform 19"/>
                <wp:cNvGraphicFramePr/>
                <a:graphic xmlns:a="http://schemas.openxmlformats.org/drawingml/2006/main">
                  <a:graphicData uri="http://schemas.microsoft.com/office/word/2010/wordprocessingShape">
                    <wps:wsp>
                      <wps:cNvSpPr/>
                      <wps:spPr bwMode="auto">
                        <a:xfrm>
                          <a:off x="0" y="0"/>
                          <a:ext cx="1447800" cy="1270"/>
                        </a:xfrm>
                        <a:custGeom>
                          <a:avLst/>
                          <a:gdLst>
                            <a:gd name="T0" fmla="+- 0 5461 5461"/>
                            <a:gd name="T1" fmla="*/ T0 w 2280"/>
                            <a:gd name="T2" fmla="+- 0 7741 5461"/>
                            <a:gd name="T3" fmla="*/ T2 w 2280"/>
                          </a:gdLst>
                          <a:ahLst/>
                          <a:cxnLst>
                            <a:cxn ang="0">
                              <a:pos x="T1" y="0"/>
                            </a:cxn>
                            <a:cxn ang="0">
                              <a:pos x="T3" y="0"/>
                            </a:cxn>
                          </a:cxnLst>
                          <a:rect l="0" t="0" r="r" b="b"/>
                          <a:pathLst>
                            <a:path w="2280">
                              <a:moveTo>
                                <a:pt x="0" y="0"/>
                              </a:moveTo>
                              <a:lnTo>
                                <a:pt x="2280" y="0"/>
                              </a:lnTo>
                            </a:path>
                          </a:pathLst>
                        </a:custGeom>
                        <a:noFill/>
                        <a:ln w="6096">
                          <a:solidFill>
                            <a:srgbClr val="000000"/>
                          </a:solidFill>
                          <a:round/>
                        </a:ln>
                      </wps:spPr>
                      <wps:bodyPr rot="0" vert="horz" wrap="square" lIns="91440" tIns="45720" rIns="91440" bIns="45720" anchor="t" anchorCtr="0" upright="1">
                        <a:noAutofit/>
                      </wps:bodyPr>
                    </wps:wsp>
                  </a:graphicData>
                </a:graphic>
              </wp:anchor>
            </w:drawing>
          </mc:Choice>
          <mc:Fallback>
            <w:pict>
              <v:shape id="Freeform 19" o:spid="_x0000_s1026" o:spt="100" style="position:absolute;left:0pt;margin-left:273.05pt;margin-top:10.55pt;height:0.1pt;width:114pt;mso-position-horizontal-relative:page;mso-wrap-distance-bottom:0pt;mso-wrap-distance-top:0pt;z-index:-251650048;mso-width-relative:page;mso-height-relative:page;" filled="f" stroked="t" coordsize="2280,1" o:gfxdata="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" path="m0,0l2280,0e">
                <v:path o:connectlocs="0,0;1447800,0" o:connectangles="0,0"/>
                <v:fill on="f" focussize="0,0"/>
                <v:stroke weight="0.48pt" color="#000000" joinstyle="round"/>
                <v:imagedata o:title=""/>
                <o:lock v:ext="edit" aspectratio="f"/>
                <w10:wrap type="topAndBottom"/>
              </v:shape>
            </w:pict>
          </mc:Fallback>
        </mc:AlternateContent>
      </w:r>
      <w:r>
        <mc:AlternateContent>
          <mc:Choice Requires="wps">
            <w:drawing>
              <wp:anchor distT="0" distB="0" distL="0" distR="0" simplePos="0" relativeHeight="251667456" behindDoc="1" locked="0" layoutInCell="1" allowOverlap="1">
                <wp:simplePos x="0" y="0"/>
                <wp:positionH relativeFrom="page">
                  <wp:posOffset>5563235</wp:posOffset>
                </wp:positionH>
                <wp:positionV relativeFrom="paragraph">
                  <wp:posOffset>133985</wp:posOffset>
                </wp:positionV>
                <wp:extent cx="1447800" cy="1270"/>
                <wp:effectExtent l="0" t="0" r="0" b="0"/>
                <wp:wrapTopAndBottom/>
                <wp:docPr id="914981927" name="Freeform 18"/>
                <wp:cNvGraphicFramePr/>
                <a:graphic xmlns:a="http://schemas.openxmlformats.org/drawingml/2006/main">
                  <a:graphicData uri="http://schemas.microsoft.com/office/word/2010/wordprocessingShape">
                    <wps:wsp>
                      <wps:cNvSpPr/>
                      <wps:spPr bwMode="auto">
                        <a:xfrm>
                          <a:off x="0" y="0"/>
                          <a:ext cx="1447800" cy="1270"/>
                        </a:xfrm>
                        <a:custGeom>
                          <a:avLst/>
                          <a:gdLst>
                            <a:gd name="T0" fmla="+- 0 8761 8761"/>
                            <a:gd name="T1" fmla="*/ T0 w 2280"/>
                            <a:gd name="T2" fmla="+- 0 11041 8761"/>
                            <a:gd name="T3" fmla="*/ T2 w 2280"/>
                          </a:gdLst>
                          <a:ahLst/>
                          <a:cxnLst>
                            <a:cxn ang="0">
                              <a:pos x="T1" y="0"/>
                            </a:cxn>
                            <a:cxn ang="0">
                              <a:pos x="T3" y="0"/>
                            </a:cxn>
                          </a:cxnLst>
                          <a:rect l="0" t="0" r="r" b="b"/>
                          <a:pathLst>
                            <a:path w="2280">
                              <a:moveTo>
                                <a:pt x="0" y="0"/>
                              </a:moveTo>
                              <a:lnTo>
                                <a:pt x="2280" y="0"/>
                              </a:lnTo>
                            </a:path>
                          </a:pathLst>
                        </a:custGeom>
                        <a:noFill/>
                        <a:ln w="6096">
                          <a:solidFill>
                            <a:srgbClr val="000000"/>
                          </a:solidFill>
                          <a:round/>
                        </a:ln>
                      </wps:spPr>
                      <wps:bodyPr rot="0" vert="horz" wrap="square" lIns="91440" tIns="45720" rIns="91440" bIns="45720" anchor="t" anchorCtr="0" upright="1">
                        <a:noAutofit/>
                      </wps:bodyPr>
                    </wps:wsp>
                  </a:graphicData>
                </a:graphic>
              </wp:anchor>
            </w:drawing>
          </mc:Choice>
          <mc:Fallback>
            <w:pict>
              <v:shape id="Freeform 18" o:spid="_x0000_s1026" o:spt="100" style="position:absolute;left:0pt;margin-left:438.05pt;margin-top:10.55pt;height:0.1pt;width:114pt;mso-position-horizontal-relative:page;mso-wrap-distance-bottom:0pt;mso-wrap-distance-top:0pt;z-index:-251649024;mso-width-relative:page;mso-height-relative:page;" filled="f" stroked="t" coordsize="2280,1" o:gfxdata="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" path="m0,0l2280,0e">
                <v:path o:connectlocs="0,0;1447800,0" o:connectangles="0,0"/>
                <v:fill on="f" focussize="0,0"/>
                <v:stroke weight="0.48pt" color="#000000" joinstyle="round"/>
                <v:imagedata o:title=""/>
                <o:lock v:ext="edit" aspectratio="f"/>
                <w10:wrap type="topAndBottom"/>
              </v:shape>
            </w:pict>
          </mc:Fallback>
        </mc:AlternateContent>
      </w:r>
    </w:p>
    <w:p>
      <w:pPr>
        <w:pStyle w:val="9"/>
        <w:tabs>
          <w:tab w:val="left" w:pos="4288"/>
          <w:tab w:val="left" w:pos="7607"/>
        </w:tabs>
        <w:spacing w:before="107"/>
        <w:ind w:left="440"/>
      </w:pPr>
      <w:r>
        <w:t>External</w:t>
      </w:r>
      <w:r>
        <w:rPr>
          <w:spacing w:val="-1"/>
        </w:rPr>
        <w:t xml:space="preserve"> </w:t>
      </w:r>
      <w:r>
        <w:t>Examiner</w:t>
      </w:r>
      <w:r>
        <w:tab/>
      </w:r>
      <w:r>
        <w:t>Signature</w:t>
      </w:r>
      <w:r>
        <w:tab/>
      </w:r>
      <w:r>
        <w:t>Date</w:t>
      </w:r>
    </w:p>
    <w:p>
      <w:pPr>
        <w:pStyle w:val="9"/>
        <w:rPr>
          <w:sz w:val="20"/>
        </w:rPr>
      </w:pPr>
    </w:p>
    <w:p>
      <w:pPr>
        <w:pStyle w:val="9"/>
        <w:rPr>
          <w:sz w:val="20"/>
        </w:rPr>
      </w:pPr>
    </w:p>
    <w:p>
      <w:pPr>
        <w:pStyle w:val="9"/>
        <w:rPr>
          <w:sz w:val="20"/>
        </w:rPr>
      </w:pPr>
    </w:p>
    <w:p>
      <w:pPr>
        <w:pStyle w:val="9"/>
        <w:spacing w:before="2"/>
        <w:rPr>
          <w:sz w:val="18"/>
        </w:rPr>
      </w:pPr>
      <w:r>
        <mc:AlternateContent>
          <mc:Choice Requires="wps">
            <w:drawing>
              <wp:anchor distT="0" distB="0" distL="0" distR="0" simplePos="0" relativeHeight="251667456" behindDoc="1" locked="0" layoutInCell="1" allowOverlap="1">
                <wp:simplePos x="0" y="0"/>
                <wp:positionH relativeFrom="page">
                  <wp:posOffset>1371600</wp:posOffset>
                </wp:positionH>
                <wp:positionV relativeFrom="paragraph">
                  <wp:posOffset>161290</wp:posOffset>
                </wp:positionV>
                <wp:extent cx="1447800" cy="1270"/>
                <wp:effectExtent l="0" t="0" r="0" b="0"/>
                <wp:wrapTopAndBottom/>
                <wp:docPr id="1674641894" name="Freeform 17"/>
                <wp:cNvGraphicFramePr/>
                <a:graphic xmlns:a="http://schemas.openxmlformats.org/drawingml/2006/main">
                  <a:graphicData uri="http://schemas.microsoft.com/office/word/2010/wordprocessingShape">
                    <wps:wsp>
                      <wps:cNvSpPr/>
                      <wps:spPr bwMode="auto">
                        <a:xfrm>
                          <a:off x="0" y="0"/>
                          <a:ext cx="1447800" cy="1270"/>
                        </a:xfrm>
                        <a:custGeom>
                          <a:avLst/>
                          <a:gdLst>
                            <a:gd name="T0" fmla="+- 0 2160 2160"/>
                            <a:gd name="T1" fmla="*/ T0 w 2280"/>
                            <a:gd name="T2" fmla="+- 0 4440 2160"/>
                            <a:gd name="T3" fmla="*/ T2 w 2280"/>
                          </a:gdLst>
                          <a:ahLst/>
                          <a:cxnLst>
                            <a:cxn ang="0">
                              <a:pos x="T1" y="0"/>
                            </a:cxn>
                            <a:cxn ang="0">
                              <a:pos x="T3" y="0"/>
                            </a:cxn>
                          </a:cxnLst>
                          <a:rect l="0" t="0" r="r" b="b"/>
                          <a:pathLst>
                            <a:path w="2280">
                              <a:moveTo>
                                <a:pt x="0" y="0"/>
                              </a:moveTo>
                              <a:lnTo>
                                <a:pt x="2280" y="0"/>
                              </a:lnTo>
                            </a:path>
                          </a:pathLst>
                        </a:custGeom>
                        <a:noFill/>
                        <a:ln w="6096">
                          <a:solidFill>
                            <a:srgbClr val="000000"/>
                          </a:solidFill>
                          <a:round/>
                        </a:ln>
                      </wps:spPr>
                      <wps:bodyPr rot="0" vert="horz" wrap="square" lIns="91440" tIns="45720" rIns="91440" bIns="45720" anchor="t" anchorCtr="0" upright="1">
                        <a:noAutofit/>
                      </wps:bodyPr>
                    </wps:wsp>
                  </a:graphicData>
                </a:graphic>
              </wp:anchor>
            </w:drawing>
          </mc:Choice>
          <mc:Fallback>
            <w:pict>
              <v:shape id="Freeform 17" o:spid="_x0000_s1026" o:spt="100" style="position:absolute;left:0pt;margin-left:108pt;margin-top:12.7pt;height:0.1pt;width:114pt;mso-position-horizontal-relative:page;mso-wrap-distance-bottom:0pt;mso-wrap-distance-top:0pt;z-index:-251649024;mso-width-relative:page;mso-height-relative:page;" filled="f" stroked="t" coordsize="2280,1" o:gfxdata="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" path="m0,0l2280,0e">
                <v:path o:connectlocs="0,0;1447800,0" o:connectangles="0,0"/>
                <v:fill on="f" focussize="0,0"/>
                <v:stroke weight="0.48pt" color="#000000" joinstyle="round"/>
                <v:imagedata o:title=""/>
                <o:lock v:ext="edit" aspectratio="f"/>
                <w10:wrap type="topAndBottom"/>
              </v:shape>
            </w:pict>
          </mc:Fallback>
        </mc:AlternateContent>
      </w:r>
      <w:r>
        <mc:AlternateContent>
          <mc:Choice Requires="wps">
            <w:drawing>
              <wp:anchor distT="0" distB="0" distL="0" distR="0" simplePos="0" relativeHeight="251668480" behindDoc="1" locked="0" layoutInCell="1" allowOverlap="1">
                <wp:simplePos x="0" y="0"/>
                <wp:positionH relativeFrom="page">
                  <wp:posOffset>3429635</wp:posOffset>
                </wp:positionH>
                <wp:positionV relativeFrom="paragraph">
                  <wp:posOffset>161290</wp:posOffset>
                </wp:positionV>
                <wp:extent cx="1447800" cy="1270"/>
                <wp:effectExtent l="0" t="0" r="0" b="0"/>
                <wp:wrapTopAndBottom/>
                <wp:docPr id="543629339" name="Freeform 16"/>
                <wp:cNvGraphicFramePr/>
                <a:graphic xmlns:a="http://schemas.openxmlformats.org/drawingml/2006/main">
                  <a:graphicData uri="http://schemas.microsoft.com/office/word/2010/wordprocessingShape">
                    <wps:wsp>
                      <wps:cNvSpPr/>
                      <wps:spPr bwMode="auto">
                        <a:xfrm>
                          <a:off x="0" y="0"/>
                          <a:ext cx="1447800" cy="1270"/>
                        </a:xfrm>
                        <a:custGeom>
                          <a:avLst/>
                          <a:gdLst>
                            <a:gd name="T0" fmla="+- 0 5401 5401"/>
                            <a:gd name="T1" fmla="*/ T0 w 2280"/>
                            <a:gd name="T2" fmla="+- 0 7681 5401"/>
                            <a:gd name="T3" fmla="*/ T2 w 2280"/>
                          </a:gdLst>
                          <a:ahLst/>
                          <a:cxnLst>
                            <a:cxn ang="0">
                              <a:pos x="T1" y="0"/>
                            </a:cxn>
                            <a:cxn ang="0">
                              <a:pos x="T3" y="0"/>
                            </a:cxn>
                          </a:cxnLst>
                          <a:rect l="0" t="0" r="r" b="b"/>
                          <a:pathLst>
                            <a:path w="2280">
                              <a:moveTo>
                                <a:pt x="0" y="0"/>
                              </a:moveTo>
                              <a:lnTo>
                                <a:pt x="2280" y="0"/>
                              </a:lnTo>
                            </a:path>
                          </a:pathLst>
                        </a:custGeom>
                        <a:noFill/>
                        <a:ln w="6096">
                          <a:solidFill>
                            <a:srgbClr val="000000"/>
                          </a:solidFill>
                          <a:round/>
                        </a:ln>
                      </wps:spPr>
                      <wps:bodyPr rot="0" vert="horz" wrap="square" lIns="91440" tIns="45720" rIns="91440" bIns="45720" anchor="t" anchorCtr="0" upright="1">
                        <a:noAutofit/>
                      </wps:bodyPr>
                    </wps:wsp>
                  </a:graphicData>
                </a:graphic>
              </wp:anchor>
            </w:drawing>
          </mc:Choice>
          <mc:Fallback>
            <w:pict>
              <v:shape id="Freeform 16" o:spid="_x0000_s1026" o:spt="100" style="position:absolute;left:0pt;margin-left:270.05pt;margin-top:12.7pt;height:0.1pt;width:114pt;mso-position-horizontal-relative:page;mso-wrap-distance-bottom:0pt;mso-wrap-distance-top:0pt;z-index:-251648000;mso-width-relative:page;mso-height-relative:page;" filled="f" stroked="t" coordsize="2280,1" o:gfxdata="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" path="m0,0l2280,0e">
                <v:path o:connectlocs="0,0;1447800,0" o:connectangles="0,0"/>
                <v:fill on="f" focussize="0,0"/>
                <v:stroke weight="0.48pt" color="#000000" joinstyle="round"/>
                <v:imagedata o:title=""/>
                <o:lock v:ext="edit" aspectratio="f"/>
                <w10:wrap type="topAndBottom"/>
              </v:shape>
            </w:pict>
          </mc:Fallback>
        </mc:AlternateContent>
      </w:r>
      <w:r>
        <mc:AlternateContent>
          <mc:Choice Requires="wps">
            <w:drawing>
              <wp:anchor distT="0" distB="0" distL="0" distR="0" simplePos="0" relativeHeight="251668480" behindDoc="1" locked="0" layoutInCell="1" allowOverlap="1">
                <wp:simplePos x="0" y="0"/>
                <wp:positionH relativeFrom="page">
                  <wp:posOffset>5525135</wp:posOffset>
                </wp:positionH>
                <wp:positionV relativeFrom="paragraph">
                  <wp:posOffset>161290</wp:posOffset>
                </wp:positionV>
                <wp:extent cx="1447800" cy="1270"/>
                <wp:effectExtent l="0" t="0" r="0" b="0"/>
                <wp:wrapTopAndBottom/>
                <wp:docPr id="699400506" name="Freeform 15"/>
                <wp:cNvGraphicFramePr/>
                <a:graphic xmlns:a="http://schemas.openxmlformats.org/drawingml/2006/main">
                  <a:graphicData uri="http://schemas.microsoft.com/office/word/2010/wordprocessingShape">
                    <wps:wsp>
                      <wps:cNvSpPr/>
                      <wps:spPr bwMode="auto">
                        <a:xfrm>
                          <a:off x="0" y="0"/>
                          <a:ext cx="1447800" cy="1270"/>
                        </a:xfrm>
                        <a:custGeom>
                          <a:avLst/>
                          <a:gdLst>
                            <a:gd name="T0" fmla="+- 0 8701 8701"/>
                            <a:gd name="T1" fmla="*/ T0 w 2280"/>
                            <a:gd name="T2" fmla="+- 0 10981 8701"/>
                            <a:gd name="T3" fmla="*/ T2 w 2280"/>
                          </a:gdLst>
                          <a:ahLst/>
                          <a:cxnLst>
                            <a:cxn ang="0">
                              <a:pos x="T1" y="0"/>
                            </a:cxn>
                            <a:cxn ang="0">
                              <a:pos x="T3" y="0"/>
                            </a:cxn>
                          </a:cxnLst>
                          <a:rect l="0" t="0" r="r" b="b"/>
                          <a:pathLst>
                            <a:path w="2280">
                              <a:moveTo>
                                <a:pt x="0" y="0"/>
                              </a:moveTo>
                              <a:lnTo>
                                <a:pt x="2280" y="0"/>
                              </a:lnTo>
                            </a:path>
                          </a:pathLst>
                        </a:custGeom>
                        <a:noFill/>
                        <a:ln w="6096">
                          <a:solidFill>
                            <a:srgbClr val="000000"/>
                          </a:solidFill>
                          <a:round/>
                        </a:ln>
                      </wps:spPr>
                      <wps:bodyPr rot="0" vert="horz" wrap="square" lIns="91440" tIns="45720" rIns="91440" bIns="45720" anchor="t" anchorCtr="0" upright="1">
                        <a:noAutofit/>
                      </wps:bodyPr>
                    </wps:wsp>
                  </a:graphicData>
                </a:graphic>
              </wp:anchor>
            </w:drawing>
          </mc:Choice>
          <mc:Fallback>
            <w:pict>
              <v:shape id="Freeform 15" o:spid="_x0000_s1026" o:spt="100" style="position:absolute;left:0pt;margin-left:435.05pt;margin-top:12.7pt;height:0.1pt;width:114pt;mso-position-horizontal-relative:page;mso-wrap-distance-bottom:0pt;mso-wrap-distance-top:0pt;z-index:-251648000;mso-width-relative:page;mso-height-relative:page;" filled="f" stroked="t" coordsize="2280,1" o:gfxdata="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" path="m0,0l2280,0e">
                <v:path o:connectlocs="0,0;1447800,0" o:connectangles="0,0"/>
                <v:fill on="f" focussize="0,0"/>
                <v:stroke weight="0.48pt" color="#000000" joinstyle="round"/>
                <v:imagedata o:title=""/>
                <o:lock v:ext="edit" aspectratio="f"/>
                <w10:wrap type="topAndBottom"/>
              </v:shape>
            </w:pict>
          </mc:Fallback>
        </mc:AlternateContent>
      </w:r>
    </w:p>
    <w:p>
      <w:pPr>
        <w:pStyle w:val="9"/>
        <w:tabs>
          <w:tab w:val="left" w:pos="4220"/>
          <w:tab w:val="left" w:pos="7539"/>
        </w:tabs>
        <w:spacing w:before="110"/>
        <w:ind w:left="440"/>
      </w:pPr>
      <w:r>
        <w:t>Internal</w:t>
      </w:r>
      <w:r>
        <w:rPr>
          <w:spacing w:val="-2"/>
        </w:rPr>
        <w:t xml:space="preserve"> </w:t>
      </w:r>
      <w:r>
        <w:t>Examiner</w:t>
      </w:r>
      <w:r>
        <w:tab/>
      </w:r>
      <w:r>
        <w:t>Signature</w:t>
      </w:r>
      <w:r>
        <w:tab/>
      </w:r>
      <w:r>
        <w:t>Date</w:t>
      </w:r>
    </w:p>
    <w:p>
      <w:pPr>
        <w:pStyle w:val="9"/>
        <w:rPr>
          <w:sz w:val="20"/>
        </w:rPr>
      </w:pPr>
    </w:p>
    <w:p>
      <w:pPr>
        <w:pStyle w:val="9"/>
        <w:rPr>
          <w:sz w:val="20"/>
        </w:rPr>
      </w:pPr>
    </w:p>
    <w:p>
      <w:pPr>
        <w:pStyle w:val="9"/>
        <w:spacing w:before="9"/>
        <w:rPr>
          <w:sz w:val="27"/>
        </w:rPr>
      </w:pPr>
      <w:r>
        <mc:AlternateContent>
          <mc:Choice Requires="wps">
            <w:drawing>
              <wp:anchor distT="0" distB="0" distL="0" distR="0" simplePos="0" relativeHeight="251669504" behindDoc="1" locked="0" layoutInCell="1" allowOverlap="1">
                <wp:simplePos x="0" y="0"/>
                <wp:positionH relativeFrom="page">
                  <wp:posOffset>1371600</wp:posOffset>
                </wp:positionH>
                <wp:positionV relativeFrom="paragraph">
                  <wp:posOffset>231140</wp:posOffset>
                </wp:positionV>
                <wp:extent cx="1447800" cy="1270"/>
                <wp:effectExtent l="0" t="0" r="0" b="0"/>
                <wp:wrapTopAndBottom/>
                <wp:docPr id="127271744" name="Freeform 14"/>
                <wp:cNvGraphicFramePr/>
                <a:graphic xmlns:a="http://schemas.openxmlformats.org/drawingml/2006/main">
                  <a:graphicData uri="http://schemas.microsoft.com/office/word/2010/wordprocessingShape">
                    <wps:wsp>
                      <wps:cNvSpPr/>
                      <wps:spPr bwMode="auto">
                        <a:xfrm>
                          <a:off x="0" y="0"/>
                          <a:ext cx="1447800" cy="1270"/>
                        </a:xfrm>
                        <a:custGeom>
                          <a:avLst/>
                          <a:gdLst>
                            <a:gd name="T0" fmla="+- 0 2160 2160"/>
                            <a:gd name="T1" fmla="*/ T0 w 2280"/>
                            <a:gd name="T2" fmla="+- 0 4440 2160"/>
                            <a:gd name="T3" fmla="*/ T2 w 2280"/>
                          </a:gdLst>
                          <a:ahLst/>
                          <a:cxnLst>
                            <a:cxn ang="0">
                              <a:pos x="T1" y="0"/>
                            </a:cxn>
                            <a:cxn ang="0">
                              <a:pos x="T3" y="0"/>
                            </a:cxn>
                          </a:cxnLst>
                          <a:rect l="0" t="0" r="r" b="b"/>
                          <a:pathLst>
                            <a:path w="2280">
                              <a:moveTo>
                                <a:pt x="0" y="0"/>
                              </a:moveTo>
                              <a:lnTo>
                                <a:pt x="2280" y="0"/>
                              </a:lnTo>
                            </a:path>
                          </a:pathLst>
                        </a:custGeom>
                        <a:noFill/>
                        <a:ln w="6096">
                          <a:solidFill>
                            <a:srgbClr val="000000"/>
                          </a:solidFill>
                          <a:round/>
                        </a:ln>
                      </wps:spPr>
                      <wps:bodyPr rot="0" vert="horz" wrap="square" lIns="91440" tIns="45720" rIns="91440" bIns="45720" anchor="t" anchorCtr="0" upright="1">
                        <a:noAutofit/>
                      </wps:bodyPr>
                    </wps:wsp>
                  </a:graphicData>
                </a:graphic>
              </wp:anchor>
            </w:drawing>
          </mc:Choice>
          <mc:Fallback>
            <w:pict>
              <v:shape id="Freeform 14" o:spid="_x0000_s1026" o:spt="100" style="position:absolute;left:0pt;margin-left:108pt;margin-top:18.2pt;height:0.1pt;width:114pt;mso-position-horizontal-relative:page;mso-wrap-distance-bottom:0pt;mso-wrap-distance-top:0pt;z-index:-251646976;mso-width-relative:page;mso-height-relative:page;" filled="f" stroked="t" coordsize="2280,1" o:gfxdata="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" path="m0,0l2280,0e">
                <v:path o:connectlocs="0,0;1447800,0" o:connectangles="0,0"/>
                <v:fill on="f" focussize="0,0"/>
                <v:stroke weight="0.48pt" color="#000000" joinstyle="round"/>
                <v:imagedata o:title=""/>
                <o:lock v:ext="edit" aspectratio="f"/>
                <w10:wrap type="topAndBottom"/>
              </v:shape>
            </w:pict>
          </mc:Fallback>
        </mc:AlternateContent>
      </w:r>
      <w:r>
        <mc:AlternateContent>
          <mc:Choice Requires="wps">
            <w:drawing>
              <wp:anchor distT="0" distB="0" distL="0" distR="0" simplePos="0" relativeHeight="251669504" behindDoc="1" locked="0" layoutInCell="1" allowOverlap="1">
                <wp:simplePos x="0" y="0"/>
                <wp:positionH relativeFrom="page">
                  <wp:posOffset>3429635</wp:posOffset>
                </wp:positionH>
                <wp:positionV relativeFrom="paragraph">
                  <wp:posOffset>231140</wp:posOffset>
                </wp:positionV>
                <wp:extent cx="1447800" cy="1270"/>
                <wp:effectExtent l="0" t="0" r="0" b="0"/>
                <wp:wrapTopAndBottom/>
                <wp:docPr id="1902679031" name="Freeform 13"/>
                <wp:cNvGraphicFramePr/>
                <a:graphic xmlns:a="http://schemas.openxmlformats.org/drawingml/2006/main">
                  <a:graphicData uri="http://schemas.microsoft.com/office/word/2010/wordprocessingShape">
                    <wps:wsp>
                      <wps:cNvSpPr/>
                      <wps:spPr bwMode="auto">
                        <a:xfrm>
                          <a:off x="0" y="0"/>
                          <a:ext cx="1447800" cy="1270"/>
                        </a:xfrm>
                        <a:custGeom>
                          <a:avLst/>
                          <a:gdLst>
                            <a:gd name="T0" fmla="+- 0 5401 5401"/>
                            <a:gd name="T1" fmla="*/ T0 w 2280"/>
                            <a:gd name="T2" fmla="+- 0 7681 5401"/>
                            <a:gd name="T3" fmla="*/ T2 w 2280"/>
                          </a:gdLst>
                          <a:ahLst/>
                          <a:cxnLst>
                            <a:cxn ang="0">
                              <a:pos x="T1" y="0"/>
                            </a:cxn>
                            <a:cxn ang="0">
                              <a:pos x="T3" y="0"/>
                            </a:cxn>
                          </a:cxnLst>
                          <a:rect l="0" t="0" r="r" b="b"/>
                          <a:pathLst>
                            <a:path w="2280">
                              <a:moveTo>
                                <a:pt x="0" y="0"/>
                              </a:moveTo>
                              <a:lnTo>
                                <a:pt x="2280" y="0"/>
                              </a:lnTo>
                            </a:path>
                          </a:pathLst>
                        </a:custGeom>
                        <a:noFill/>
                        <a:ln w="6096">
                          <a:solidFill>
                            <a:srgbClr val="000000"/>
                          </a:solidFill>
                          <a:round/>
                        </a:ln>
                      </wps:spPr>
                      <wps:bodyPr rot="0" vert="horz" wrap="square" lIns="91440" tIns="45720" rIns="91440" bIns="45720" anchor="t" anchorCtr="0" upright="1">
                        <a:noAutofit/>
                      </wps:bodyPr>
                    </wps:wsp>
                  </a:graphicData>
                </a:graphic>
              </wp:anchor>
            </w:drawing>
          </mc:Choice>
          <mc:Fallback>
            <w:pict>
              <v:shape id="Freeform 13" o:spid="_x0000_s1026" o:spt="100" style="position:absolute;left:0pt;margin-left:270.05pt;margin-top:18.2pt;height:0.1pt;width:114pt;mso-position-horizontal-relative:page;mso-wrap-distance-bottom:0pt;mso-wrap-distance-top:0pt;z-index:-251646976;mso-width-relative:page;mso-height-relative:page;" filled="f" stroked="t" coordsize="2280,1" o:gfxdata="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" path="m0,0l2280,0e">
                <v:path o:connectlocs="0,0;1447800,0" o:connectangles="0,0"/>
                <v:fill on="f" focussize="0,0"/>
                <v:stroke weight="0.48pt" color="#000000" joinstyle="round"/>
                <v:imagedata o:title=""/>
                <o:lock v:ext="edit" aspectratio="f"/>
                <w10:wrap type="topAndBottom"/>
              </v:shape>
            </w:pict>
          </mc:Fallback>
        </mc:AlternateContent>
      </w:r>
      <w:r>
        <mc:AlternateContent>
          <mc:Choice Requires="wps">
            <w:drawing>
              <wp:anchor distT="0" distB="0" distL="0" distR="0" simplePos="0" relativeHeight="251670528" behindDoc="1" locked="0" layoutInCell="1" allowOverlap="1">
                <wp:simplePos x="0" y="0"/>
                <wp:positionH relativeFrom="page">
                  <wp:posOffset>5525135</wp:posOffset>
                </wp:positionH>
                <wp:positionV relativeFrom="paragraph">
                  <wp:posOffset>231140</wp:posOffset>
                </wp:positionV>
                <wp:extent cx="1447800" cy="1270"/>
                <wp:effectExtent l="0" t="0" r="0" b="0"/>
                <wp:wrapTopAndBottom/>
                <wp:docPr id="856686582" name="Freeform 12"/>
                <wp:cNvGraphicFramePr/>
                <a:graphic xmlns:a="http://schemas.openxmlformats.org/drawingml/2006/main">
                  <a:graphicData uri="http://schemas.microsoft.com/office/word/2010/wordprocessingShape">
                    <wps:wsp>
                      <wps:cNvSpPr/>
                      <wps:spPr bwMode="auto">
                        <a:xfrm>
                          <a:off x="0" y="0"/>
                          <a:ext cx="1447800" cy="1270"/>
                        </a:xfrm>
                        <a:custGeom>
                          <a:avLst/>
                          <a:gdLst>
                            <a:gd name="T0" fmla="+- 0 8701 8701"/>
                            <a:gd name="T1" fmla="*/ T0 w 2280"/>
                            <a:gd name="T2" fmla="+- 0 10981 8701"/>
                            <a:gd name="T3" fmla="*/ T2 w 2280"/>
                          </a:gdLst>
                          <a:ahLst/>
                          <a:cxnLst>
                            <a:cxn ang="0">
                              <a:pos x="T1" y="0"/>
                            </a:cxn>
                            <a:cxn ang="0">
                              <a:pos x="T3" y="0"/>
                            </a:cxn>
                          </a:cxnLst>
                          <a:rect l="0" t="0" r="r" b="b"/>
                          <a:pathLst>
                            <a:path w="2280">
                              <a:moveTo>
                                <a:pt x="0" y="0"/>
                              </a:moveTo>
                              <a:lnTo>
                                <a:pt x="2280" y="0"/>
                              </a:lnTo>
                            </a:path>
                          </a:pathLst>
                        </a:custGeom>
                        <a:noFill/>
                        <a:ln w="6096">
                          <a:solidFill>
                            <a:srgbClr val="000000"/>
                          </a:solidFill>
                          <a:round/>
                        </a:ln>
                      </wps:spPr>
                      <wps:bodyPr rot="0" vert="horz" wrap="square" lIns="91440" tIns="45720" rIns="91440" bIns="45720" anchor="t" anchorCtr="0" upright="1">
                        <a:noAutofit/>
                      </wps:bodyPr>
                    </wps:wsp>
                  </a:graphicData>
                </a:graphic>
              </wp:anchor>
            </w:drawing>
          </mc:Choice>
          <mc:Fallback>
            <w:pict>
              <v:shape id="Freeform 12" o:spid="_x0000_s1026" o:spt="100" style="position:absolute;left:0pt;margin-left:435.05pt;margin-top:18.2pt;height:0.1pt;width:114pt;mso-position-horizontal-relative:page;mso-wrap-distance-bottom:0pt;mso-wrap-distance-top:0pt;z-index:-251645952;mso-width-relative:page;mso-height-relative:page;" filled="f" stroked="t" coordsize="2280,1" o:gfxdata="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" path="m0,0l2280,0e">
                <v:path o:connectlocs="0,0;1447800,0" o:connectangles="0,0"/>
                <v:fill on="f" focussize="0,0"/>
                <v:stroke weight="0.48pt" color="#000000" joinstyle="round"/>
                <v:imagedata o:title=""/>
                <o:lock v:ext="edit" aspectratio="f"/>
                <w10:wrap type="topAndBottom"/>
              </v:shape>
            </w:pict>
          </mc:Fallback>
        </mc:AlternateContent>
      </w:r>
    </w:p>
    <w:p>
      <w:pPr>
        <w:pStyle w:val="9"/>
        <w:tabs>
          <w:tab w:val="left" w:pos="4208"/>
          <w:tab w:val="left" w:pos="7587"/>
        </w:tabs>
        <w:spacing w:before="107" w:line="360" w:lineRule="auto"/>
        <w:ind w:left="440" w:right="2098"/>
      </w:pPr>
      <w:r>
        <w:t>Dean,</w:t>
      </w:r>
      <w:r>
        <w:rPr>
          <w:spacing w:val="-1"/>
        </w:rPr>
        <w:t xml:space="preserve"> </w:t>
      </w:r>
      <w:r>
        <w:t>SGS</w:t>
      </w:r>
      <w:r>
        <w:tab/>
      </w:r>
      <w:r>
        <w:t>Signature</w:t>
      </w:r>
      <w:r>
        <w:tab/>
      </w:r>
      <w:r>
        <w:rPr>
          <w:spacing w:val="-2"/>
        </w:rPr>
        <w:t>Date</w:t>
      </w:r>
      <w:r>
        <w:rPr>
          <w:spacing w:val="-57"/>
        </w:rPr>
        <w:t xml:space="preserve"> </w:t>
      </w:r>
      <w:r>
        <w:t>Faculty</w:t>
      </w:r>
      <w:r>
        <w:rPr>
          <w:spacing w:val="-1"/>
        </w:rPr>
        <w:t xml:space="preserve"> </w:t>
      </w:r>
      <w:r>
        <w:t>of Electrical Electronics and</w:t>
      </w:r>
      <w:r>
        <w:rPr>
          <w:spacing w:val="2"/>
        </w:rPr>
        <w:t xml:space="preserve"> </w:t>
      </w:r>
      <w:r>
        <w:t>ICT</w:t>
      </w:r>
    </w:p>
    <w:p>
      <w:pPr>
        <w:spacing w:line="360" w:lineRule="auto"/>
        <w:sectPr>
          <w:pgSz w:w="12240" w:h="15840"/>
          <w:pgMar w:top="1380" w:right="380" w:bottom="1200" w:left="1720" w:header="0" w:footer="1012" w:gutter="0"/>
          <w:cols w:space="720" w:num="1"/>
        </w:sectPr>
      </w:pPr>
    </w:p>
    <w:p>
      <w:pPr>
        <w:pStyle w:val="2"/>
        <w:ind w:left="654" w:right="692" w:firstLine="0"/>
        <w:jc w:val="center"/>
      </w:pPr>
      <w:bookmarkStart w:id="4" w:name="_bookmark2"/>
      <w:bookmarkEnd w:id="4"/>
      <w:bookmarkStart w:id="5" w:name="_Toc230689906"/>
      <w:r>
        <w:t>ACKNOWLEDGEMENTS</w:t>
      </w:r>
      <w:bookmarkEnd w:id="5"/>
    </w:p>
    <w:p>
      <w:pPr>
        <w:pStyle w:val="9"/>
        <w:rPr>
          <w:b/>
          <w:sz w:val="30"/>
        </w:rPr>
      </w:pPr>
    </w:p>
    <w:p>
      <w:pPr>
        <w:pStyle w:val="9"/>
        <w:spacing w:before="10"/>
        <w:rPr>
          <w:b/>
          <w:sz w:val="40"/>
        </w:rPr>
      </w:pPr>
    </w:p>
    <w:p>
      <w:pPr>
        <w:pStyle w:val="9"/>
        <w:spacing w:line="360" w:lineRule="auto"/>
        <w:ind w:left="440" w:right="479"/>
        <w:jc w:val="both"/>
      </w:pPr>
      <w:r>
        <w:t>First</w:t>
      </w:r>
      <w:r>
        <w:rPr>
          <w:spacing w:val="-11"/>
        </w:rPr>
        <w:t xml:space="preserve"> </w:t>
      </w:r>
      <w:r>
        <w:t>of</w:t>
      </w:r>
      <w:r>
        <w:rPr>
          <w:spacing w:val="-12"/>
        </w:rPr>
        <w:t xml:space="preserve"> </w:t>
      </w:r>
      <w:r>
        <w:t>all,</w:t>
      </w:r>
      <w:r>
        <w:rPr>
          <w:spacing w:val="-11"/>
        </w:rPr>
        <w:t xml:space="preserve"> </w:t>
      </w:r>
      <w:r>
        <w:t>thanks</w:t>
      </w:r>
      <w:r>
        <w:rPr>
          <w:spacing w:val="-11"/>
        </w:rPr>
        <w:t xml:space="preserve"> </w:t>
      </w:r>
      <w:r>
        <w:t>to</w:t>
      </w:r>
      <w:r>
        <w:rPr>
          <w:spacing w:val="-13"/>
        </w:rPr>
        <w:t xml:space="preserve"> </w:t>
      </w:r>
      <w:r>
        <w:t>the</w:t>
      </w:r>
      <w:r>
        <w:rPr>
          <w:spacing w:val="-14"/>
        </w:rPr>
        <w:t xml:space="preserve"> </w:t>
      </w:r>
      <w:r>
        <w:t>Almighty</w:t>
      </w:r>
      <w:r>
        <w:rPr>
          <w:spacing w:val="-11"/>
        </w:rPr>
        <w:t xml:space="preserve"> </w:t>
      </w:r>
      <w:r>
        <w:t>God</w:t>
      </w:r>
      <w:r>
        <w:rPr>
          <w:spacing w:val="-12"/>
        </w:rPr>
        <w:t xml:space="preserve"> </w:t>
      </w:r>
      <w:r>
        <w:t>with</w:t>
      </w:r>
      <w:r>
        <w:rPr>
          <w:spacing w:val="-11"/>
        </w:rPr>
        <w:t xml:space="preserve"> </w:t>
      </w:r>
      <w:r>
        <w:t>his</w:t>
      </w:r>
      <w:r>
        <w:rPr>
          <w:spacing w:val="-13"/>
        </w:rPr>
        <w:t xml:space="preserve"> </w:t>
      </w:r>
      <w:r>
        <w:t>Mother</w:t>
      </w:r>
      <w:r>
        <w:rPr>
          <w:spacing w:val="-12"/>
        </w:rPr>
        <w:t xml:space="preserve"> </w:t>
      </w:r>
      <w:r>
        <w:t>St.</w:t>
      </w:r>
      <w:r>
        <w:rPr>
          <w:spacing w:val="-11"/>
        </w:rPr>
        <w:t xml:space="preserve"> </w:t>
      </w:r>
      <w:r>
        <w:t>Marry,</w:t>
      </w:r>
      <w:r>
        <w:rPr>
          <w:spacing w:val="-11"/>
        </w:rPr>
        <w:t xml:space="preserve"> </w:t>
      </w:r>
      <w:r>
        <w:t>for</w:t>
      </w:r>
      <w:r>
        <w:rPr>
          <w:spacing w:val="-13"/>
        </w:rPr>
        <w:t xml:space="preserve"> </w:t>
      </w:r>
      <w:r>
        <w:t>their</w:t>
      </w:r>
      <w:r>
        <w:rPr>
          <w:spacing w:val="-13"/>
        </w:rPr>
        <w:t xml:space="preserve"> </w:t>
      </w:r>
      <w:r>
        <w:t>great</w:t>
      </w:r>
      <w:r>
        <w:rPr>
          <w:spacing w:val="-11"/>
        </w:rPr>
        <w:t xml:space="preserve"> </w:t>
      </w:r>
      <w:r>
        <w:t>help</w:t>
      </w:r>
      <w:r>
        <w:rPr>
          <w:spacing w:val="-8"/>
        </w:rPr>
        <w:t xml:space="preserve"> </w:t>
      </w:r>
      <w:r>
        <w:t>throughout</w:t>
      </w:r>
      <w:r>
        <w:rPr>
          <w:spacing w:val="-58"/>
        </w:rPr>
        <w:t xml:space="preserve"> </w:t>
      </w:r>
      <w:r>
        <w:t>this</w:t>
      </w:r>
      <w:r>
        <w:rPr>
          <w:spacing w:val="-1"/>
        </w:rPr>
        <w:t xml:space="preserve"> </w:t>
      </w:r>
      <w:r>
        <w:t>work and my entire</w:t>
      </w:r>
      <w:r>
        <w:rPr>
          <w:spacing w:val="-2"/>
        </w:rPr>
        <w:t xml:space="preserve"> </w:t>
      </w:r>
      <w:r>
        <w:t>life.</w:t>
      </w:r>
    </w:p>
    <w:p>
      <w:pPr>
        <w:pStyle w:val="9"/>
        <w:spacing w:before="120" w:line="360" w:lineRule="auto"/>
        <w:ind w:left="440" w:right="481"/>
        <w:jc w:val="both"/>
      </w:pPr>
      <w:r>
        <w:t xml:space="preserve">I would like to express my deepest gratitude to my advisor </w:t>
      </w:r>
      <w:r>
        <w:rPr>
          <w:color w:val="171717"/>
          <w:szCs w:val="28"/>
        </w:rPr>
        <w:t>Dr, Martha Yifiru</w:t>
      </w:r>
      <w:r>
        <w:t xml:space="preserve"> for </w:t>
      </w:r>
      <w:del w:id="17" w:author="martha" w:date="2026-09-23T12:23:23Z">
        <w:r>
          <w:rPr>
            <w:rFonts w:hint="default"/>
            <w:lang w:val="en-US"/>
          </w:rPr>
          <w:delText>his</w:delText>
        </w:r>
      </w:del>
      <w:del w:id="18" w:author="martha" w:date="2026-09-23T12:23:23Z">
        <w:r>
          <w:rPr>
            <w:rFonts w:hint="default"/>
            <w:spacing w:val="1"/>
            <w:lang w:val="en-US"/>
          </w:rPr>
          <w:delText xml:space="preserve"> </w:delText>
        </w:r>
      </w:del>
      <w:ins w:id="19" w:author="martha" w:date="2026-09-23T12:23:23Z">
        <w:r>
          <w:rPr>
            <w:rFonts w:hint="default"/>
            <w:lang w:val="en-US"/>
          </w:rPr>
          <w:t xml:space="preserve">her </w:t>
        </w:r>
      </w:ins>
      <w:r>
        <w:t>supervision, persistent advice, inspiration, patience, time and continued guidance right from the</w:t>
      </w:r>
      <w:r>
        <w:rPr>
          <w:spacing w:val="-57"/>
        </w:rPr>
        <w:t xml:space="preserve"> </w:t>
      </w:r>
      <w:r>
        <w:t>moment of topic selection, statement of problem formulation to the completion of the work. I</w:t>
      </w:r>
      <w:r>
        <w:rPr>
          <w:spacing w:val="1"/>
        </w:rPr>
        <w:t xml:space="preserve"> </w:t>
      </w:r>
      <w:r>
        <w:t>also want to thanks Prof. Ravindra Babu for his comprehensive lectures on big data analysis</w:t>
      </w:r>
      <w:r>
        <w:rPr>
          <w:spacing w:val="1"/>
        </w:rPr>
        <w:t xml:space="preserve"> </w:t>
      </w:r>
      <w:r>
        <w:t>which</w:t>
      </w:r>
      <w:r>
        <w:rPr>
          <w:spacing w:val="-1"/>
        </w:rPr>
        <w:t xml:space="preserve"> </w:t>
      </w:r>
      <w:r>
        <w:t>helped me</w:t>
      </w:r>
      <w:r>
        <w:rPr>
          <w:spacing w:val="-1"/>
        </w:rPr>
        <w:t xml:space="preserve"> </w:t>
      </w:r>
      <w:r>
        <w:t>solve</w:t>
      </w:r>
      <w:r>
        <w:rPr>
          <w:spacing w:val="-1"/>
        </w:rPr>
        <w:t xml:space="preserve"> </w:t>
      </w:r>
      <w:r>
        <w:t>the</w:t>
      </w:r>
      <w:r>
        <w:rPr>
          <w:spacing w:val="-1"/>
        </w:rPr>
        <w:t xml:space="preserve"> </w:t>
      </w:r>
      <w:r>
        <w:t>problem of</w:t>
      </w:r>
      <w:r>
        <w:rPr>
          <w:spacing w:val="-1"/>
        </w:rPr>
        <w:t xml:space="preserve"> </w:t>
      </w:r>
      <w:r>
        <w:t xml:space="preserve">the thesis. </w:t>
      </w:r>
    </w:p>
    <w:p>
      <w:pPr>
        <w:pStyle w:val="9"/>
        <w:spacing w:before="120" w:line="360" w:lineRule="auto"/>
        <w:ind w:left="440" w:right="484"/>
        <w:jc w:val="both"/>
      </w:pPr>
      <w:r>
        <w:t>I am also indebted to thank my family for their never-ending love and support despite the fact</w:t>
      </w:r>
      <w:r>
        <w:rPr>
          <w:spacing w:val="1"/>
        </w:rPr>
        <w:t xml:space="preserve"> </w:t>
      </w:r>
      <w:r>
        <w:t>that</w:t>
      </w:r>
      <w:r>
        <w:rPr>
          <w:spacing w:val="1"/>
        </w:rPr>
        <w:t xml:space="preserve"> </w:t>
      </w:r>
      <w:r>
        <w:t>I</w:t>
      </w:r>
      <w:r>
        <w:rPr>
          <w:spacing w:val="1"/>
        </w:rPr>
        <w:t xml:space="preserve"> </w:t>
      </w:r>
      <w:r>
        <w:t>abandoned</w:t>
      </w:r>
      <w:r>
        <w:rPr>
          <w:spacing w:val="1"/>
        </w:rPr>
        <w:t xml:space="preserve"> </w:t>
      </w:r>
      <w:r>
        <w:t>them</w:t>
      </w:r>
      <w:r>
        <w:rPr>
          <w:spacing w:val="1"/>
        </w:rPr>
        <w:t xml:space="preserve"> </w:t>
      </w:r>
      <w:r>
        <w:t>focusing</w:t>
      </w:r>
      <w:r>
        <w:rPr>
          <w:spacing w:val="1"/>
        </w:rPr>
        <w:t xml:space="preserve"> </w:t>
      </w:r>
      <w:r>
        <w:t>on</w:t>
      </w:r>
      <w:r>
        <w:rPr>
          <w:spacing w:val="1"/>
        </w:rPr>
        <w:t xml:space="preserve"> </w:t>
      </w:r>
      <w:r>
        <w:t>my</w:t>
      </w:r>
      <w:r>
        <w:rPr>
          <w:spacing w:val="1"/>
        </w:rPr>
        <w:t xml:space="preserve"> </w:t>
      </w:r>
      <w:r>
        <w:t>work.</w:t>
      </w:r>
      <w:r>
        <w:rPr>
          <w:spacing w:val="1"/>
        </w:rPr>
        <w:t xml:space="preserve"> </w:t>
      </w:r>
      <w:r>
        <w:t>Their</w:t>
      </w:r>
      <w:r>
        <w:rPr>
          <w:spacing w:val="1"/>
        </w:rPr>
        <w:t xml:space="preserve"> </w:t>
      </w:r>
      <w:r>
        <w:t>contribution</w:t>
      </w:r>
      <w:r>
        <w:rPr>
          <w:spacing w:val="1"/>
        </w:rPr>
        <w:t xml:space="preserve"> </w:t>
      </w:r>
      <w:r>
        <w:t>towards</w:t>
      </w:r>
      <w:r>
        <w:rPr>
          <w:spacing w:val="1"/>
        </w:rPr>
        <w:t xml:space="preserve"> </w:t>
      </w:r>
      <w:r>
        <w:t>my</w:t>
      </w:r>
      <w:r>
        <w:rPr>
          <w:spacing w:val="1"/>
        </w:rPr>
        <w:t xml:space="preserve"> </w:t>
      </w:r>
      <w:r>
        <w:t>thesis</w:t>
      </w:r>
      <w:r>
        <w:rPr>
          <w:spacing w:val="1"/>
        </w:rPr>
        <w:t xml:space="preserve"> </w:t>
      </w:r>
      <w:r>
        <w:t>is</w:t>
      </w:r>
      <w:r>
        <w:rPr>
          <w:spacing w:val="1"/>
        </w:rPr>
        <w:t xml:space="preserve"> </w:t>
      </w:r>
      <w:r>
        <w:t>immeasurable.</w:t>
      </w:r>
    </w:p>
    <w:p>
      <w:pPr>
        <w:pStyle w:val="9"/>
        <w:spacing w:before="119" w:line="360" w:lineRule="auto"/>
        <w:ind w:left="440" w:right="487"/>
        <w:jc w:val="both"/>
      </w:pPr>
      <w:r>
        <w:t>Last but not least, I would like to sincerely thank all of my friends, colleagues, classmates for</w:t>
      </w:r>
      <w:r>
        <w:rPr>
          <w:spacing w:val="1"/>
        </w:rPr>
        <w:t xml:space="preserve"> </w:t>
      </w:r>
      <w:r>
        <w:t>their</w:t>
      </w:r>
      <w:r>
        <w:rPr>
          <w:spacing w:val="-2"/>
        </w:rPr>
        <w:t xml:space="preserve"> </w:t>
      </w:r>
      <w:r>
        <w:t>assistance,</w:t>
      </w:r>
      <w:r>
        <w:rPr>
          <w:spacing w:val="2"/>
        </w:rPr>
        <w:t xml:space="preserve"> </w:t>
      </w:r>
      <w:r>
        <w:t>encouragement and inspiration</w:t>
      </w:r>
      <w:r>
        <w:rPr>
          <w:spacing w:val="-1"/>
        </w:rPr>
        <w:t xml:space="preserve"> </w:t>
      </w:r>
      <w:r>
        <w:t>in this thesis work.</w:t>
      </w:r>
    </w:p>
    <w:p>
      <w:pPr>
        <w:spacing w:line="360" w:lineRule="auto"/>
        <w:jc w:val="both"/>
        <w:sectPr>
          <w:pgSz w:w="12240" w:h="15840"/>
          <w:pgMar w:top="1380" w:right="380" w:bottom="1200" w:left="1720" w:header="0" w:footer="1012" w:gutter="0"/>
          <w:cols w:space="720" w:num="1"/>
        </w:sectPr>
      </w:pPr>
    </w:p>
    <w:p>
      <w:pPr>
        <w:pStyle w:val="16"/>
        <w:tabs>
          <w:tab w:val="right" w:leader="dot" w:pos="9650"/>
        </w:tabs>
        <w:spacing w:before="142"/>
        <w:rPr>
          <w:rFonts w:ascii="Calibri"/>
        </w:rPr>
      </w:pPr>
    </w:p>
    <w:p>
      <w:pPr>
        <w:rPr>
          <w:rFonts w:ascii="Calibri"/>
        </w:rPr>
        <w:sectPr>
          <w:type w:val="continuous"/>
          <w:pgSz w:w="12240" w:h="15840"/>
          <w:pgMar w:top="1380" w:right="380" w:bottom="1846" w:left="1720" w:header="720" w:footer="720" w:gutter="0"/>
          <w:cols w:space="720" w:num="1"/>
        </w:sectPr>
      </w:pPr>
    </w:p>
    <w:p>
      <w:pPr>
        <w:rPr>
          <w:b/>
          <w:bCs/>
          <w:sz w:val="28"/>
          <w:szCs w:val="28"/>
        </w:rPr>
      </w:pPr>
      <w:bookmarkStart w:id="6" w:name="_bookmark3"/>
      <w:bookmarkEnd w:id="6"/>
      <w:r>
        <w:br w:type="page"/>
      </w:r>
    </w:p>
    <w:sdt>
      <w:sdtPr>
        <w:rPr>
          <w:rFonts w:ascii="Times New Roman" w:hAnsi="Times New Roman" w:eastAsia="Times New Roman" w:cs="Times New Roman"/>
          <w:color w:val="auto"/>
          <w:sz w:val="22"/>
          <w:szCs w:val="22"/>
        </w:rPr>
        <w:id w:val="482274139"/>
        <w:docPartObj>
          <w:docPartGallery w:val="Table of Contents"/>
          <w:docPartUnique/>
        </w:docPartObj>
      </w:sdtPr>
      <w:sdtEndPr>
        <w:rPr>
          <w:rFonts w:ascii="Times New Roman" w:hAnsi="Times New Roman" w:eastAsia="Times New Roman" w:cs="Times New Roman"/>
          <w:b/>
          <w:bCs/>
          <w:color w:val="auto"/>
          <w:sz w:val="22"/>
          <w:szCs w:val="22"/>
        </w:rPr>
      </w:sdtEndPr>
      <w:sdtContent>
        <w:p>
          <w:pPr>
            <w:pStyle w:val="34"/>
          </w:pPr>
          <w:r>
            <w:t>Table of Contents</w:t>
          </w:r>
        </w:p>
        <w:p>
          <w:pPr>
            <w:pStyle w:val="16"/>
            <w:tabs>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TOC \o "1-3" \h \z \u </w:instrText>
          </w:r>
          <w:r>
            <w:fldChar w:fldCharType="separate"/>
          </w:r>
          <w:r>
            <w:fldChar w:fldCharType="begin"/>
          </w:r>
          <w:r>
            <w:instrText xml:space="preserve"> HYPERLINK \l "_Toc230689904" </w:instrText>
          </w:r>
          <w:r>
            <w:fldChar w:fldCharType="separate"/>
          </w:r>
          <w:r>
            <w:rPr>
              <w:rStyle w:val="13"/>
            </w:rPr>
            <w:t>DECLARATION</w:t>
          </w:r>
          <w:r>
            <w:tab/>
          </w:r>
          <w:r>
            <w:fldChar w:fldCharType="begin"/>
          </w:r>
          <w:r>
            <w:instrText xml:space="preserve"> PAGEREF _Toc230689904 \h </w:instrText>
          </w:r>
          <w:r>
            <w:fldChar w:fldCharType="separate"/>
          </w:r>
          <w:r>
            <w:t>1</w:t>
          </w:r>
          <w:r>
            <w:fldChar w:fldCharType="end"/>
          </w:r>
          <w:r>
            <w:fldChar w:fldCharType="end"/>
          </w:r>
        </w:p>
        <w:p>
          <w:pPr>
            <w:pStyle w:val="16"/>
            <w:tabs>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"_Toc230689905" </w:instrText>
          </w:r>
          <w:r>
            <w:fldChar w:fldCharType="separate"/>
          </w:r>
          <w:r>
            <w:rPr>
              <w:rStyle w:val="13"/>
            </w:rPr>
            <w:t>CERTIFICATION</w:t>
          </w:r>
          <w:r>
            <w:tab/>
          </w:r>
          <w:r>
            <w:fldChar w:fldCharType="begin"/>
          </w:r>
          <w:r>
            <w:instrText xml:space="preserve"> PAGEREF _Toc230689905 \h </w:instrText>
          </w:r>
          <w:r>
            <w:fldChar w:fldCharType="separate"/>
          </w:r>
          <w:r>
            <w:t>2</w:t>
          </w:r>
          <w:r>
            <w:fldChar w:fldCharType="end"/>
          </w:r>
          <w:r>
            <w:fldChar w:fldCharType="end"/>
          </w:r>
        </w:p>
        <w:p>
          <w:pPr>
            <w:pStyle w:val="16"/>
            <w:tabs>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"_Toc230689906" </w:instrText>
          </w:r>
          <w:r>
            <w:fldChar w:fldCharType="separate"/>
          </w:r>
          <w:r>
            <w:rPr>
              <w:rStyle w:val="13"/>
            </w:rPr>
            <w:t>ACKNOWLEDGEMENTS</w:t>
          </w:r>
          <w:r>
            <w:tab/>
          </w:r>
          <w:r>
            <w:fldChar w:fldCharType="begin"/>
          </w:r>
          <w:r>
            <w:instrText xml:space="preserve"> PAGEREF _Toc230689906 \h </w:instrText>
          </w:r>
          <w:r>
            <w:fldChar w:fldCharType="separate"/>
          </w:r>
          <w:r>
            <w:t>3</w:t>
          </w:r>
          <w:r>
            <w:fldChar w:fldCharType="end"/>
          </w:r>
          <w:r>
            <w:fldChar w:fldCharType="end"/>
          </w:r>
        </w:p>
        <w:p>
          <w:pPr>
            <w:pStyle w:val="16"/>
            <w:tabs>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"_Toc230689907" </w:instrText>
          </w:r>
          <w:r>
            <w:fldChar w:fldCharType="separate"/>
          </w:r>
          <w:r>
            <w:rPr>
              <w:rStyle w:val="13"/>
            </w:rPr>
            <w:t>List of</w:t>
          </w:r>
          <w:r>
            <w:rPr>
              <w:rStyle w:val="13"/>
              <w:spacing w:val="-3"/>
            </w:rPr>
            <w:t xml:space="preserve"> </w:t>
          </w:r>
          <w:r>
            <w:rPr>
              <w:rStyle w:val="13"/>
            </w:rPr>
            <w:t>Figure</w:t>
          </w:r>
          <w:r>
            <w:tab/>
          </w:r>
          <w:r>
            <w:fldChar w:fldCharType="begin"/>
          </w:r>
          <w:r>
            <w:instrText xml:space="preserve"> PAGEREF _Toc230689907 \h </w:instrText>
          </w:r>
          <w:r>
            <w:fldChar w:fldCharType="separate"/>
          </w:r>
          <w:r>
            <w:t>9</w:t>
          </w:r>
          <w:r>
            <w:fldChar w:fldCharType="end"/>
          </w:r>
          <w:r>
            <w:fldChar w:fldCharType="end"/>
          </w:r>
        </w:p>
        <w:p>
          <w:pPr>
            <w:pStyle w:val="16"/>
            <w:tabs>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"_Toc230689908" </w:instrText>
          </w:r>
          <w:r>
            <w:fldChar w:fldCharType="separate"/>
          </w:r>
          <w:r>
            <w:rPr>
              <w:rStyle w:val="13"/>
            </w:rPr>
            <w:t>List</w:t>
          </w:r>
          <w:r>
            <w:rPr>
              <w:rStyle w:val="13"/>
              <w:spacing w:val="-2"/>
            </w:rPr>
            <w:t xml:space="preserve"> </w:t>
          </w:r>
          <w:r>
            <w:rPr>
              <w:rStyle w:val="13"/>
            </w:rPr>
            <w:t>of</w:t>
          </w:r>
          <w:r>
            <w:rPr>
              <w:rStyle w:val="13"/>
              <w:spacing w:val="-2"/>
            </w:rPr>
            <w:t xml:space="preserve"> </w:t>
          </w:r>
          <w:r>
            <w:rPr>
              <w:rStyle w:val="13"/>
            </w:rPr>
            <w:t>Tables</w:t>
          </w:r>
          <w:r>
            <w:tab/>
          </w:r>
          <w:r>
            <w:fldChar w:fldCharType="begin"/>
          </w:r>
          <w:r>
            <w:instrText xml:space="preserve"> PAGEREF _Toc230689908 \h </w:instrText>
          </w:r>
          <w:r>
            <w:fldChar w:fldCharType="separate"/>
          </w:r>
          <w:r>
            <w:t>9</w:t>
          </w:r>
          <w:r>
            <w:fldChar w:fldCharType="end"/>
          </w:r>
          <w:r>
            <w:fldChar w:fldCharType="end"/>
          </w:r>
        </w:p>
        <w:p>
          <w:pPr>
            <w:pStyle w:val="16"/>
            <w:tabs>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"_Toc230689909" </w:instrText>
          </w:r>
          <w:r>
            <w:fldChar w:fldCharType="separate"/>
          </w:r>
          <w:r>
            <w:rPr>
              <w:rStyle w:val="13"/>
            </w:rPr>
            <w:t>List</w:t>
          </w:r>
          <w:r>
            <w:rPr>
              <w:rStyle w:val="13"/>
              <w:spacing w:val="-6"/>
            </w:rPr>
            <w:t xml:space="preserve"> </w:t>
          </w:r>
          <w:r>
            <w:rPr>
              <w:rStyle w:val="13"/>
            </w:rPr>
            <w:t>of</w:t>
          </w:r>
          <w:r>
            <w:rPr>
              <w:rStyle w:val="13"/>
              <w:spacing w:val="-6"/>
            </w:rPr>
            <w:t xml:space="preserve"> </w:t>
          </w:r>
          <w:r>
            <w:rPr>
              <w:rStyle w:val="13"/>
            </w:rPr>
            <w:t>Acronyms</w:t>
          </w:r>
          <w:r>
            <w:tab/>
          </w:r>
          <w:r>
            <w:fldChar w:fldCharType="begin"/>
          </w:r>
          <w:r>
            <w:instrText xml:space="preserve"> PAGEREF _Toc230689909 \h </w:instrText>
          </w:r>
          <w:r>
            <w:fldChar w:fldCharType="separate"/>
          </w:r>
          <w:r>
            <w:t>10</w:t>
          </w:r>
          <w:r>
            <w:fldChar w:fldCharType="end"/>
          </w:r>
          <w:r>
            <w:fldChar w:fldCharType="end"/>
          </w:r>
        </w:p>
        <w:p>
          <w:pPr>
            <w:pStyle w:val="16"/>
            <w:tabs>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"_Toc230689910" </w:instrText>
          </w:r>
          <w:r>
            <w:fldChar w:fldCharType="separate"/>
          </w:r>
          <w:r>
            <w:rPr>
              <w:rStyle w:val="13"/>
            </w:rPr>
            <w:t>ABSTRACT</w:t>
          </w:r>
          <w:r>
            <w:tab/>
          </w:r>
          <w:r>
            <w:fldChar w:fldCharType="begin"/>
          </w:r>
          <w:r>
            <w:instrText xml:space="preserve"> PAGEREF _Toc230689910 \h </w:instrText>
          </w:r>
          <w:r>
            <w:fldChar w:fldCharType="separate"/>
          </w:r>
          <w:r>
            <w:t>11</w:t>
          </w:r>
          <w:r>
            <w:fldChar w:fldCharType="end"/>
          </w:r>
          <w:r>
            <w:fldChar w:fldCharType="end"/>
          </w:r>
        </w:p>
        <w:p>
          <w:pPr>
            <w:pStyle w:val="16"/>
            <w:tabs>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"_Toc230689911" </w:instrText>
          </w:r>
          <w:r>
            <w:fldChar w:fldCharType="separate"/>
          </w:r>
          <w:r>
            <w:rPr>
              <w:rStyle w:val="13"/>
            </w:rPr>
            <w:t>CHAPTER</w:t>
          </w:r>
          <w:r>
            <w:rPr>
              <w:rStyle w:val="13"/>
              <w:spacing w:val="-7"/>
            </w:rPr>
            <w:t xml:space="preserve"> </w:t>
          </w:r>
          <w:r>
            <w:rPr>
              <w:rStyle w:val="13"/>
            </w:rPr>
            <w:t>ONE</w:t>
          </w:r>
          <w:r>
            <w:tab/>
          </w:r>
          <w:r>
            <w:fldChar w:fldCharType="begin"/>
          </w:r>
          <w:r>
            <w:instrText xml:space="preserve"> PAGEREF _Toc230689911 \h </w:instrText>
          </w:r>
          <w:r>
            <w:fldChar w:fldCharType="separate"/>
          </w:r>
          <w:r>
            <w:t>12</w:t>
          </w:r>
          <w:r>
            <w:fldChar w:fldCharType="end"/>
          </w:r>
          <w:r>
            <w:fldChar w:fldCharType="end"/>
          </w:r>
        </w:p>
        <w:p>
          <w:pPr>
            <w:pStyle w:val="16"/>
            <w:tabs>
              <w:tab w:val="left" w:pos="1321"/>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"_Toc230689912" </w:instrText>
          </w:r>
          <w:r>
            <w:fldChar w:fldCharType="separate"/>
          </w:r>
          <w:r>
            <w:rPr>
              <w:rStyle w:val="13"/>
              <w:w w:val="99"/>
            </w:rPr>
            <w:t>1.</w:t>
          </w:r>
          <w:r>
            <w:rPr>
              <w:rFonts w:asciiTheme="minorHAnsi" w:hAnsiTheme="minorHAnsi" w:eastAsiaTheme="minorEastAsia" w:cstheme="minorBidi"/>
              <w:kern w:val="2"/>
              <w:sz w:val="24"/>
              <w:szCs w:val="24"/>
              <w14:ligatures w14:val="standardContextual"/>
            </w:rPr>
            <w:tab/>
          </w:r>
          <w:r>
            <w:rPr>
              <w:rStyle w:val="13"/>
            </w:rPr>
            <w:t>INTRODUCTION</w:t>
          </w:r>
          <w:r>
            <w:tab/>
          </w:r>
          <w:r>
            <w:fldChar w:fldCharType="begin"/>
          </w:r>
          <w:r>
            <w:instrText xml:space="preserve"> PAGEREF _Toc230689912 \h </w:instrText>
          </w:r>
          <w:r>
            <w:fldChar w:fldCharType="separate"/>
          </w:r>
          <w:r>
            <w:t>12</w:t>
          </w:r>
          <w:r>
            <w:fldChar w:fldCharType="end"/>
          </w:r>
          <w:r>
            <w:fldChar w:fldCharType="end"/>
          </w:r>
        </w:p>
        <w:p>
          <w:pPr>
            <w:pStyle w:val="17"/>
            <w:tabs>
              <w:tab w:val="left" w:pos="1321"/>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"_Toc230689913" </w:instrText>
          </w:r>
          <w:r>
            <w:fldChar w:fldCharType="separate"/>
          </w:r>
          <w:r>
            <w:rPr>
              <w:rStyle w:val="13"/>
            </w:rPr>
            <w:t>1.1</w:t>
          </w:r>
          <w:r>
            <w:rPr>
              <w:rFonts w:asciiTheme="minorHAnsi" w:hAnsiTheme="minorHAnsi" w:eastAsiaTheme="minorEastAsia" w:cstheme="minorBidi"/>
              <w:kern w:val="2"/>
              <w:sz w:val="24"/>
              <w:szCs w:val="24"/>
              <w14:ligatures w14:val="standardContextual"/>
            </w:rPr>
            <w:tab/>
          </w:r>
          <w:r>
            <w:rPr>
              <w:rStyle w:val="13"/>
            </w:rPr>
            <w:t>Background:</w:t>
          </w:r>
          <w:r>
            <w:tab/>
          </w:r>
          <w:r>
            <w:fldChar w:fldCharType="begin"/>
          </w:r>
          <w:r>
            <w:instrText xml:space="preserve"> PAGEREF _Toc230689913 \h </w:instrText>
          </w:r>
          <w:r>
            <w:fldChar w:fldCharType="separate"/>
          </w:r>
          <w:r>
            <w:t>12</w:t>
          </w:r>
          <w:r>
            <w:fldChar w:fldCharType="end"/>
          </w:r>
          <w:r>
            <w:fldChar w:fldCharType="end"/>
          </w:r>
        </w:p>
        <w:p>
          <w:pPr>
            <w:pStyle w:val="17"/>
            <w:tabs>
              <w:tab w:val="left" w:pos="1321"/>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"_Toc230689914" </w:instrText>
          </w:r>
          <w:r>
            <w:fldChar w:fldCharType="separate"/>
          </w:r>
          <w:r>
            <w:rPr>
              <w:rStyle w:val="13"/>
            </w:rPr>
            <w:t>1.2</w:t>
          </w:r>
          <w:r>
            <w:rPr>
              <w:rFonts w:asciiTheme="minorHAnsi" w:hAnsiTheme="minorHAnsi" w:eastAsiaTheme="minorEastAsia" w:cstheme="minorBidi"/>
              <w:kern w:val="2"/>
              <w:sz w:val="24"/>
              <w:szCs w:val="24"/>
              <w14:ligatures w14:val="standardContextual"/>
            </w:rPr>
            <w:tab/>
          </w:r>
          <w:r>
            <w:rPr>
              <w:rStyle w:val="13"/>
            </w:rPr>
            <w:t>Statement of the Problem</w:t>
          </w:r>
          <w:r>
            <w:tab/>
          </w:r>
          <w:r>
            <w:fldChar w:fldCharType="begin"/>
          </w:r>
          <w:r>
            <w:instrText xml:space="preserve"> PAGEREF _Toc230689914 \h </w:instrText>
          </w:r>
          <w:r>
            <w:fldChar w:fldCharType="separate"/>
          </w:r>
          <w:r>
            <w:t>13</w:t>
          </w:r>
          <w:r>
            <w:fldChar w:fldCharType="end"/>
          </w:r>
          <w:r>
            <w:fldChar w:fldCharType="end"/>
          </w:r>
        </w:p>
        <w:p>
          <w:pPr>
            <w:pStyle w:val="17"/>
            <w:tabs>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"_Toc230689915" </w:instrText>
          </w:r>
          <w:r>
            <w:fldChar w:fldCharType="separate"/>
          </w:r>
          <w:r>
            <w:rPr>
              <w:rStyle w:val="13"/>
            </w:rPr>
            <w:t>1.3</w:t>
          </w:r>
          <w:r>
            <w:tab/>
          </w:r>
          <w:r>
            <w:fldChar w:fldCharType="begin"/>
          </w:r>
          <w:r>
            <w:instrText xml:space="preserve"> PAGEREF _Toc230689915 \h </w:instrText>
          </w:r>
          <w:r>
            <w:fldChar w:fldCharType="separate"/>
          </w:r>
          <w:r>
            <w:t>14</w:t>
          </w:r>
          <w:r>
            <w:fldChar w:fldCharType="end"/>
          </w:r>
          <w:r>
            <w:fldChar w:fldCharType="end"/>
          </w:r>
        </w:p>
        <w:p>
          <w:pPr>
            <w:pStyle w:val="17"/>
            <w:tabs>
              <w:tab w:val="left" w:pos="1321"/>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"_Toc230689916" </w:instrText>
          </w:r>
          <w:r>
            <w:fldChar w:fldCharType="separate"/>
          </w:r>
          <w:r>
            <w:rPr>
              <w:rStyle w:val="13"/>
            </w:rPr>
            <w:t>1.4</w:t>
          </w:r>
          <w:r>
            <w:rPr>
              <w:rFonts w:asciiTheme="minorHAnsi" w:hAnsiTheme="minorHAnsi" w:eastAsiaTheme="minorEastAsia" w:cstheme="minorBidi"/>
              <w:kern w:val="2"/>
              <w:sz w:val="24"/>
              <w:szCs w:val="24"/>
              <w14:ligatures w14:val="standardContextual"/>
            </w:rPr>
            <w:tab/>
          </w:r>
          <w:r>
            <w:rPr>
              <w:rStyle w:val="13"/>
            </w:rPr>
            <w:t>Research Question</w:t>
          </w:r>
          <w:r>
            <w:tab/>
          </w:r>
          <w:r>
            <w:fldChar w:fldCharType="begin"/>
          </w:r>
          <w:r>
            <w:instrText xml:space="preserve"> PAGEREF _Toc230689916 \h </w:instrText>
          </w:r>
          <w:r>
            <w:fldChar w:fldCharType="separate"/>
          </w:r>
          <w:r>
            <w:t>16</w:t>
          </w:r>
          <w:r>
            <w:fldChar w:fldCharType="end"/>
          </w:r>
          <w:r>
            <w:fldChar w:fldCharType="end"/>
          </w:r>
        </w:p>
        <w:p>
          <w:pPr>
            <w:pStyle w:val="17"/>
            <w:tabs>
              <w:tab w:val="left" w:pos="1321"/>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"_Toc230689917" </w:instrText>
          </w:r>
          <w:r>
            <w:fldChar w:fldCharType="separate"/>
          </w:r>
          <w:r>
            <w:rPr>
              <w:rStyle w:val="13"/>
            </w:rPr>
            <w:t>1.5</w:t>
          </w:r>
          <w:r>
            <w:rPr>
              <w:rFonts w:asciiTheme="minorHAnsi" w:hAnsiTheme="minorHAnsi" w:eastAsiaTheme="minorEastAsia" w:cstheme="minorBidi"/>
              <w:kern w:val="2"/>
              <w:sz w:val="24"/>
              <w:szCs w:val="24"/>
              <w14:ligatures w14:val="standardContextual"/>
            </w:rPr>
            <w:tab/>
          </w:r>
          <w:r>
            <w:rPr>
              <w:rStyle w:val="13"/>
            </w:rPr>
            <w:t>Objectives of the study</w:t>
          </w:r>
          <w:r>
            <w:tab/>
          </w:r>
          <w:r>
            <w:fldChar w:fldCharType="begin"/>
          </w:r>
          <w:r>
            <w:instrText xml:space="preserve"> PAGEREF _Toc230689917 \h </w:instrText>
          </w:r>
          <w:r>
            <w:fldChar w:fldCharType="separate"/>
          </w:r>
          <w:r>
            <w:t>16</w:t>
          </w:r>
          <w:r>
            <w:fldChar w:fldCharType="end"/>
          </w:r>
          <w:r>
            <w:fldChar w:fldCharType="end"/>
          </w:r>
        </w:p>
        <w:p>
          <w:pPr>
            <w:pStyle w:val="18"/>
            <w:tabs>
              <w:tab w:val="left" w:pos="1760"/>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"_Toc230689918" </w:instrText>
          </w:r>
          <w:r>
            <w:fldChar w:fldCharType="separate"/>
          </w:r>
          <w:r>
            <w:rPr>
              <w:rStyle w:val="13"/>
            </w:rPr>
            <w:t>1.4.1</w:t>
          </w:r>
          <w:r>
            <w:rPr>
              <w:rFonts w:asciiTheme="minorHAnsi" w:hAnsiTheme="minorHAnsi" w:eastAsiaTheme="minorEastAsia" w:cstheme="minorBidi"/>
              <w:kern w:val="2"/>
              <w:sz w:val="24"/>
              <w:szCs w:val="24"/>
              <w14:ligatures w14:val="standardContextual"/>
            </w:rPr>
            <w:tab/>
          </w:r>
          <w:r>
            <w:rPr>
              <w:rStyle w:val="13"/>
            </w:rPr>
            <w:t>General</w:t>
          </w:r>
          <w:r>
            <w:rPr>
              <w:rStyle w:val="13"/>
              <w:spacing w:val="-4"/>
            </w:rPr>
            <w:t xml:space="preserve"> </w:t>
          </w:r>
          <w:r>
            <w:rPr>
              <w:rStyle w:val="13"/>
            </w:rPr>
            <w:t>objective</w:t>
          </w:r>
          <w:r>
            <w:tab/>
          </w:r>
          <w:r>
            <w:fldChar w:fldCharType="begin"/>
          </w:r>
          <w:r>
            <w:instrText xml:space="preserve"> PAGEREF _Toc230689918 \h </w:instrText>
          </w:r>
          <w:r>
            <w:fldChar w:fldCharType="separate"/>
          </w:r>
          <w:r>
            <w:t>16</w:t>
          </w:r>
          <w:r>
            <w:fldChar w:fldCharType="end"/>
          </w:r>
          <w:r>
            <w:fldChar w:fldCharType="end"/>
          </w:r>
        </w:p>
        <w:p>
          <w:pPr>
            <w:pStyle w:val="18"/>
            <w:tabs>
              <w:tab w:val="left" w:pos="1760"/>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"_Toc230689919" </w:instrText>
          </w:r>
          <w:r>
            <w:fldChar w:fldCharType="separate"/>
          </w:r>
          <w:r>
            <w:rPr>
              <w:rStyle w:val="13"/>
            </w:rPr>
            <w:t>1.4.2</w:t>
          </w:r>
          <w:r>
            <w:rPr>
              <w:rFonts w:asciiTheme="minorHAnsi" w:hAnsiTheme="minorHAnsi" w:eastAsiaTheme="minorEastAsia" w:cstheme="minorBidi"/>
              <w:kern w:val="2"/>
              <w:sz w:val="24"/>
              <w:szCs w:val="24"/>
              <w14:ligatures w14:val="standardContextual"/>
            </w:rPr>
            <w:tab/>
          </w:r>
          <w:r>
            <w:rPr>
              <w:rStyle w:val="13"/>
            </w:rPr>
            <w:t>Specific Objectives</w:t>
          </w:r>
          <w:r>
            <w:tab/>
          </w:r>
          <w:r>
            <w:fldChar w:fldCharType="begin"/>
          </w:r>
          <w:r>
            <w:instrText xml:space="preserve"> PAGEREF _Toc230689919 \h </w:instrText>
          </w:r>
          <w:r>
            <w:fldChar w:fldCharType="separate"/>
          </w:r>
          <w:r>
            <w:t>16</w:t>
          </w:r>
          <w:r>
            <w:fldChar w:fldCharType="end"/>
          </w:r>
          <w:r>
            <w:fldChar w:fldCharType="end"/>
          </w:r>
        </w:p>
        <w:p>
          <w:pPr>
            <w:pStyle w:val="17"/>
            <w:tabs>
              <w:tab w:val="left" w:pos="1321"/>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"_Toc230689920" </w:instrText>
          </w:r>
          <w:r>
            <w:fldChar w:fldCharType="separate"/>
          </w:r>
          <w:r>
            <w:rPr>
              <w:rStyle w:val="13"/>
            </w:rPr>
            <w:t>1.6</w:t>
          </w:r>
          <w:r>
            <w:rPr>
              <w:rFonts w:asciiTheme="minorHAnsi" w:hAnsiTheme="minorHAnsi" w:eastAsiaTheme="minorEastAsia" w:cstheme="minorBidi"/>
              <w:kern w:val="2"/>
              <w:sz w:val="24"/>
              <w:szCs w:val="24"/>
              <w14:ligatures w14:val="standardContextual"/>
            </w:rPr>
            <w:tab/>
          </w:r>
          <w:r>
            <w:rPr>
              <w:rStyle w:val="13"/>
            </w:rPr>
            <w:t>Scope and limitation of the Study</w:t>
          </w:r>
          <w:r>
            <w:tab/>
          </w:r>
          <w:r>
            <w:fldChar w:fldCharType="begin"/>
          </w:r>
          <w:r>
            <w:instrText xml:space="preserve"> PAGEREF _Toc230689920 \h </w:instrText>
          </w:r>
          <w:r>
            <w:fldChar w:fldCharType="separate"/>
          </w:r>
          <w:r>
            <w:t>17</w:t>
          </w:r>
          <w:r>
            <w:fldChar w:fldCharType="end"/>
          </w:r>
          <w:r>
            <w:fldChar w:fldCharType="end"/>
          </w:r>
        </w:p>
        <w:p>
          <w:pPr>
            <w:pStyle w:val="17"/>
            <w:tabs>
              <w:tab w:val="left" w:pos="1321"/>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"_Toc230689921" </w:instrText>
          </w:r>
          <w:r>
            <w:fldChar w:fldCharType="separate"/>
          </w:r>
          <w:r>
            <w:rPr>
              <w:rStyle w:val="13"/>
            </w:rPr>
            <w:t>1.7</w:t>
          </w:r>
          <w:r>
            <w:rPr>
              <w:rFonts w:asciiTheme="minorHAnsi" w:hAnsiTheme="minorHAnsi" w:eastAsiaTheme="minorEastAsia" w:cstheme="minorBidi"/>
              <w:kern w:val="2"/>
              <w:sz w:val="24"/>
              <w:szCs w:val="24"/>
              <w14:ligatures w14:val="standardContextual"/>
            </w:rPr>
            <w:tab/>
          </w:r>
          <w:r>
            <w:rPr>
              <w:rStyle w:val="13"/>
            </w:rPr>
            <w:t>Significance of the study</w:t>
          </w:r>
          <w:r>
            <w:tab/>
          </w:r>
          <w:r>
            <w:fldChar w:fldCharType="begin"/>
          </w:r>
          <w:r>
            <w:instrText xml:space="preserve"> PAGEREF _Toc230689921 \h </w:instrText>
          </w:r>
          <w:r>
            <w:fldChar w:fldCharType="separate"/>
          </w:r>
          <w:r>
            <w:t>18</w:t>
          </w:r>
          <w:r>
            <w:fldChar w:fldCharType="end"/>
          </w:r>
          <w:r>
            <w:fldChar w:fldCharType="end"/>
          </w:r>
        </w:p>
        <w:p>
          <w:pPr>
            <w:pStyle w:val="17"/>
            <w:tabs>
              <w:tab w:val="left" w:pos="1321"/>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"_Toc230689922" </w:instrText>
          </w:r>
          <w:r>
            <w:fldChar w:fldCharType="separate"/>
          </w:r>
          <w:r>
            <w:rPr>
              <w:rStyle w:val="13"/>
            </w:rPr>
            <w:t>1.8</w:t>
          </w:r>
          <w:r>
            <w:rPr>
              <w:rFonts w:asciiTheme="minorHAnsi" w:hAnsiTheme="minorHAnsi" w:eastAsiaTheme="minorEastAsia" w:cstheme="minorBidi"/>
              <w:kern w:val="2"/>
              <w:sz w:val="24"/>
              <w:szCs w:val="24"/>
              <w14:ligatures w14:val="standardContextual"/>
            </w:rPr>
            <w:tab/>
          </w:r>
          <w:r>
            <w:rPr>
              <w:rStyle w:val="13"/>
            </w:rPr>
            <w:t>Organization of the thesis</w:t>
          </w:r>
          <w:r>
            <w:tab/>
          </w:r>
          <w:r>
            <w:fldChar w:fldCharType="begin"/>
          </w:r>
          <w:r>
            <w:instrText xml:space="preserve"> PAGEREF _Toc230689922 \h </w:instrText>
          </w:r>
          <w:r>
            <w:fldChar w:fldCharType="separate"/>
          </w:r>
          <w:r>
            <w:t>18</w:t>
          </w:r>
          <w:r>
            <w:fldChar w:fldCharType="end"/>
          </w:r>
          <w:r>
            <w:fldChar w:fldCharType="end"/>
          </w:r>
        </w:p>
        <w:p>
          <w:pPr>
            <w:pStyle w:val="16"/>
            <w:tabs>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"_Toc230689923" </w:instrText>
          </w:r>
          <w:r>
            <w:fldChar w:fldCharType="separate"/>
          </w:r>
          <w:r>
            <w:rPr>
              <w:rStyle w:val="13"/>
            </w:rPr>
            <w:t>CHAPTER TWO</w:t>
          </w:r>
          <w:r>
            <w:tab/>
          </w:r>
          <w:r>
            <w:fldChar w:fldCharType="begin"/>
          </w:r>
          <w:r>
            <w:instrText xml:space="preserve"> PAGEREF _Toc230689923 \h </w:instrText>
          </w:r>
          <w:r>
            <w:fldChar w:fldCharType="separate"/>
          </w:r>
          <w:r>
            <w:t>19</w:t>
          </w:r>
          <w:r>
            <w:fldChar w:fldCharType="end"/>
          </w:r>
          <w:r>
            <w:fldChar w:fldCharType="end"/>
          </w:r>
        </w:p>
        <w:p>
          <w:pPr>
            <w:pStyle w:val="16"/>
            <w:tabs>
              <w:tab w:val="left" w:pos="1321"/>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"_Toc230689924" </w:instrText>
          </w:r>
          <w:r>
            <w:fldChar w:fldCharType="separate"/>
          </w:r>
          <w:r>
            <w:rPr>
              <w:rStyle w:val="13"/>
              <w:w w:val="99"/>
            </w:rPr>
            <w:t>2.</w:t>
          </w:r>
          <w:r>
            <w:rPr>
              <w:rFonts w:asciiTheme="minorHAnsi" w:hAnsiTheme="minorHAnsi" w:eastAsiaTheme="minorEastAsia" w:cstheme="minorBidi"/>
              <w:kern w:val="2"/>
              <w:sz w:val="24"/>
              <w:szCs w:val="24"/>
              <w14:ligatures w14:val="standardContextual"/>
            </w:rPr>
            <w:tab/>
          </w:r>
          <w:r>
            <w:rPr>
              <w:rStyle w:val="13"/>
            </w:rPr>
            <w:t>LITERATURE REVIEW AND RELATED WORKS</w:t>
          </w:r>
          <w:r>
            <w:tab/>
          </w:r>
          <w:r>
            <w:fldChar w:fldCharType="begin"/>
          </w:r>
          <w:r>
            <w:instrText xml:space="preserve"> PAGEREF _Toc230689924 \h </w:instrText>
          </w:r>
          <w:r>
            <w:fldChar w:fldCharType="separate"/>
          </w:r>
          <w:r>
            <w:t>19</w:t>
          </w:r>
          <w:r>
            <w:fldChar w:fldCharType="end"/>
          </w:r>
          <w:r>
            <w:fldChar w:fldCharType="end"/>
          </w:r>
        </w:p>
        <w:p>
          <w:pPr>
            <w:pStyle w:val="17"/>
            <w:tabs>
              <w:tab w:val="left" w:pos="1321"/>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"_Toc230689925" </w:instrText>
          </w:r>
          <w:r>
            <w:fldChar w:fldCharType="separate"/>
          </w:r>
          <w:r>
            <w:rPr>
              <w:rStyle w:val="13"/>
            </w:rPr>
            <w:t>2.1</w:t>
          </w:r>
          <w:r>
            <w:rPr>
              <w:rFonts w:asciiTheme="minorHAnsi" w:hAnsiTheme="minorHAnsi" w:eastAsiaTheme="minorEastAsia" w:cstheme="minorBidi"/>
              <w:kern w:val="2"/>
              <w:sz w:val="24"/>
              <w:szCs w:val="24"/>
              <w14:ligatures w14:val="standardContextual"/>
            </w:rPr>
            <w:tab/>
          </w:r>
          <w:r>
            <w:rPr>
              <w:rStyle w:val="13"/>
            </w:rPr>
            <w:t>Introduction</w:t>
          </w:r>
          <w:r>
            <w:tab/>
          </w:r>
          <w:r>
            <w:fldChar w:fldCharType="begin"/>
          </w:r>
          <w:r>
            <w:instrText xml:space="preserve"> PAGEREF _Toc230689925 \h </w:instrText>
          </w:r>
          <w:r>
            <w:fldChar w:fldCharType="separate"/>
          </w:r>
          <w:r>
            <w:t>19</w:t>
          </w:r>
          <w:r>
            <w:fldChar w:fldCharType="end"/>
          </w:r>
          <w:r>
            <w:fldChar w:fldCharType="end"/>
          </w:r>
        </w:p>
        <w:p>
          <w:pPr>
            <w:pStyle w:val="17"/>
            <w:tabs>
              <w:tab w:val="left" w:pos="1321"/>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"_Toc230689926" </w:instrText>
          </w:r>
          <w:r>
            <w:fldChar w:fldCharType="separate"/>
          </w:r>
          <w:r>
            <w:rPr>
              <w:rStyle w:val="13"/>
            </w:rPr>
            <w:t>2.2</w:t>
          </w:r>
          <w:r>
            <w:rPr>
              <w:rFonts w:asciiTheme="minorHAnsi" w:hAnsiTheme="minorHAnsi" w:eastAsiaTheme="minorEastAsia" w:cstheme="minorBidi"/>
              <w:kern w:val="2"/>
              <w:sz w:val="24"/>
              <w:szCs w:val="24"/>
              <w14:ligatures w14:val="standardContextual"/>
            </w:rPr>
            <w:tab/>
          </w:r>
          <w:r>
            <w:rPr>
              <w:rStyle w:val="13"/>
            </w:rPr>
            <w:t>Evolution of Sentiment Analysis</w:t>
          </w:r>
          <w:r>
            <w:tab/>
          </w:r>
          <w:r>
            <w:fldChar w:fldCharType="begin"/>
          </w:r>
          <w:r>
            <w:instrText xml:space="preserve"> PAGEREF _Toc230689926 \h </w:instrText>
          </w:r>
          <w:r>
            <w:fldChar w:fldCharType="separate"/>
          </w:r>
          <w:r>
            <w:t>19</w:t>
          </w:r>
          <w:r>
            <w:fldChar w:fldCharType="end"/>
          </w:r>
          <w:r>
            <w:fldChar w:fldCharType="end"/>
          </w:r>
        </w:p>
        <w:p>
          <w:pPr>
            <w:pStyle w:val="17"/>
            <w:tabs>
              <w:tab w:val="left" w:pos="1321"/>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"_Toc230689927" </w:instrText>
          </w:r>
          <w:r>
            <w:fldChar w:fldCharType="separate"/>
          </w:r>
          <w:r>
            <w:rPr>
              <w:rStyle w:val="13"/>
            </w:rPr>
            <w:t>2.3</w:t>
          </w:r>
          <w:r>
            <w:rPr>
              <w:rFonts w:asciiTheme="minorHAnsi" w:hAnsiTheme="minorHAnsi" w:eastAsiaTheme="minorEastAsia" w:cstheme="minorBidi"/>
              <w:kern w:val="2"/>
              <w:sz w:val="24"/>
              <w:szCs w:val="24"/>
              <w14:ligatures w14:val="standardContextual"/>
            </w:rPr>
            <w:tab/>
          </w:r>
          <w:r>
            <w:rPr>
              <w:rStyle w:val="13"/>
            </w:rPr>
            <w:t>Natural Language Processing and Sentiment Analysis Theories</w:t>
          </w:r>
          <w:r>
            <w:tab/>
          </w:r>
          <w:r>
            <w:fldChar w:fldCharType="begin"/>
          </w:r>
          <w:r>
            <w:instrText xml:space="preserve"> PAGEREF _Toc230689927 \h </w:instrText>
          </w:r>
          <w:r>
            <w:fldChar w:fldCharType="separate"/>
          </w:r>
          <w:r>
            <w:t>19</w:t>
          </w:r>
          <w:r>
            <w:fldChar w:fldCharType="end"/>
          </w:r>
          <w:r>
            <w:fldChar w:fldCharType="end"/>
          </w:r>
        </w:p>
        <w:p>
          <w:pPr>
            <w:pStyle w:val="17"/>
            <w:tabs>
              <w:tab w:val="left" w:pos="1321"/>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"_Toc230689928" </w:instrText>
          </w:r>
          <w:r>
            <w:fldChar w:fldCharType="separate"/>
          </w:r>
          <w:r>
            <w:rPr>
              <w:rStyle w:val="13"/>
            </w:rPr>
            <w:t>2.4</w:t>
          </w:r>
          <w:r>
            <w:rPr>
              <w:rFonts w:asciiTheme="minorHAnsi" w:hAnsiTheme="minorHAnsi" w:eastAsiaTheme="minorEastAsia" w:cstheme="minorBidi"/>
              <w:kern w:val="2"/>
              <w:sz w:val="24"/>
              <w:szCs w:val="24"/>
              <w14:ligatures w14:val="standardContextual"/>
            </w:rPr>
            <w:tab/>
          </w:r>
          <w:r>
            <w:rPr>
              <w:rStyle w:val="13"/>
            </w:rPr>
            <w:t>Socio-Technical Systems Theory</w:t>
          </w:r>
          <w:r>
            <w:tab/>
          </w:r>
          <w:r>
            <w:fldChar w:fldCharType="begin"/>
          </w:r>
          <w:r>
            <w:instrText xml:space="preserve"> PAGEREF _Toc230689928 \h </w:instrText>
          </w:r>
          <w:r>
            <w:fldChar w:fldCharType="separate"/>
          </w:r>
          <w:r>
            <w:t>20</w:t>
          </w:r>
          <w:r>
            <w:fldChar w:fldCharType="end"/>
          </w:r>
          <w:r>
            <w:fldChar w:fldCharType="end"/>
          </w:r>
        </w:p>
        <w:p>
          <w:pPr>
            <w:pStyle w:val="17"/>
            <w:tabs>
              <w:tab w:val="left" w:pos="1321"/>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"_Toc230689929" </w:instrText>
          </w:r>
          <w:r>
            <w:fldChar w:fldCharType="separate"/>
          </w:r>
          <w:r>
            <w:rPr>
              <w:rStyle w:val="13"/>
            </w:rPr>
            <w:t>2.5</w:t>
          </w:r>
          <w:r>
            <w:rPr>
              <w:rFonts w:asciiTheme="minorHAnsi" w:hAnsiTheme="minorHAnsi" w:eastAsiaTheme="minorEastAsia" w:cstheme="minorBidi"/>
              <w:kern w:val="2"/>
              <w:sz w:val="24"/>
              <w:szCs w:val="24"/>
              <w14:ligatures w14:val="standardContextual"/>
            </w:rPr>
            <w:tab/>
          </w:r>
          <w:r>
            <w:rPr>
              <w:rStyle w:val="13"/>
            </w:rPr>
            <w:t>AI Frameworks for Public Policy and Governance</w:t>
          </w:r>
          <w:r>
            <w:tab/>
          </w:r>
          <w:r>
            <w:fldChar w:fldCharType="begin"/>
          </w:r>
          <w:r>
            <w:instrText xml:space="preserve"> PAGEREF _Toc230689929 \h </w:instrText>
          </w:r>
          <w:r>
            <w:fldChar w:fldCharType="separate"/>
          </w:r>
          <w:r>
            <w:t>20</w:t>
          </w:r>
          <w:r>
            <w:fldChar w:fldCharType="end"/>
          </w:r>
          <w:r>
            <w:fldChar w:fldCharType="end"/>
          </w:r>
        </w:p>
        <w:p>
          <w:pPr>
            <w:pStyle w:val="17"/>
            <w:tabs>
              <w:tab w:val="left" w:pos="1321"/>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"_Toc230689930" </w:instrText>
          </w:r>
          <w:r>
            <w:fldChar w:fldCharType="separate"/>
          </w:r>
          <w:r>
            <w:rPr>
              <w:rStyle w:val="13"/>
            </w:rPr>
            <w:t>2.6</w:t>
          </w:r>
          <w:r>
            <w:rPr>
              <w:rFonts w:asciiTheme="minorHAnsi" w:hAnsiTheme="minorHAnsi" w:eastAsiaTheme="minorEastAsia" w:cstheme="minorBidi"/>
              <w:kern w:val="2"/>
              <w:sz w:val="24"/>
              <w:szCs w:val="24"/>
              <w14:ligatures w14:val="standardContextual"/>
            </w:rPr>
            <w:tab/>
          </w:r>
          <w:r>
            <w:rPr>
              <w:rStyle w:val="13"/>
            </w:rPr>
            <w:t>Linguistic and Computational Challenges for Low-Resource Languages</w:t>
          </w:r>
          <w:r>
            <w:tab/>
          </w:r>
          <w:r>
            <w:fldChar w:fldCharType="begin"/>
          </w:r>
          <w:r>
            <w:instrText xml:space="preserve"> PAGEREF _Toc230689930 \h </w:instrText>
          </w:r>
          <w:r>
            <w:fldChar w:fldCharType="separate"/>
          </w:r>
          <w:r>
            <w:t>20</w:t>
          </w:r>
          <w:r>
            <w:fldChar w:fldCharType="end"/>
          </w:r>
          <w:r>
            <w:fldChar w:fldCharType="end"/>
          </w:r>
        </w:p>
        <w:p>
          <w:pPr>
            <w:pStyle w:val="17"/>
            <w:tabs>
              <w:tab w:val="left" w:pos="1321"/>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"_Toc230689931" </w:instrText>
          </w:r>
          <w:r>
            <w:fldChar w:fldCharType="separate"/>
          </w:r>
          <w:r>
            <w:rPr>
              <w:rStyle w:val="13"/>
            </w:rPr>
            <w:t>2.7</w:t>
          </w:r>
          <w:r>
            <w:rPr>
              <w:rFonts w:asciiTheme="minorHAnsi" w:hAnsiTheme="minorHAnsi" w:eastAsiaTheme="minorEastAsia" w:cstheme="minorBidi"/>
              <w:kern w:val="2"/>
              <w:sz w:val="24"/>
              <w:szCs w:val="24"/>
              <w14:ligatures w14:val="standardContextual"/>
            </w:rPr>
            <w:tab/>
          </w:r>
          <w:r>
            <w:rPr>
              <w:rStyle w:val="13"/>
            </w:rPr>
            <w:t>Machine learning classification</w:t>
          </w:r>
          <w:r>
            <w:tab/>
          </w:r>
          <w:r>
            <w:fldChar w:fldCharType="begin"/>
          </w:r>
          <w:r>
            <w:instrText xml:space="preserve"> PAGEREF _Toc230689931 \h </w:instrText>
          </w:r>
          <w:r>
            <w:fldChar w:fldCharType="separate"/>
          </w:r>
          <w:r>
            <w:t>20</w:t>
          </w:r>
          <w:r>
            <w:fldChar w:fldCharType="end"/>
          </w:r>
          <w:r>
            <w:fldChar w:fldCharType="end"/>
          </w:r>
        </w:p>
        <w:p>
          <w:pPr>
            <w:pStyle w:val="18"/>
            <w:tabs>
              <w:tab w:val="left" w:pos="1760"/>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"_Toc230689932" </w:instrText>
          </w:r>
          <w:r>
            <w:fldChar w:fldCharType="separate"/>
          </w:r>
          <w:r>
            <w:rPr>
              <w:rStyle w:val="13"/>
            </w:rPr>
            <w:t>2.7.1</w:t>
          </w:r>
          <w:r>
            <w:rPr>
              <w:rFonts w:asciiTheme="minorHAnsi" w:hAnsiTheme="minorHAnsi" w:eastAsiaTheme="minorEastAsia" w:cstheme="minorBidi"/>
              <w:kern w:val="2"/>
              <w:sz w:val="24"/>
              <w:szCs w:val="24"/>
              <w14:ligatures w14:val="standardContextual"/>
            </w:rPr>
            <w:tab/>
          </w:r>
          <w:r>
            <w:rPr>
              <w:rStyle w:val="13"/>
            </w:rPr>
            <w:t>Artificial</w:t>
          </w:r>
          <w:r>
            <w:rPr>
              <w:rStyle w:val="13"/>
              <w:spacing w:val="-5"/>
            </w:rPr>
            <w:t xml:space="preserve"> </w:t>
          </w:r>
          <w:r>
            <w:rPr>
              <w:rStyle w:val="13"/>
            </w:rPr>
            <w:t>Neural</w:t>
          </w:r>
          <w:r>
            <w:rPr>
              <w:rStyle w:val="13"/>
              <w:spacing w:val="-4"/>
            </w:rPr>
            <w:t xml:space="preserve"> </w:t>
          </w:r>
          <w:r>
            <w:rPr>
              <w:rStyle w:val="13"/>
            </w:rPr>
            <w:t>Networks</w:t>
          </w:r>
          <w:r>
            <w:rPr>
              <w:rStyle w:val="13"/>
              <w:spacing w:val="-5"/>
            </w:rPr>
            <w:t xml:space="preserve"> </w:t>
          </w:r>
          <w:r>
            <w:rPr>
              <w:rStyle w:val="13"/>
            </w:rPr>
            <w:t>(ANN)</w:t>
          </w:r>
          <w:r>
            <w:tab/>
          </w:r>
          <w:r>
            <w:fldChar w:fldCharType="begin"/>
          </w:r>
          <w:r>
            <w:instrText xml:space="preserve"> PAGEREF _Toc230689932 \h </w:instrText>
          </w:r>
          <w:r>
            <w:fldChar w:fldCharType="separate"/>
          </w:r>
          <w:r>
            <w:t>21</w:t>
          </w:r>
          <w:r>
            <w:fldChar w:fldCharType="end"/>
          </w:r>
          <w:r>
            <w:fldChar w:fldCharType="end"/>
          </w:r>
        </w:p>
        <w:p>
          <w:pPr>
            <w:pStyle w:val="18"/>
            <w:tabs>
              <w:tab w:val="left" w:pos="1760"/>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"_Toc230689933" </w:instrText>
          </w:r>
          <w:r>
            <w:fldChar w:fldCharType="separate"/>
          </w:r>
          <w:r>
            <w:rPr>
              <w:rStyle w:val="13"/>
            </w:rPr>
            <w:t>2.7.2</w:t>
          </w:r>
          <w:r>
            <w:rPr>
              <w:rFonts w:asciiTheme="minorHAnsi" w:hAnsiTheme="minorHAnsi" w:eastAsiaTheme="minorEastAsia" w:cstheme="minorBidi"/>
              <w:kern w:val="2"/>
              <w:sz w:val="24"/>
              <w:szCs w:val="24"/>
              <w14:ligatures w14:val="standardContextual"/>
            </w:rPr>
            <w:tab/>
          </w:r>
          <w:r>
            <w:rPr>
              <w:rStyle w:val="13"/>
            </w:rPr>
            <w:t>Support Vector Machine (SVM)</w:t>
          </w:r>
          <w:r>
            <w:tab/>
          </w:r>
          <w:r>
            <w:fldChar w:fldCharType="begin"/>
          </w:r>
          <w:r>
            <w:instrText xml:space="preserve"> PAGEREF _Toc230689933 \h </w:instrText>
          </w:r>
          <w:r>
            <w:fldChar w:fldCharType="separate"/>
          </w:r>
          <w:r>
            <w:t>22</w:t>
          </w:r>
          <w:r>
            <w:fldChar w:fldCharType="end"/>
          </w:r>
          <w:r>
            <w:fldChar w:fldCharType="end"/>
          </w:r>
        </w:p>
        <w:p>
          <w:pPr>
            <w:pStyle w:val="18"/>
            <w:tabs>
              <w:tab w:val="left" w:pos="1760"/>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"_Toc230689934" </w:instrText>
          </w:r>
          <w:r>
            <w:fldChar w:fldCharType="separate"/>
          </w:r>
          <w:r>
            <w:rPr>
              <w:rStyle w:val="13"/>
            </w:rPr>
            <w:t>2.7.3</w:t>
          </w:r>
          <w:r>
            <w:rPr>
              <w:rFonts w:asciiTheme="minorHAnsi" w:hAnsiTheme="minorHAnsi" w:eastAsiaTheme="minorEastAsia" w:cstheme="minorBidi"/>
              <w:kern w:val="2"/>
              <w:sz w:val="24"/>
              <w:szCs w:val="24"/>
              <w14:ligatures w14:val="standardContextual"/>
            </w:rPr>
            <w:tab/>
          </w:r>
          <w:r>
            <w:rPr>
              <w:rStyle w:val="13"/>
            </w:rPr>
            <w:t>Naive Bayes</w:t>
          </w:r>
          <w:r>
            <w:tab/>
          </w:r>
          <w:r>
            <w:fldChar w:fldCharType="begin"/>
          </w:r>
          <w:r>
            <w:instrText xml:space="preserve"> PAGEREF _Toc230689934 \h </w:instrText>
          </w:r>
          <w:r>
            <w:fldChar w:fldCharType="separate"/>
          </w:r>
          <w:r>
            <w:t>22</w:t>
          </w:r>
          <w:r>
            <w:fldChar w:fldCharType="end"/>
          </w:r>
          <w:r>
            <w:fldChar w:fldCharType="end"/>
          </w:r>
        </w:p>
        <w:p>
          <w:pPr>
            <w:pStyle w:val="18"/>
            <w:tabs>
              <w:tab w:val="left" w:pos="1760"/>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"_Toc230689935" </w:instrText>
          </w:r>
          <w:r>
            <w:fldChar w:fldCharType="separate"/>
          </w:r>
          <w:r>
            <w:rPr>
              <w:rStyle w:val="13"/>
            </w:rPr>
            <w:t>2.7.4</w:t>
          </w:r>
          <w:r>
            <w:rPr>
              <w:rFonts w:asciiTheme="minorHAnsi" w:hAnsiTheme="minorHAnsi" w:eastAsiaTheme="minorEastAsia" w:cstheme="minorBidi"/>
              <w:kern w:val="2"/>
              <w:sz w:val="24"/>
              <w:szCs w:val="24"/>
              <w14:ligatures w14:val="standardContextual"/>
            </w:rPr>
            <w:tab/>
          </w:r>
          <w:r>
            <w:rPr>
              <w:rStyle w:val="13"/>
            </w:rPr>
            <w:t>Multinomial Naive Bayes (MNB)</w:t>
          </w:r>
          <w:r>
            <w:tab/>
          </w:r>
          <w:r>
            <w:fldChar w:fldCharType="begin"/>
          </w:r>
          <w:r>
            <w:instrText xml:space="preserve"> PAGEREF _Toc230689935 \h </w:instrText>
          </w:r>
          <w:r>
            <w:fldChar w:fldCharType="separate"/>
          </w:r>
          <w:r>
            <w:t>22</w:t>
          </w:r>
          <w:r>
            <w:fldChar w:fldCharType="end"/>
          </w:r>
          <w:r>
            <w:fldChar w:fldCharType="end"/>
          </w:r>
        </w:p>
        <w:p>
          <w:pPr>
            <w:pStyle w:val="18"/>
            <w:tabs>
              <w:tab w:val="left" w:pos="1760"/>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"_Toc230689936" </w:instrText>
          </w:r>
          <w:r>
            <w:fldChar w:fldCharType="separate"/>
          </w:r>
          <w:r>
            <w:rPr>
              <w:rStyle w:val="13"/>
            </w:rPr>
            <w:t>2.7.5</w:t>
          </w:r>
          <w:r>
            <w:rPr>
              <w:rFonts w:asciiTheme="minorHAnsi" w:hAnsiTheme="minorHAnsi" w:eastAsiaTheme="minorEastAsia" w:cstheme="minorBidi"/>
              <w:kern w:val="2"/>
              <w:sz w:val="24"/>
              <w:szCs w:val="24"/>
              <w14:ligatures w14:val="standardContextual"/>
            </w:rPr>
            <w:tab/>
          </w:r>
          <w:r>
            <w:rPr>
              <w:rStyle w:val="13"/>
            </w:rPr>
            <w:t>Bernoulli Naive Bayes</w:t>
          </w:r>
          <w:r>
            <w:tab/>
          </w:r>
          <w:r>
            <w:fldChar w:fldCharType="begin"/>
          </w:r>
          <w:r>
            <w:instrText xml:space="preserve"> PAGEREF _Toc230689936 \h </w:instrText>
          </w:r>
          <w:r>
            <w:fldChar w:fldCharType="separate"/>
          </w:r>
          <w:r>
            <w:t>23</w:t>
          </w:r>
          <w:r>
            <w:fldChar w:fldCharType="end"/>
          </w:r>
          <w:r>
            <w:fldChar w:fldCharType="end"/>
          </w:r>
        </w:p>
        <w:p>
          <w:pPr>
            <w:pStyle w:val="18"/>
            <w:tabs>
              <w:tab w:val="left" w:pos="1760"/>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"_Toc230689937" </w:instrText>
          </w:r>
          <w:r>
            <w:fldChar w:fldCharType="separate"/>
          </w:r>
          <w:r>
            <w:rPr>
              <w:rStyle w:val="13"/>
            </w:rPr>
            <w:t>2.7.6</w:t>
          </w:r>
          <w:r>
            <w:rPr>
              <w:rFonts w:asciiTheme="minorHAnsi" w:hAnsiTheme="minorHAnsi" w:eastAsiaTheme="minorEastAsia" w:cstheme="minorBidi"/>
              <w:kern w:val="2"/>
              <w:sz w:val="24"/>
              <w:szCs w:val="24"/>
              <w14:ligatures w14:val="standardContextual"/>
            </w:rPr>
            <w:tab/>
          </w:r>
          <w:r>
            <w:rPr>
              <w:rStyle w:val="13"/>
            </w:rPr>
            <w:t>Maximum Entropy (ME)</w:t>
          </w:r>
          <w:r>
            <w:tab/>
          </w:r>
          <w:r>
            <w:fldChar w:fldCharType="begin"/>
          </w:r>
          <w:r>
            <w:instrText xml:space="preserve"> PAGEREF _Toc230689937 \h </w:instrText>
          </w:r>
          <w:r>
            <w:fldChar w:fldCharType="separate"/>
          </w:r>
          <w:r>
            <w:t>23</w:t>
          </w:r>
          <w:r>
            <w:fldChar w:fldCharType="end"/>
          </w:r>
          <w:r>
            <w:fldChar w:fldCharType="end"/>
          </w:r>
        </w:p>
        <w:p>
          <w:pPr>
            <w:pStyle w:val="18"/>
            <w:tabs>
              <w:tab w:val="left" w:pos="1760"/>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"_Toc230689938" </w:instrText>
          </w:r>
          <w:r>
            <w:fldChar w:fldCharType="separate"/>
          </w:r>
          <w:r>
            <w:rPr>
              <w:rStyle w:val="13"/>
            </w:rPr>
            <w:t>2.7.7</w:t>
          </w:r>
          <w:r>
            <w:rPr>
              <w:rFonts w:asciiTheme="minorHAnsi" w:hAnsiTheme="minorHAnsi" w:eastAsiaTheme="minorEastAsia" w:cstheme="minorBidi"/>
              <w:kern w:val="2"/>
              <w:sz w:val="24"/>
              <w:szCs w:val="24"/>
              <w14:ligatures w14:val="standardContextual"/>
            </w:rPr>
            <w:tab/>
          </w:r>
          <w:r>
            <w:rPr>
              <w:rStyle w:val="13"/>
            </w:rPr>
            <w:t>k-Nearest Neighbor (k-NN)</w:t>
          </w:r>
          <w:r>
            <w:tab/>
          </w:r>
          <w:r>
            <w:fldChar w:fldCharType="begin"/>
          </w:r>
          <w:r>
            <w:instrText xml:space="preserve"> PAGEREF _Toc230689938 \h </w:instrText>
          </w:r>
          <w:r>
            <w:fldChar w:fldCharType="separate"/>
          </w:r>
          <w:r>
            <w:t>23</w:t>
          </w:r>
          <w:r>
            <w:fldChar w:fldCharType="end"/>
          </w:r>
          <w:r>
            <w:fldChar w:fldCharType="end"/>
          </w:r>
        </w:p>
        <w:p>
          <w:pPr>
            <w:pStyle w:val="18"/>
            <w:tabs>
              <w:tab w:val="left" w:pos="1760"/>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"_Toc230689939" </w:instrText>
          </w:r>
          <w:r>
            <w:fldChar w:fldCharType="separate"/>
          </w:r>
          <w:r>
            <w:rPr>
              <w:rStyle w:val="13"/>
            </w:rPr>
            <w:t>2.7.8</w:t>
          </w:r>
          <w:r>
            <w:rPr>
              <w:rFonts w:asciiTheme="minorHAnsi" w:hAnsiTheme="minorHAnsi" w:eastAsiaTheme="minorEastAsia" w:cstheme="minorBidi"/>
              <w:kern w:val="2"/>
              <w:sz w:val="24"/>
              <w:szCs w:val="24"/>
              <w14:ligatures w14:val="standardContextual"/>
            </w:rPr>
            <w:tab/>
          </w:r>
          <w:r>
            <w:rPr>
              <w:rStyle w:val="13"/>
            </w:rPr>
            <w:t>Logistic regression (LR)</w:t>
          </w:r>
          <w:r>
            <w:tab/>
          </w:r>
          <w:r>
            <w:fldChar w:fldCharType="begin"/>
          </w:r>
          <w:r>
            <w:instrText xml:space="preserve"> PAGEREF _Toc230689939 \h </w:instrText>
          </w:r>
          <w:r>
            <w:fldChar w:fldCharType="separate"/>
          </w:r>
          <w:r>
            <w:t>23</w:t>
          </w:r>
          <w:r>
            <w:fldChar w:fldCharType="end"/>
          </w:r>
          <w:r>
            <w:fldChar w:fldCharType="end"/>
          </w:r>
        </w:p>
        <w:p>
          <w:pPr>
            <w:pStyle w:val="18"/>
            <w:tabs>
              <w:tab w:val="left" w:pos="1760"/>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"_Toc230689940" </w:instrText>
          </w:r>
          <w:r>
            <w:fldChar w:fldCharType="separate"/>
          </w:r>
          <w:r>
            <w:rPr>
              <w:rStyle w:val="13"/>
            </w:rPr>
            <w:t>2.7.9</w:t>
          </w:r>
          <w:r>
            <w:rPr>
              <w:rFonts w:asciiTheme="minorHAnsi" w:hAnsiTheme="minorHAnsi" w:eastAsiaTheme="minorEastAsia" w:cstheme="minorBidi"/>
              <w:kern w:val="2"/>
              <w:sz w:val="24"/>
              <w:szCs w:val="24"/>
              <w14:ligatures w14:val="standardContextual"/>
            </w:rPr>
            <w:tab/>
          </w:r>
          <w:r>
            <w:rPr>
              <w:rStyle w:val="13"/>
            </w:rPr>
            <w:t>Decision tree (DT)</w:t>
          </w:r>
          <w:r>
            <w:tab/>
          </w:r>
          <w:r>
            <w:fldChar w:fldCharType="begin"/>
          </w:r>
          <w:r>
            <w:instrText xml:space="preserve"> PAGEREF _Toc230689940 \h </w:instrText>
          </w:r>
          <w:r>
            <w:fldChar w:fldCharType="separate"/>
          </w:r>
          <w:r>
            <w:t>23</w:t>
          </w:r>
          <w:r>
            <w:fldChar w:fldCharType="end"/>
          </w:r>
          <w:r>
            <w:fldChar w:fldCharType="end"/>
          </w:r>
        </w:p>
        <w:p>
          <w:pPr>
            <w:pStyle w:val="18"/>
            <w:tabs>
              <w:tab w:val="left" w:pos="1760"/>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"_Toc230689941" </w:instrText>
          </w:r>
          <w:r>
            <w:fldChar w:fldCharType="separate"/>
          </w:r>
          <w:r>
            <w:rPr>
              <w:rStyle w:val="13"/>
            </w:rPr>
            <w:t>2.7.10</w:t>
          </w:r>
          <w:r>
            <w:rPr>
              <w:rFonts w:asciiTheme="minorHAnsi" w:hAnsiTheme="minorHAnsi" w:eastAsiaTheme="minorEastAsia" w:cstheme="minorBidi"/>
              <w:kern w:val="2"/>
              <w:sz w:val="24"/>
              <w:szCs w:val="24"/>
              <w14:ligatures w14:val="standardContextual"/>
            </w:rPr>
            <w:tab/>
          </w:r>
          <w:r>
            <w:rPr>
              <w:rStyle w:val="13"/>
            </w:rPr>
            <w:t>Random forest (RF)</w:t>
          </w:r>
          <w:r>
            <w:tab/>
          </w:r>
          <w:r>
            <w:fldChar w:fldCharType="begin"/>
          </w:r>
          <w:r>
            <w:instrText xml:space="preserve"> PAGEREF _Toc230689941 \h </w:instrText>
          </w:r>
          <w:r>
            <w:fldChar w:fldCharType="separate"/>
          </w:r>
          <w:r>
            <w:t>24</w:t>
          </w:r>
          <w:r>
            <w:fldChar w:fldCharType="end"/>
          </w:r>
          <w:r>
            <w:fldChar w:fldCharType="end"/>
          </w:r>
        </w:p>
        <w:p>
          <w:pPr>
            <w:pStyle w:val="18"/>
            <w:tabs>
              <w:tab w:val="left" w:pos="1760"/>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"_Toc230689942" </w:instrText>
          </w:r>
          <w:r>
            <w:fldChar w:fldCharType="separate"/>
          </w:r>
          <w:r>
            <w:rPr>
              <w:rStyle w:val="13"/>
            </w:rPr>
            <w:t>2.7.11</w:t>
          </w:r>
          <w:r>
            <w:rPr>
              <w:rFonts w:asciiTheme="minorHAnsi" w:hAnsiTheme="minorHAnsi" w:eastAsiaTheme="minorEastAsia" w:cstheme="minorBidi"/>
              <w:kern w:val="2"/>
              <w:sz w:val="24"/>
              <w:szCs w:val="24"/>
              <w14:ligatures w14:val="standardContextual"/>
            </w:rPr>
            <w:tab/>
          </w:r>
          <w:r>
            <w:rPr>
              <w:rStyle w:val="13"/>
            </w:rPr>
            <w:t>AdaBoost</w:t>
          </w:r>
          <w:r>
            <w:tab/>
          </w:r>
          <w:r>
            <w:fldChar w:fldCharType="begin"/>
          </w:r>
          <w:r>
            <w:instrText xml:space="preserve"> PAGEREF _Toc230689942 \h </w:instrText>
          </w:r>
          <w:r>
            <w:fldChar w:fldCharType="separate"/>
          </w:r>
          <w:r>
            <w:t>24</w:t>
          </w:r>
          <w:r>
            <w:fldChar w:fldCharType="end"/>
          </w:r>
          <w:r>
            <w:fldChar w:fldCharType="end"/>
          </w:r>
        </w:p>
        <w:p>
          <w:pPr>
            <w:pStyle w:val="18"/>
            <w:tabs>
              <w:tab w:val="left" w:pos="1760"/>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"_Toc230689943" </w:instrText>
          </w:r>
          <w:r>
            <w:fldChar w:fldCharType="separate"/>
          </w:r>
          <w:r>
            <w:rPr>
              <w:rStyle w:val="13"/>
            </w:rPr>
            <w:t>2.7.12</w:t>
          </w:r>
          <w:r>
            <w:rPr>
              <w:rFonts w:asciiTheme="minorHAnsi" w:hAnsiTheme="minorHAnsi" w:eastAsiaTheme="minorEastAsia" w:cstheme="minorBidi"/>
              <w:kern w:val="2"/>
              <w:sz w:val="24"/>
              <w:szCs w:val="24"/>
              <w14:ligatures w14:val="standardContextual"/>
            </w:rPr>
            <w:tab/>
          </w:r>
          <w:r>
            <w:rPr>
              <w:rStyle w:val="13"/>
            </w:rPr>
            <w:t>Gradient Boosting</w:t>
          </w:r>
          <w:r>
            <w:tab/>
          </w:r>
          <w:r>
            <w:fldChar w:fldCharType="begin"/>
          </w:r>
          <w:r>
            <w:instrText xml:space="preserve"> PAGEREF _Toc230689943 \h </w:instrText>
          </w:r>
          <w:r>
            <w:fldChar w:fldCharType="separate"/>
          </w:r>
          <w:r>
            <w:t>24</w:t>
          </w:r>
          <w:r>
            <w:fldChar w:fldCharType="end"/>
          </w:r>
          <w:r>
            <w:fldChar w:fldCharType="end"/>
          </w:r>
        </w:p>
        <w:p>
          <w:pPr>
            <w:pStyle w:val="17"/>
            <w:tabs>
              <w:tab w:val="left" w:pos="1321"/>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"_Toc230689944" </w:instrText>
          </w:r>
          <w:r>
            <w:fldChar w:fldCharType="separate"/>
          </w:r>
          <w:r>
            <w:rPr>
              <w:rStyle w:val="13"/>
            </w:rPr>
            <w:t>2.1</w:t>
          </w:r>
          <w:r>
            <w:rPr>
              <w:rFonts w:asciiTheme="minorHAnsi" w:hAnsiTheme="minorHAnsi" w:eastAsiaTheme="minorEastAsia" w:cstheme="minorBidi"/>
              <w:kern w:val="2"/>
              <w:sz w:val="24"/>
              <w:szCs w:val="24"/>
              <w14:ligatures w14:val="standardContextual"/>
            </w:rPr>
            <w:tab/>
          </w:r>
          <w:r>
            <w:rPr>
              <w:rStyle w:val="13"/>
            </w:rPr>
            <w:t>Deep learning classification</w:t>
          </w:r>
          <w:r>
            <w:tab/>
          </w:r>
          <w:r>
            <w:fldChar w:fldCharType="begin"/>
          </w:r>
          <w:r>
            <w:instrText xml:space="preserve"> PAGEREF _Toc230689944 \h </w:instrText>
          </w:r>
          <w:r>
            <w:fldChar w:fldCharType="separate"/>
          </w:r>
          <w:r>
            <w:t>24</w:t>
          </w:r>
          <w:r>
            <w:fldChar w:fldCharType="end"/>
          </w:r>
          <w:r>
            <w:fldChar w:fldCharType="end"/>
          </w:r>
        </w:p>
        <w:p>
          <w:pPr>
            <w:pStyle w:val="18"/>
            <w:tabs>
              <w:tab w:val="left" w:pos="1760"/>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"_Toc230689945" </w:instrText>
          </w:r>
          <w:r>
            <w:fldChar w:fldCharType="separate"/>
          </w:r>
          <w:r>
            <w:rPr>
              <w:rStyle w:val="13"/>
            </w:rPr>
            <w:t>2.1.1</w:t>
          </w:r>
          <w:r>
            <w:rPr>
              <w:rFonts w:asciiTheme="minorHAnsi" w:hAnsiTheme="minorHAnsi" w:eastAsiaTheme="minorEastAsia" w:cstheme="minorBidi"/>
              <w:kern w:val="2"/>
              <w:sz w:val="24"/>
              <w:szCs w:val="24"/>
              <w14:ligatures w14:val="standardContextual"/>
            </w:rPr>
            <w:tab/>
          </w:r>
          <w:r>
            <w:rPr>
              <w:rStyle w:val="13"/>
            </w:rPr>
            <w:t>Recurrent Neural Networks (RNNs)</w:t>
          </w:r>
          <w:r>
            <w:tab/>
          </w:r>
          <w:r>
            <w:fldChar w:fldCharType="begin"/>
          </w:r>
          <w:r>
            <w:instrText xml:space="preserve"> PAGEREF _Toc230689945 \h </w:instrText>
          </w:r>
          <w:r>
            <w:fldChar w:fldCharType="separate"/>
          </w:r>
          <w:r>
            <w:t>25</w:t>
          </w:r>
          <w:r>
            <w:fldChar w:fldCharType="end"/>
          </w:r>
          <w:r>
            <w:fldChar w:fldCharType="end"/>
          </w:r>
        </w:p>
        <w:p>
          <w:pPr>
            <w:pStyle w:val="18"/>
            <w:tabs>
              <w:tab w:val="left" w:pos="1760"/>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"_Toc230689946" </w:instrText>
          </w:r>
          <w:r>
            <w:fldChar w:fldCharType="separate"/>
          </w:r>
          <w:r>
            <w:rPr>
              <w:rStyle w:val="13"/>
            </w:rPr>
            <w:t>2.1.2</w:t>
          </w:r>
          <w:r>
            <w:rPr>
              <w:rFonts w:asciiTheme="minorHAnsi" w:hAnsiTheme="minorHAnsi" w:eastAsiaTheme="minorEastAsia" w:cstheme="minorBidi"/>
              <w:kern w:val="2"/>
              <w:sz w:val="24"/>
              <w:szCs w:val="24"/>
              <w14:ligatures w14:val="standardContextual"/>
            </w:rPr>
            <w:tab/>
          </w:r>
          <w:r>
            <w:rPr>
              <w:rStyle w:val="13"/>
            </w:rPr>
            <w:t>Long Short-Term Memory Networks (LSTMs)</w:t>
          </w:r>
          <w:r>
            <w:tab/>
          </w:r>
          <w:r>
            <w:fldChar w:fldCharType="begin"/>
          </w:r>
          <w:r>
            <w:instrText xml:space="preserve"> PAGEREF _Toc230689946 \h </w:instrText>
          </w:r>
          <w:r>
            <w:fldChar w:fldCharType="separate"/>
          </w:r>
          <w:r>
            <w:t>25</w:t>
          </w:r>
          <w:r>
            <w:fldChar w:fldCharType="end"/>
          </w:r>
          <w:r>
            <w:fldChar w:fldCharType="end"/>
          </w:r>
        </w:p>
        <w:p>
          <w:pPr>
            <w:pStyle w:val="18"/>
            <w:tabs>
              <w:tab w:val="left" w:pos="1760"/>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"_Toc230689947" </w:instrText>
          </w:r>
          <w:r>
            <w:fldChar w:fldCharType="separate"/>
          </w:r>
          <w:r>
            <w:rPr>
              <w:rStyle w:val="13"/>
            </w:rPr>
            <w:t>2.1.3</w:t>
          </w:r>
          <w:r>
            <w:rPr>
              <w:rFonts w:asciiTheme="minorHAnsi" w:hAnsiTheme="minorHAnsi" w:eastAsiaTheme="minorEastAsia" w:cstheme="minorBidi"/>
              <w:kern w:val="2"/>
              <w:sz w:val="24"/>
              <w:szCs w:val="24"/>
              <w14:ligatures w14:val="standardContextual"/>
            </w:rPr>
            <w:tab/>
          </w:r>
          <w:r>
            <w:rPr>
              <w:rStyle w:val="13"/>
            </w:rPr>
            <w:t>Convolution neural networks (CNNs)</w:t>
          </w:r>
          <w:r>
            <w:tab/>
          </w:r>
          <w:r>
            <w:fldChar w:fldCharType="begin"/>
          </w:r>
          <w:r>
            <w:instrText xml:space="preserve"> PAGEREF _Toc230689947 \h </w:instrText>
          </w:r>
          <w:r>
            <w:fldChar w:fldCharType="separate"/>
          </w:r>
          <w:r>
            <w:t>25</w:t>
          </w:r>
          <w:r>
            <w:fldChar w:fldCharType="end"/>
          </w:r>
          <w:r>
            <w:fldChar w:fldCharType="end"/>
          </w:r>
        </w:p>
        <w:p>
          <w:pPr>
            <w:pStyle w:val="17"/>
            <w:tabs>
              <w:tab w:val="left" w:pos="1321"/>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"_Toc230689948" </w:instrText>
          </w:r>
          <w:r>
            <w:fldChar w:fldCharType="separate"/>
          </w:r>
          <w:r>
            <w:rPr>
              <w:rStyle w:val="13"/>
            </w:rPr>
            <w:t>2.2</w:t>
          </w:r>
          <w:r>
            <w:rPr>
              <w:rFonts w:asciiTheme="minorHAnsi" w:hAnsiTheme="minorHAnsi" w:eastAsiaTheme="minorEastAsia" w:cstheme="minorBidi"/>
              <w:kern w:val="2"/>
              <w:sz w:val="24"/>
              <w:szCs w:val="24"/>
              <w14:ligatures w14:val="standardContextual"/>
            </w:rPr>
            <w:tab/>
          </w:r>
          <w:r>
            <w:rPr>
              <w:rStyle w:val="13"/>
            </w:rPr>
            <w:t>Transfer Learning and Fine Tuning</w:t>
          </w:r>
          <w:r>
            <w:tab/>
          </w:r>
          <w:r>
            <w:fldChar w:fldCharType="begin"/>
          </w:r>
          <w:r>
            <w:instrText xml:space="preserve"> PAGEREF _Toc230689948 \h </w:instrText>
          </w:r>
          <w:r>
            <w:fldChar w:fldCharType="separate"/>
          </w:r>
          <w:r>
            <w:t>30</w:t>
          </w:r>
          <w:r>
            <w:fldChar w:fldCharType="end"/>
          </w:r>
          <w:r>
            <w:fldChar w:fldCharType="end"/>
          </w:r>
        </w:p>
        <w:p>
          <w:pPr>
            <w:pStyle w:val="17"/>
            <w:tabs>
              <w:tab w:val="left" w:pos="1321"/>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"_Toc230689949" </w:instrText>
          </w:r>
          <w:r>
            <w:fldChar w:fldCharType="separate"/>
          </w:r>
          <w:r>
            <w:rPr>
              <w:rStyle w:val="13"/>
            </w:rPr>
            <w:t>2.3</w:t>
          </w:r>
          <w:r>
            <w:rPr>
              <w:rFonts w:asciiTheme="minorHAnsi" w:hAnsiTheme="minorHAnsi" w:eastAsiaTheme="minorEastAsia" w:cstheme="minorBidi"/>
              <w:kern w:val="2"/>
              <w:sz w:val="24"/>
              <w:szCs w:val="24"/>
              <w14:ligatures w14:val="standardContextual"/>
            </w:rPr>
            <w:tab/>
          </w:r>
          <w:r>
            <w:rPr>
              <w:rStyle w:val="13"/>
            </w:rPr>
            <w:t>Explanation about the Used Models</w:t>
          </w:r>
          <w:r>
            <w:tab/>
          </w:r>
          <w:r>
            <w:fldChar w:fldCharType="begin"/>
          </w:r>
          <w:r>
            <w:instrText xml:space="preserve"> PAGEREF _Toc230689949 \h </w:instrText>
          </w:r>
          <w:r>
            <w:fldChar w:fldCharType="separate"/>
          </w:r>
          <w:r>
            <w:t>30</w:t>
          </w:r>
          <w:r>
            <w:fldChar w:fldCharType="end"/>
          </w:r>
          <w:r>
            <w:fldChar w:fldCharType="end"/>
          </w:r>
        </w:p>
        <w:p>
          <w:pPr>
            <w:pStyle w:val="18"/>
            <w:tabs>
              <w:tab w:val="left" w:pos="1760"/>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"_Toc230689950" </w:instrText>
          </w:r>
          <w:r>
            <w:fldChar w:fldCharType="separate"/>
          </w:r>
          <w:r>
            <w:rPr>
              <w:rStyle w:val="13"/>
            </w:rPr>
            <w:t>2.3.1</w:t>
          </w:r>
          <w:r>
            <w:rPr>
              <w:rFonts w:asciiTheme="minorHAnsi" w:hAnsiTheme="minorHAnsi" w:eastAsiaTheme="minorEastAsia" w:cstheme="minorBidi"/>
              <w:kern w:val="2"/>
              <w:sz w:val="24"/>
              <w:szCs w:val="24"/>
              <w14:ligatures w14:val="standardContextual"/>
            </w:rPr>
            <w:tab/>
          </w:r>
          <w:r>
            <w:rPr>
              <w:rStyle w:val="13"/>
            </w:rPr>
            <w:t>CNN</w:t>
          </w:r>
          <w:r>
            <w:tab/>
          </w:r>
          <w:r>
            <w:fldChar w:fldCharType="begin"/>
          </w:r>
          <w:r>
            <w:instrText xml:space="preserve"> PAGEREF _Toc230689950 \h </w:instrText>
          </w:r>
          <w:r>
            <w:fldChar w:fldCharType="separate"/>
          </w:r>
          <w:r>
            <w:t>30</w:t>
          </w:r>
          <w:r>
            <w:fldChar w:fldCharType="end"/>
          </w:r>
          <w:r>
            <w:fldChar w:fldCharType="end"/>
          </w:r>
        </w:p>
        <w:p>
          <w:pPr>
            <w:pStyle w:val="18"/>
            <w:tabs>
              <w:tab w:val="left" w:pos="1760"/>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"_Toc230689951" </w:instrText>
          </w:r>
          <w:r>
            <w:fldChar w:fldCharType="separate"/>
          </w:r>
          <w:r>
            <w:rPr>
              <w:rStyle w:val="13"/>
            </w:rPr>
            <w:t>2.3.2</w:t>
          </w:r>
          <w:r>
            <w:rPr>
              <w:rFonts w:asciiTheme="minorHAnsi" w:hAnsiTheme="minorHAnsi" w:eastAsiaTheme="minorEastAsia" w:cstheme="minorBidi"/>
              <w:kern w:val="2"/>
              <w:sz w:val="24"/>
              <w:szCs w:val="24"/>
              <w14:ligatures w14:val="standardContextual"/>
            </w:rPr>
            <w:tab/>
          </w:r>
          <w:r>
            <w:rPr>
              <w:rStyle w:val="13"/>
            </w:rPr>
            <w:t>Bidirectional‑LSTM</w:t>
          </w:r>
          <w:r>
            <w:tab/>
          </w:r>
          <w:r>
            <w:fldChar w:fldCharType="begin"/>
          </w:r>
          <w:r>
            <w:instrText xml:space="preserve"> PAGEREF _Toc230689951 \h </w:instrText>
          </w:r>
          <w:r>
            <w:fldChar w:fldCharType="separate"/>
          </w:r>
          <w:r>
            <w:t>32</w:t>
          </w:r>
          <w:r>
            <w:fldChar w:fldCharType="end"/>
          </w:r>
          <w:r>
            <w:fldChar w:fldCharType="end"/>
          </w:r>
        </w:p>
        <w:p>
          <w:pPr>
            <w:pStyle w:val="18"/>
            <w:tabs>
              <w:tab w:val="left" w:pos="1760"/>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"_Toc230689952" </w:instrText>
          </w:r>
          <w:r>
            <w:fldChar w:fldCharType="separate"/>
          </w:r>
          <w:r>
            <w:rPr>
              <w:rStyle w:val="13"/>
            </w:rPr>
            <w:t>2.3.3</w:t>
          </w:r>
          <w:r>
            <w:rPr>
              <w:rFonts w:asciiTheme="minorHAnsi" w:hAnsiTheme="minorHAnsi" w:eastAsiaTheme="minorEastAsia" w:cstheme="minorBidi"/>
              <w:kern w:val="2"/>
              <w:sz w:val="24"/>
              <w:szCs w:val="24"/>
              <w14:ligatures w14:val="standardContextual"/>
            </w:rPr>
            <w:tab/>
          </w:r>
          <w:r>
            <w:rPr>
              <w:rStyle w:val="13"/>
            </w:rPr>
            <w:t>Gated recurrent unit (GRU)</w:t>
          </w:r>
          <w:r>
            <w:tab/>
          </w:r>
          <w:r>
            <w:fldChar w:fldCharType="begin"/>
          </w:r>
          <w:r>
            <w:instrText xml:space="preserve"> PAGEREF _Toc230689952 \h </w:instrText>
          </w:r>
          <w:r>
            <w:fldChar w:fldCharType="separate"/>
          </w:r>
          <w:r>
            <w:t>33</w:t>
          </w:r>
          <w:r>
            <w:fldChar w:fldCharType="end"/>
          </w:r>
          <w:r>
            <w:fldChar w:fldCharType="end"/>
          </w:r>
        </w:p>
        <w:p>
          <w:pPr>
            <w:pStyle w:val="17"/>
            <w:tabs>
              <w:tab w:val="left" w:pos="1321"/>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"_Toc230689953" </w:instrText>
          </w:r>
          <w:r>
            <w:fldChar w:fldCharType="separate"/>
          </w:r>
          <w:r>
            <w:rPr>
              <w:rStyle w:val="13"/>
            </w:rPr>
            <w:t>2.1</w:t>
          </w:r>
          <w:r>
            <w:rPr>
              <w:rFonts w:asciiTheme="minorHAnsi" w:hAnsiTheme="minorHAnsi" w:eastAsiaTheme="minorEastAsia" w:cstheme="minorBidi"/>
              <w:kern w:val="2"/>
              <w:sz w:val="24"/>
              <w:szCs w:val="24"/>
              <w14:ligatures w14:val="standardContextual"/>
            </w:rPr>
            <w:tab/>
          </w:r>
          <w:r>
            <w:rPr>
              <w:rStyle w:val="13"/>
            </w:rPr>
            <w:t>Model Performance Evaluation technique</w:t>
          </w:r>
          <w:r>
            <w:tab/>
          </w:r>
          <w:r>
            <w:fldChar w:fldCharType="begin"/>
          </w:r>
          <w:r>
            <w:instrText xml:space="preserve"> PAGEREF _Toc230689953 \h </w:instrText>
          </w:r>
          <w:r>
            <w:fldChar w:fldCharType="separate"/>
          </w:r>
          <w:r>
            <w:t>33</w:t>
          </w:r>
          <w:r>
            <w:fldChar w:fldCharType="end"/>
          </w:r>
          <w:r>
            <w:fldChar w:fldCharType="end"/>
          </w:r>
        </w:p>
        <w:p>
          <w:pPr>
            <w:pStyle w:val="17"/>
            <w:tabs>
              <w:tab w:val="left" w:pos="1321"/>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"_Toc230689954" </w:instrText>
          </w:r>
          <w:r>
            <w:fldChar w:fldCharType="separate"/>
          </w:r>
          <w:r>
            <w:rPr>
              <w:rStyle w:val="13"/>
            </w:rPr>
            <w:t>2.2</w:t>
          </w:r>
          <w:r>
            <w:rPr>
              <w:rFonts w:asciiTheme="minorHAnsi" w:hAnsiTheme="minorHAnsi" w:eastAsiaTheme="minorEastAsia" w:cstheme="minorBidi"/>
              <w:kern w:val="2"/>
              <w:sz w:val="24"/>
              <w:szCs w:val="24"/>
              <w14:ligatures w14:val="standardContextual"/>
            </w:rPr>
            <w:tab/>
          </w:r>
          <w:r>
            <w:rPr>
              <w:rStyle w:val="13"/>
            </w:rPr>
            <w:t>Related works</w:t>
          </w:r>
          <w:r>
            <w:tab/>
          </w:r>
          <w:r>
            <w:fldChar w:fldCharType="begin"/>
          </w:r>
          <w:r>
            <w:instrText xml:space="preserve"> PAGEREF _Toc230689954 \h </w:instrText>
          </w:r>
          <w:r>
            <w:fldChar w:fldCharType="separate"/>
          </w:r>
          <w:r>
            <w:t>35</w:t>
          </w:r>
          <w:r>
            <w:fldChar w:fldCharType="end"/>
          </w:r>
          <w:r>
            <w:fldChar w:fldCharType="end"/>
          </w:r>
        </w:p>
        <w:p>
          <w:pPr>
            <w:pStyle w:val="18"/>
            <w:tabs>
              <w:tab w:val="left" w:pos="1760"/>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"_Toc230689955" </w:instrText>
          </w:r>
          <w:r>
            <w:fldChar w:fldCharType="separate"/>
          </w:r>
          <w:r>
            <w:rPr>
              <w:rStyle w:val="13"/>
            </w:rPr>
            <w:t>2.2.1</w:t>
          </w:r>
          <w:r>
            <w:rPr>
              <w:rFonts w:asciiTheme="minorHAnsi" w:hAnsiTheme="minorHAnsi" w:eastAsiaTheme="minorEastAsia" w:cstheme="minorBidi"/>
              <w:kern w:val="2"/>
              <w:sz w:val="24"/>
              <w:szCs w:val="24"/>
              <w14:ligatures w14:val="standardContextual"/>
            </w:rPr>
            <w:tab/>
          </w:r>
          <w:r>
            <w:rPr>
              <w:rStyle w:val="13"/>
            </w:rPr>
            <w:t>Gap</w:t>
          </w:r>
          <w:r>
            <w:rPr>
              <w:rStyle w:val="13"/>
              <w:spacing w:val="-4"/>
            </w:rPr>
            <w:t xml:space="preserve"> </w:t>
          </w:r>
          <w:r>
            <w:rPr>
              <w:rStyle w:val="13"/>
            </w:rPr>
            <w:t>analysis</w:t>
          </w:r>
          <w:r>
            <w:tab/>
          </w:r>
          <w:r>
            <w:fldChar w:fldCharType="begin"/>
          </w:r>
          <w:r>
            <w:instrText xml:space="preserve"> PAGEREF _Toc230689955 \h </w:instrText>
          </w:r>
          <w:r>
            <w:fldChar w:fldCharType="separate"/>
          </w:r>
          <w:r>
            <w:t>40</w:t>
          </w:r>
          <w:r>
            <w:fldChar w:fldCharType="end"/>
          </w:r>
          <w:r>
            <w:fldChar w:fldCharType="end"/>
          </w:r>
        </w:p>
        <w:p>
          <w:pPr>
            <w:pStyle w:val="17"/>
            <w:tabs>
              <w:tab w:val="left" w:pos="1321"/>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"_Toc230689956" </w:instrText>
          </w:r>
          <w:r>
            <w:fldChar w:fldCharType="separate"/>
          </w:r>
          <w:r>
            <w:rPr>
              <w:rStyle w:val="13"/>
            </w:rPr>
            <w:t>3.1</w:t>
          </w:r>
          <w:r>
            <w:rPr>
              <w:rFonts w:asciiTheme="minorHAnsi" w:hAnsiTheme="minorHAnsi" w:eastAsiaTheme="minorEastAsia" w:cstheme="minorBidi"/>
              <w:kern w:val="2"/>
              <w:sz w:val="24"/>
              <w:szCs w:val="24"/>
              <w14:ligatures w14:val="standardContextual"/>
            </w:rPr>
            <w:tab/>
          </w:r>
          <w:r>
            <w:rPr>
              <w:rStyle w:val="13"/>
            </w:rPr>
            <w:t>Introduction</w:t>
          </w:r>
          <w:r>
            <w:tab/>
          </w:r>
          <w:r>
            <w:fldChar w:fldCharType="begin"/>
          </w:r>
          <w:r>
            <w:instrText xml:space="preserve"> PAGEREF _Toc230689956 \h </w:instrText>
          </w:r>
          <w:r>
            <w:fldChar w:fldCharType="separate"/>
          </w:r>
          <w:r>
            <w:t>41</w:t>
          </w:r>
          <w:r>
            <w:fldChar w:fldCharType="end"/>
          </w:r>
          <w:r>
            <w:fldChar w:fldCharType="end"/>
          </w:r>
        </w:p>
        <w:p>
          <w:pPr>
            <w:pStyle w:val="17"/>
            <w:tabs>
              <w:tab w:val="left" w:pos="1321"/>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"_Toc230689957" </w:instrText>
          </w:r>
          <w:r>
            <w:fldChar w:fldCharType="separate"/>
          </w:r>
          <w:r>
            <w:rPr>
              <w:rStyle w:val="13"/>
            </w:rPr>
            <w:t>3.2</w:t>
          </w:r>
          <w:r>
            <w:rPr>
              <w:rFonts w:asciiTheme="minorHAnsi" w:hAnsiTheme="minorHAnsi" w:eastAsiaTheme="minorEastAsia" w:cstheme="minorBidi"/>
              <w:kern w:val="2"/>
              <w:sz w:val="24"/>
              <w:szCs w:val="24"/>
              <w14:ligatures w14:val="standardContextual"/>
            </w:rPr>
            <w:tab/>
          </w:r>
          <w:r>
            <w:rPr>
              <w:rStyle w:val="13"/>
            </w:rPr>
            <w:t>Research process</w:t>
          </w:r>
          <w:r>
            <w:tab/>
          </w:r>
          <w:r>
            <w:fldChar w:fldCharType="begin"/>
          </w:r>
          <w:r>
            <w:instrText xml:space="preserve"> PAGEREF _Toc230689957 \h </w:instrText>
          </w:r>
          <w:r>
            <w:fldChar w:fldCharType="separate"/>
          </w:r>
          <w:r>
            <w:t>41</w:t>
          </w:r>
          <w:r>
            <w:fldChar w:fldCharType="end"/>
          </w:r>
          <w:r>
            <w:fldChar w:fldCharType="end"/>
          </w:r>
        </w:p>
        <w:p>
          <w:pPr>
            <w:pStyle w:val="17"/>
            <w:tabs>
              <w:tab w:val="left" w:pos="1321"/>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"_Toc230689958" </w:instrText>
          </w:r>
          <w:r>
            <w:fldChar w:fldCharType="separate"/>
          </w:r>
          <w:r>
            <w:rPr>
              <w:rStyle w:val="13"/>
            </w:rPr>
            <w:t>3.3</w:t>
          </w:r>
          <w:r>
            <w:rPr>
              <w:rFonts w:asciiTheme="minorHAnsi" w:hAnsiTheme="minorHAnsi" w:eastAsiaTheme="minorEastAsia" w:cstheme="minorBidi"/>
              <w:kern w:val="2"/>
              <w:sz w:val="24"/>
              <w:szCs w:val="24"/>
              <w14:ligatures w14:val="standardContextual"/>
            </w:rPr>
            <w:tab/>
          </w:r>
          <w:r>
            <w:rPr>
              <w:rStyle w:val="13"/>
            </w:rPr>
            <w:t>Research design</w:t>
          </w:r>
          <w:r>
            <w:tab/>
          </w:r>
          <w:r>
            <w:fldChar w:fldCharType="begin"/>
          </w:r>
          <w:r>
            <w:instrText xml:space="preserve"> PAGEREF _Toc230689958 \h </w:instrText>
          </w:r>
          <w:r>
            <w:fldChar w:fldCharType="separate"/>
          </w:r>
          <w:r>
            <w:t>42</w:t>
          </w:r>
          <w:r>
            <w:fldChar w:fldCharType="end"/>
          </w:r>
          <w:r>
            <w:fldChar w:fldCharType="end"/>
          </w:r>
        </w:p>
        <w:p>
          <w:pPr>
            <w:pStyle w:val="17"/>
            <w:tabs>
              <w:tab w:val="left" w:pos="1321"/>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"_Toc230689959" </w:instrText>
          </w:r>
          <w:r>
            <w:fldChar w:fldCharType="separate"/>
          </w:r>
          <w:r>
            <w:rPr>
              <w:rStyle w:val="13"/>
            </w:rPr>
            <w:t>3.4</w:t>
          </w:r>
          <w:r>
            <w:rPr>
              <w:rFonts w:asciiTheme="minorHAnsi" w:hAnsiTheme="minorHAnsi" w:eastAsiaTheme="minorEastAsia" w:cstheme="minorBidi"/>
              <w:kern w:val="2"/>
              <w:sz w:val="24"/>
              <w:szCs w:val="24"/>
              <w14:ligatures w14:val="standardContextual"/>
            </w:rPr>
            <w:tab/>
          </w:r>
          <w:r>
            <w:rPr>
              <w:rStyle w:val="13"/>
            </w:rPr>
            <w:t>Data collection</w:t>
          </w:r>
          <w:r>
            <w:tab/>
          </w:r>
          <w:r>
            <w:fldChar w:fldCharType="begin"/>
          </w:r>
          <w:r>
            <w:instrText xml:space="preserve"> PAGEREF _Toc230689959 \h </w:instrText>
          </w:r>
          <w:r>
            <w:fldChar w:fldCharType="separate"/>
          </w:r>
          <w:r>
            <w:t>44</w:t>
          </w:r>
          <w:r>
            <w:fldChar w:fldCharType="end"/>
          </w:r>
          <w:r>
            <w:fldChar w:fldCharType="end"/>
          </w:r>
        </w:p>
        <w:p>
          <w:pPr>
            <w:pStyle w:val="17"/>
            <w:tabs>
              <w:tab w:val="left" w:pos="1321"/>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"_Toc230689960" </w:instrText>
          </w:r>
          <w:r>
            <w:fldChar w:fldCharType="separate"/>
          </w:r>
          <w:r>
            <w:rPr>
              <w:rStyle w:val="13"/>
            </w:rPr>
            <w:t>3.5</w:t>
          </w:r>
          <w:r>
            <w:rPr>
              <w:rFonts w:asciiTheme="minorHAnsi" w:hAnsiTheme="minorHAnsi" w:eastAsiaTheme="minorEastAsia" w:cstheme="minorBidi"/>
              <w:kern w:val="2"/>
              <w:sz w:val="24"/>
              <w:szCs w:val="24"/>
              <w14:ligatures w14:val="standardContextual"/>
            </w:rPr>
            <w:tab/>
          </w:r>
          <w:r>
            <w:rPr>
              <w:rStyle w:val="13"/>
            </w:rPr>
            <w:t>Experimentation Approach Techniques</w:t>
          </w:r>
          <w:r>
            <w:tab/>
          </w:r>
          <w:r>
            <w:fldChar w:fldCharType="begin"/>
          </w:r>
          <w:r>
            <w:instrText xml:space="preserve"> PAGEREF _Toc230689960 \h </w:instrText>
          </w:r>
          <w:r>
            <w:fldChar w:fldCharType="separate"/>
          </w:r>
          <w:r>
            <w:t>44</w:t>
          </w:r>
          <w:r>
            <w:fldChar w:fldCharType="end"/>
          </w:r>
          <w:r>
            <w:fldChar w:fldCharType="end"/>
          </w:r>
        </w:p>
        <w:p>
          <w:pPr>
            <w:pStyle w:val="18"/>
            <w:tabs>
              <w:tab w:val="left" w:pos="1760"/>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"_Toc230689961" </w:instrText>
          </w:r>
          <w:r>
            <w:fldChar w:fldCharType="separate"/>
          </w:r>
          <w:r>
            <w:rPr>
              <w:rStyle w:val="13"/>
            </w:rPr>
            <w:t>3.5.1</w:t>
          </w:r>
          <w:r>
            <w:rPr>
              <w:rFonts w:asciiTheme="minorHAnsi" w:hAnsiTheme="minorHAnsi" w:eastAsiaTheme="minorEastAsia" w:cstheme="minorBidi"/>
              <w:kern w:val="2"/>
              <w:sz w:val="24"/>
              <w:szCs w:val="24"/>
              <w14:ligatures w14:val="standardContextual"/>
            </w:rPr>
            <w:tab/>
          </w:r>
          <w:r>
            <w:rPr>
              <w:rStyle w:val="13"/>
            </w:rPr>
            <w:t>data Acquisition</w:t>
          </w:r>
          <w:r>
            <w:tab/>
          </w:r>
          <w:r>
            <w:fldChar w:fldCharType="begin"/>
          </w:r>
          <w:r>
            <w:instrText xml:space="preserve"> PAGEREF _Toc230689961 \h </w:instrText>
          </w:r>
          <w:r>
            <w:fldChar w:fldCharType="separate"/>
          </w:r>
          <w:r>
            <w:t>44</w:t>
          </w:r>
          <w:r>
            <w:fldChar w:fldCharType="end"/>
          </w:r>
          <w:r>
            <w:fldChar w:fldCharType="end"/>
          </w:r>
        </w:p>
        <w:p>
          <w:pPr>
            <w:pStyle w:val="18"/>
            <w:tabs>
              <w:tab w:val="left" w:pos="1760"/>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"_Toc230689962" </w:instrText>
          </w:r>
          <w:r>
            <w:fldChar w:fldCharType="separate"/>
          </w:r>
          <w:r>
            <w:rPr>
              <w:rStyle w:val="13"/>
            </w:rPr>
            <w:t>3.5.2</w:t>
          </w:r>
          <w:r>
            <w:rPr>
              <w:rFonts w:asciiTheme="minorHAnsi" w:hAnsiTheme="minorHAnsi" w:eastAsiaTheme="minorEastAsia" w:cstheme="minorBidi"/>
              <w:kern w:val="2"/>
              <w:sz w:val="24"/>
              <w:szCs w:val="24"/>
              <w14:ligatures w14:val="standardContextual"/>
            </w:rPr>
            <w:tab/>
          </w:r>
          <w:r>
            <w:rPr>
              <w:rStyle w:val="13"/>
            </w:rPr>
            <w:t>data-Preprocessing</w:t>
          </w:r>
          <w:r>
            <w:tab/>
          </w:r>
          <w:r>
            <w:fldChar w:fldCharType="begin"/>
          </w:r>
          <w:r>
            <w:instrText xml:space="preserve"> PAGEREF _Toc230689962 \h </w:instrText>
          </w:r>
          <w:r>
            <w:fldChar w:fldCharType="separate"/>
          </w:r>
          <w:r>
            <w:t>45</w:t>
          </w:r>
          <w:r>
            <w:fldChar w:fldCharType="end"/>
          </w:r>
          <w:r>
            <w:fldChar w:fldCharType="end"/>
          </w:r>
        </w:p>
        <w:p>
          <w:pPr>
            <w:pStyle w:val="17"/>
            <w:tabs>
              <w:tab w:val="left" w:pos="1321"/>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"_Toc230689963" </w:instrText>
          </w:r>
          <w:r>
            <w:fldChar w:fldCharType="separate"/>
          </w:r>
          <w:r>
            <w:rPr>
              <w:rStyle w:val="13"/>
            </w:rPr>
            <w:t>3.6</w:t>
          </w:r>
          <w:r>
            <w:rPr>
              <w:rFonts w:asciiTheme="minorHAnsi" w:hAnsiTheme="minorHAnsi" w:eastAsiaTheme="minorEastAsia" w:cstheme="minorBidi"/>
              <w:kern w:val="2"/>
              <w:sz w:val="24"/>
              <w:szCs w:val="24"/>
              <w14:ligatures w14:val="standardContextual"/>
            </w:rPr>
            <w:tab/>
          </w:r>
          <w:r>
            <w:rPr>
              <w:rStyle w:val="13"/>
            </w:rPr>
            <w:t>Feature Extraction Techniques Using Word2vec</w:t>
          </w:r>
          <w:r>
            <w:tab/>
          </w:r>
          <w:r>
            <w:fldChar w:fldCharType="begin"/>
          </w:r>
          <w:r>
            <w:instrText xml:space="preserve"> PAGEREF _Toc230689963 \h </w:instrText>
          </w:r>
          <w:r>
            <w:fldChar w:fldCharType="separate"/>
          </w:r>
          <w:r>
            <w:t>47</w:t>
          </w:r>
          <w:r>
            <w:fldChar w:fldCharType="end"/>
          </w:r>
          <w:r>
            <w:fldChar w:fldCharType="end"/>
          </w:r>
        </w:p>
        <w:p>
          <w:pPr>
            <w:pStyle w:val="17"/>
            <w:tabs>
              <w:tab w:val="left" w:pos="1321"/>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"_Toc230689964" </w:instrText>
          </w:r>
          <w:r>
            <w:fldChar w:fldCharType="separate"/>
          </w:r>
          <w:r>
            <w:rPr>
              <w:rStyle w:val="13"/>
            </w:rPr>
            <w:t>3.7</w:t>
          </w:r>
          <w:r>
            <w:rPr>
              <w:rFonts w:asciiTheme="minorHAnsi" w:hAnsiTheme="minorHAnsi" w:eastAsiaTheme="minorEastAsia" w:cstheme="minorBidi"/>
              <w:kern w:val="2"/>
              <w:sz w:val="24"/>
              <w:szCs w:val="24"/>
              <w14:ligatures w14:val="standardContextual"/>
            </w:rPr>
            <w:tab/>
          </w:r>
          <w:r>
            <w:rPr>
              <w:rStyle w:val="13"/>
            </w:rPr>
            <w:t>Feature Extraction Techniques Using FastText</w:t>
          </w:r>
          <w:r>
            <w:tab/>
          </w:r>
          <w:r>
            <w:fldChar w:fldCharType="begin"/>
          </w:r>
          <w:r>
            <w:instrText xml:space="preserve"> PAGEREF _Toc230689964 \h </w:instrText>
          </w:r>
          <w:r>
            <w:fldChar w:fldCharType="separate"/>
          </w:r>
          <w:r>
            <w:t>47</w:t>
          </w:r>
          <w:r>
            <w:fldChar w:fldCharType="end"/>
          </w:r>
          <w:r>
            <w:fldChar w:fldCharType="end"/>
          </w:r>
        </w:p>
        <w:p>
          <w:pPr>
            <w:pStyle w:val="17"/>
            <w:tabs>
              <w:tab w:val="left" w:pos="1321"/>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"_Toc230689965" </w:instrText>
          </w:r>
          <w:r>
            <w:fldChar w:fldCharType="separate"/>
          </w:r>
          <w:r>
            <w:rPr>
              <w:rStyle w:val="13"/>
            </w:rPr>
            <w:t>3.8</w:t>
          </w:r>
          <w:r>
            <w:rPr>
              <w:rFonts w:asciiTheme="minorHAnsi" w:hAnsiTheme="minorHAnsi" w:eastAsiaTheme="minorEastAsia" w:cstheme="minorBidi"/>
              <w:kern w:val="2"/>
              <w:sz w:val="24"/>
              <w:szCs w:val="24"/>
              <w14:ligatures w14:val="standardContextual"/>
            </w:rPr>
            <w:tab/>
          </w:r>
          <w:r>
            <w:rPr>
              <w:rStyle w:val="13"/>
            </w:rPr>
            <w:t>Classification</w:t>
          </w:r>
          <w:r>
            <w:tab/>
          </w:r>
          <w:r>
            <w:fldChar w:fldCharType="begin"/>
          </w:r>
          <w:r>
            <w:instrText xml:space="preserve"> PAGEREF _Toc230689965 \h </w:instrText>
          </w:r>
          <w:r>
            <w:fldChar w:fldCharType="separate"/>
          </w:r>
          <w:r>
            <w:t>48</w:t>
          </w:r>
          <w:r>
            <w:fldChar w:fldCharType="end"/>
          </w:r>
          <w:r>
            <w:fldChar w:fldCharType="end"/>
          </w:r>
        </w:p>
        <w:p>
          <w:pPr>
            <w:pStyle w:val="17"/>
            <w:tabs>
              <w:tab w:val="left" w:pos="1321"/>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"_Toc230689966" </w:instrText>
          </w:r>
          <w:r>
            <w:fldChar w:fldCharType="separate"/>
          </w:r>
          <w:r>
            <w:rPr>
              <w:rStyle w:val="13"/>
            </w:rPr>
            <w:t>3.9</w:t>
          </w:r>
          <w:r>
            <w:rPr>
              <w:rFonts w:asciiTheme="minorHAnsi" w:hAnsiTheme="minorHAnsi" w:eastAsiaTheme="minorEastAsia" w:cstheme="minorBidi"/>
              <w:kern w:val="2"/>
              <w:sz w:val="24"/>
              <w:szCs w:val="24"/>
              <w14:ligatures w14:val="standardContextual"/>
            </w:rPr>
            <w:tab/>
          </w:r>
          <w:r>
            <w:rPr>
              <w:rStyle w:val="13"/>
            </w:rPr>
            <w:t>Model parameters</w:t>
          </w:r>
          <w:r>
            <w:tab/>
          </w:r>
          <w:r>
            <w:fldChar w:fldCharType="begin"/>
          </w:r>
          <w:r>
            <w:instrText xml:space="preserve"> PAGEREF _Toc230689966 \h </w:instrText>
          </w:r>
          <w:r>
            <w:fldChar w:fldCharType="separate"/>
          </w:r>
          <w:r>
            <w:t>48</w:t>
          </w:r>
          <w:r>
            <w:fldChar w:fldCharType="end"/>
          </w:r>
          <w:r>
            <w:fldChar w:fldCharType="end"/>
          </w:r>
        </w:p>
        <w:p>
          <w:pPr>
            <w:pStyle w:val="17"/>
            <w:tabs>
              <w:tab w:val="left" w:pos="1321"/>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"_Toc230689967" </w:instrText>
          </w:r>
          <w:r>
            <w:fldChar w:fldCharType="separate"/>
          </w:r>
          <w:r>
            <w:rPr>
              <w:rStyle w:val="13"/>
            </w:rPr>
            <w:t>3.10</w:t>
          </w:r>
          <w:r>
            <w:rPr>
              <w:rFonts w:asciiTheme="minorHAnsi" w:hAnsiTheme="minorHAnsi" w:eastAsiaTheme="minorEastAsia" w:cstheme="minorBidi"/>
              <w:kern w:val="2"/>
              <w:sz w:val="24"/>
              <w:szCs w:val="24"/>
              <w14:ligatures w14:val="standardContextual"/>
            </w:rPr>
            <w:tab/>
          </w:r>
          <w:r>
            <w:rPr>
              <w:rStyle w:val="13"/>
            </w:rPr>
            <w:t>Mode performance Evaluation matrix</w:t>
          </w:r>
          <w:r>
            <w:tab/>
          </w:r>
          <w:r>
            <w:fldChar w:fldCharType="begin"/>
          </w:r>
          <w:r>
            <w:instrText xml:space="preserve"> PAGEREF _Toc230689967 \h </w:instrText>
          </w:r>
          <w:r>
            <w:fldChar w:fldCharType="separate"/>
          </w:r>
          <w:r>
            <w:t>49</w:t>
          </w:r>
          <w:r>
            <w:fldChar w:fldCharType="end"/>
          </w:r>
          <w:r>
            <w:fldChar w:fldCharType="end"/>
          </w:r>
        </w:p>
        <w:p>
          <w:pPr>
            <w:pStyle w:val="17"/>
            <w:tabs>
              <w:tab w:val="left" w:pos="1321"/>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"_Toc230689968" </w:instrText>
          </w:r>
          <w:r>
            <w:fldChar w:fldCharType="separate"/>
          </w:r>
          <w:r>
            <w:rPr>
              <w:rStyle w:val="13"/>
            </w:rPr>
            <w:t>3.11</w:t>
          </w:r>
          <w:r>
            <w:rPr>
              <w:rFonts w:asciiTheme="minorHAnsi" w:hAnsiTheme="minorHAnsi" w:eastAsiaTheme="minorEastAsia" w:cstheme="minorBidi"/>
              <w:kern w:val="2"/>
              <w:sz w:val="24"/>
              <w:szCs w:val="24"/>
              <w14:ligatures w14:val="standardContextual"/>
            </w:rPr>
            <w:tab/>
          </w:r>
          <w:r>
            <w:rPr>
              <w:rStyle w:val="13"/>
            </w:rPr>
            <w:t>Development Tools</w:t>
          </w:r>
          <w:r>
            <w:tab/>
          </w:r>
          <w:r>
            <w:fldChar w:fldCharType="begin"/>
          </w:r>
          <w:r>
            <w:instrText xml:space="preserve"> PAGEREF _Toc230689968 \h </w:instrText>
          </w:r>
          <w:r>
            <w:fldChar w:fldCharType="separate"/>
          </w:r>
          <w:r>
            <w:t>50</w:t>
          </w:r>
          <w:r>
            <w:fldChar w:fldCharType="end"/>
          </w:r>
          <w:r>
            <w:fldChar w:fldCharType="end"/>
          </w:r>
        </w:p>
        <w:p>
          <w:pPr>
            <w:pStyle w:val="16"/>
            <w:tabs>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"_Toc230689969" </w:instrText>
          </w:r>
          <w:r>
            <w:fldChar w:fldCharType="separate"/>
          </w:r>
          <w:r>
            <w:rPr>
              <w:rStyle w:val="13"/>
            </w:rPr>
            <w:t>CHAPTER</w:t>
          </w:r>
          <w:r>
            <w:rPr>
              <w:rStyle w:val="13"/>
              <w:spacing w:val="-4"/>
            </w:rPr>
            <w:t xml:space="preserve"> </w:t>
          </w:r>
          <w:r>
            <w:rPr>
              <w:rStyle w:val="13"/>
            </w:rPr>
            <w:t>FOUR</w:t>
          </w:r>
          <w:r>
            <w:tab/>
          </w:r>
          <w:r>
            <w:fldChar w:fldCharType="begin"/>
          </w:r>
          <w:r>
            <w:instrText xml:space="preserve"> PAGEREF _Toc230689969 \h </w:instrText>
          </w:r>
          <w:r>
            <w:fldChar w:fldCharType="separate"/>
          </w:r>
          <w:r>
            <w:t>51</w:t>
          </w:r>
          <w:r>
            <w:fldChar w:fldCharType="end"/>
          </w:r>
          <w:r>
            <w:fldChar w:fldCharType="end"/>
          </w:r>
        </w:p>
        <w:p>
          <w:pPr>
            <w:pStyle w:val="16"/>
            <w:tabs>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"_Toc230689970" </w:instrText>
          </w:r>
          <w:r>
            <w:fldChar w:fldCharType="separate"/>
          </w:r>
          <w:r>
            <w:rPr>
              <w:rStyle w:val="13"/>
            </w:rPr>
            <w:t>4. EXPERIMENTATION</w:t>
          </w:r>
          <w:r>
            <w:rPr>
              <w:rStyle w:val="13"/>
              <w:spacing w:val="-7"/>
            </w:rPr>
            <w:t xml:space="preserve"> </w:t>
          </w:r>
          <w:r>
            <w:rPr>
              <w:rStyle w:val="13"/>
            </w:rPr>
            <w:t>AND</w:t>
          </w:r>
          <w:r>
            <w:rPr>
              <w:rStyle w:val="13"/>
              <w:spacing w:val="-6"/>
            </w:rPr>
            <w:t xml:space="preserve"> </w:t>
          </w:r>
          <w:r>
            <w:rPr>
              <w:rStyle w:val="13"/>
            </w:rPr>
            <w:t>MODEL</w:t>
          </w:r>
          <w:r>
            <w:rPr>
              <w:rStyle w:val="13"/>
              <w:spacing w:val="-5"/>
            </w:rPr>
            <w:t xml:space="preserve"> </w:t>
          </w:r>
          <w:r>
            <w:rPr>
              <w:rStyle w:val="13"/>
            </w:rPr>
            <w:t>RESULT</w:t>
          </w:r>
          <w:r>
            <w:tab/>
          </w:r>
          <w:r>
            <w:fldChar w:fldCharType="begin"/>
          </w:r>
          <w:r>
            <w:instrText xml:space="preserve"> PAGEREF _Toc230689970 \h </w:instrText>
          </w:r>
          <w:r>
            <w:fldChar w:fldCharType="separate"/>
          </w:r>
          <w:r>
            <w:t>51</w:t>
          </w:r>
          <w:r>
            <w:fldChar w:fldCharType="end"/>
          </w:r>
          <w:r>
            <w:fldChar w:fldCharType="end"/>
          </w:r>
        </w:p>
        <w:p>
          <w:pPr>
            <w:pStyle w:val="17"/>
            <w:tabs>
              <w:tab w:val="left" w:pos="1321"/>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"_Toc230689971" </w:instrText>
          </w:r>
          <w:r>
            <w:fldChar w:fldCharType="separate"/>
          </w:r>
          <w:r>
            <w:rPr>
              <w:rStyle w:val="13"/>
            </w:rPr>
            <w:t>4.1</w:t>
          </w:r>
          <w:r>
            <w:rPr>
              <w:rFonts w:asciiTheme="minorHAnsi" w:hAnsiTheme="minorHAnsi" w:eastAsiaTheme="minorEastAsia" w:cstheme="minorBidi"/>
              <w:kern w:val="2"/>
              <w:sz w:val="24"/>
              <w:szCs w:val="24"/>
              <w14:ligatures w14:val="standardContextual"/>
            </w:rPr>
            <w:tab/>
          </w:r>
          <w:r>
            <w:rPr>
              <w:rStyle w:val="13"/>
            </w:rPr>
            <w:t>Introduction</w:t>
          </w:r>
          <w:r>
            <w:tab/>
          </w:r>
          <w:r>
            <w:fldChar w:fldCharType="begin"/>
          </w:r>
          <w:r>
            <w:instrText xml:space="preserve"> PAGEREF _Toc230689971 \h </w:instrText>
          </w:r>
          <w:r>
            <w:fldChar w:fldCharType="separate"/>
          </w:r>
          <w:r>
            <w:t>51</w:t>
          </w:r>
          <w:r>
            <w:fldChar w:fldCharType="end"/>
          </w:r>
          <w:r>
            <w:fldChar w:fldCharType="end"/>
          </w:r>
        </w:p>
        <w:p>
          <w:pPr>
            <w:pStyle w:val="17"/>
            <w:tabs>
              <w:tab w:val="left" w:pos="1321"/>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"_Toc230689972" </w:instrText>
          </w:r>
          <w:r>
            <w:fldChar w:fldCharType="separate"/>
          </w:r>
          <w:r>
            <w:rPr>
              <w:rStyle w:val="13"/>
            </w:rPr>
            <w:t>4.2</w:t>
          </w:r>
          <w:r>
            <w:rPr>
              <w:rFonts w:asciiTheme="minorHAnsi" w:hAnsiTheme="minorHAnsi" w:eastAsiaTheme="minorEastAsia" w:cstheme="minorBidi"/>
              <w:kern w:val="2"/>
              <w:sz w:val="24"/>
              <w:szCs w:val="24"/>
              <w14:ligatures w14:val="standardContextual"/>
            </w:rPr>
            <w:tab/>
          </w:r>
          <w:r>
            <w:rPr>
              <w:rStyle w:val="13"/>
            </w:rPr>
            <w:t>Data collection and preparation</w:t>
          </w:r>
          <w:r>
            <w:tab/>
          </w:r>
          <w:r>
            <w:fldChar w:fldCharType="begin"/>
          </w:r>
          <w:r>
            <w:instrText xml:space="preserve"> PAGEREF _Toc230689972 \h </w:instrText>
          </w:r>
          <w:r>
            <w:fldChar w:fldCharType="separate"/>
          </w:r>
          <w:r>
            <w:t>51</w:t>
          </w:r>
          <w:r>
            <w:fldChar w:fldCharType="end"/>
          </w:r>
          <w:r>
            <w:fldChar w:fldCharType="end"/>
          </w:r>
        </w:p>
        <w:p>
          <w:pPr>
            <w:pStyle w:val="17"/>
            <w:tabs>
              <w:tab w:val="left" w:pos="1321"/>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"_Toc230689973" </w:instrText>
          </w:r>
          <w:r>
            <w:fldChar w:fldCharType="separate"/>
          </w:r>
          <w:r>
            <w:rPr>
              <w:rStyle w:val="13"/>
            </w:rPr>
            <w:t>4.3</w:t>
          </w:r>
          <w:r>
            <w:rPr>
              <w:rFonts w:asciiTheme="minorHAnsi" w:hAnsiTheme="minorHAnsi" w:eastAsiaTheme="minorEastAsia" w:cstheme="minorBidi"/>
              <w:kern w:val="2"/>
              <w:sz w:val="24"/>
              <w:szCs w:val="24"/>
              <w14:ligatures w14:val="standardContextual"/>
            </w:rPr>
            <w:tab/>
          </w:r>
          <w:r>
            <w:rPr>
              <w:rStyle w:val="13"/>
            </w:rPr>
            <w:t>Data Preprocessing</w:t>
          </w:r>
          <w:r>
            <w:tab/>
          </w:r>
          <w:r>
            <w:fldChar w:fldCharType="begin"/>
          </w:r>
          <w:r>
            <w:instrText xml:space="preserve"> PAGEREF _Toc230689973 \h </w:instrText>
          </w:r>
          <w:r>
            <w:fldChar w:fldCharType="separate"/>
          </w:r>
          <w:r>
            <w:t>52</w:t>
          </w:r>
          <w:r>
            <w:fldChar w:fldCharType="end"/>
          </w:r>
          <w:r>
            <w:fldChar w:fldCharType="end"/>
          </w:r>
        </w:p>
        <w:p>
          <w:pPr>
            <w:pStyle w:val="18"/>
            <w:tabs>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"_Toc230689974" </w:instrText>
          </w:r>
          <w:r>
            <w:fldChar w:fldCharType="separate"/>
          </w:r>
          <w:r>
            <w:rPr>
              <w:rStyle w:val="13"/>
            </w:rPr>
            <w:t>4.3.1 Pipeline Steps</w:t>
          </w:r>
          <w:r>
            <w:tab/>
          </w:r>
          <w:r>
            <w:fldChar w:fldCharType="begin"/>
          </w:r>
          <w:r>
            <w:instrText xml:space="preserve"> PAGEREF _Toc230689974 \h </w:instrText>
          </w:r>
          <w:r>
            <w:fldChar w:fldCharType="separate"/>
          </w:r>
          <w:r>
            <w:t>53</w:t>
          </w:r>
          <w:r>
            <w:fldChar w:fldCharType="end"/>
          </w:r>
          <w:r>
            <w:fldChar w:fldCharType="end"/>
          </w:r>
        </w:p>
        <w:p>
          <w:pPr>
            <w:pStyle w:val="18"/>
            <w:tabs>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"_Toc230689975" </w:instrText>
          </w:r>
          <w:r>
            <w:fldChar w:fldCharType="separate"/>
          </w:r>
          <w:r>
            <w:rPr>
              <w:rStyle w:val="13"/>
            </w:rPr>
            <w:t>4.3.2 Before/After Examples</w:t>
          </w:r>
          <w:r>
            <w:tab/>
          </w:r>
          <w:r>
            <w:fldChar w:fldCharType="begin"/>
          </w:r>
          <w:r>
            <w:instrText xml:space="preserve"> PAGEREF _Toc230689975 \h </w:instrText>
          </w:r>
          <w:r>
            <w:fldChar w:fldCharType="separate"/>
          </w:r>
          <w:r>
            <w:t>53</w:t>
          </w:r>
          <w:r>
            <w:fldChar w:fldCharType="end"/>
          </w:r>
          <w:r>
            <w:fldChar w:fldCharType="end"/>
          </w:r>
        </w:p>
        <w:p>
          <w:pPr>
            <w:pStyle w:val="18"/>
            <w:tabs>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"_Toc230689976" </w:instrText>
          </w:r>
          <w:r>
            <w:fldChar w:fldCharType="separate"/>
          </w:r>
          <w:r>
            <w:rPr>
              <w:rStyle w:val="13"/>
            </w:rPr>
            <w:t>4.3.3 Vocabulary Impact</w:t>
          </w:r>
          <w:r>
            <w:tab/>
          </w:r>
          <w:r>
            <w:fldChar w:fldCharType="begin"/>
          </w:r>
          <w:r>
            <w:instrText xml:space="preserve"> PAGEREF _Toc230689976 \h </w:instrText>
          </w:r>
          <w:r>
            <w:fldChar w:fldCharType="separate"/>
          </w:r>
          <w:r>
            <w:t>54</w:t>
          </w:r>
          <w:r>
            <w:fldChar w:fldCharType="end"/>
          </w:r>
          <w:r>
            <w:fldChar w:fldCharType="end"/>
          </w:r>
        </w:p>
        <w:p>
          <w:pPr>
            <w:pStyle w:val="17"/>
            <w:tabs>
              <w:tab w:val="left" w:pos="1321"/>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"_Toc230689977" </w:instrText>
          </w:r>
          <w:r>
            <w:fldChar w:fldCharType="separate"/>
          </w:r>
          <w:r>
            <w:rPr>
              <w:rStyle w:val="13"/>
            </w:rPr>
            <w:t>4.4</w:t>
          </w:r>
          <w:r>
            <w:rPr>
              <w:rFonts w:asciiTheme="minorHAnsi" w:hAnsiTheme="minorHAnsi" w:eastAsiaTheme="minorEastAsia" w:cstheme="minorBidi"/>
              <w:kern w:val="2"/>
              <w:sz w:val="24"/>
              <w:szCs w:val="24"/>
              <w14:ligatures w14:val="standardContextual"/>
            </w:rPr>
            <w:tab/>
          </w:r>
          <w:r>
            <w:rPr>
              <w:rStyle w:val="13"/>
            </w:rPr>
            <w:t>Feature Engineering Analysis</w:t>
          </w:r>
          <w:r>
            <w:tab/>
          </w:r>
          <w:r>
            <w:fldChar w:fldCharType="begin"/>
          </w:r>
          <w:r>
            <w:instrText xml:space="preserve"> PAGEREF _Toc230689977 \h </w:instrText>
          </w:r>
          <w:r>
            <w:fldChar w:fldCharType="separate"/>
          </w:r>
          <w:r>
            <w:t>54</w:t>
          </w:r>
          <w:r>
            <w:fldChar w:fldCharType="end"/>
          </w:r>
          <w:r>
            <w:fldChar w:fldCharType="end"/>
          </w:r>
        </w:p>
        <w:p>
          <w:pPr>
            <w:pStyle w:val="18"/>
            <w:tabs>
              <w:tab w:val="left" w:pos="1760"/>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"_Toc230689978" </w:instrText>
          </w:r>
          <w:r>
            <w:fldChar w:fldCharType="separate"/>
          </w:r>
          <w:r>
            <w:rPr>
              <w:rStyle w:val="13"/>
            </w:rPr>
            <w:t>4.4.1</w:t>
          </w:r>
          <w:r>
            <w:rPr>
              <w:rFonts w:asciiTheme="minorHAnsi" w:hAnsiTheme="minorHAnsi" w:eastAsiaTheme="minorEastAsia" w:cstheme="minorBidi"/>
              <w:kern w:val="2"/>
              <w:sz w:val="24"/>
              <w:szCs w:val="24"/>
              <w14:ligatures w14:val="standardContextual"/>
            </w:rPr>
            <w:tab/>
          </w:r>
          <w:r>
            <w:rPr>
              <w:rStyle w:val="13"/>
            </w:rPr>
            <w:t>Character N-grams vs. Word N-grams: The Critical Ablation</w:t>
          </w:r>
          <w:r>
            <w:tab/>
          </w:r>
          <w:r>
            <w:fldChar w:fldCharType="begin"/>
          </w:r>
          <w:r>
            <w:instrText xml:space="preserve"> PAGEREF _Toc230689978 \h </w:instrText>
          </w:r>
          <w:r>
            <w:fldChar w:fldCharType="separate"/>
          </w:r>
          <w:r>
            <w:t>54</w:t>
          </w:r>
          <w:r>
            <w:fldChar w:fldCharType="end"/>
          </w:r>
          <w:r>
            <w:fldChar w:fldCharType="end"/>
          </w:r>
        </w:p>
        <w:p>
          <w:pPr>
            <w:pStyle w:val="18"/>
            <w:tabs>
              <w:tab w:val="left" w:pos="1760"/>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"_Toc230689979" </w:instrText>
          </w:r>
          <w:r>
            <w:fldChar w:fldCharType="separate"/>
          </w:r>
          <w:r>
            <w:rPr>
              <w:rStyle w:val="13"/>
            </w:rPr>
            <w:t>4.4.2</w:t>
          </w:r>
          <w:r>
            <w:rPr>
              <w:rFonts w:asciiTheme="minorHAnsi" w:hAnsiTheme="minorHAnsi" w:eastAsiaTheme="minorEastAsia" w:cstheme="minorBidi"/>
              <w:kern w:val="2"/>
              <w:sz w:val="24"/>
              <w:szCs w:val="24"/>
              <w14:ligatures w14:val="standardContextual"/>
            </w:rPr>
            <w:tab/>
          </w:r>
          <w:r>
            <w:rPr>
              <w:rStyle w:val="13"/>
            </w:rPr>
            <w:t>Impact of N-gram Range</w:t>
          </w:r>
          <w:r>
            <w:tab/>
          </w:r>
          <w:r>
            <w:fldChar w:fldCharType="begin"/>
          </w:r>
          <w:r>
            <w:instrText xml:space="preserve"> PAGEREF _Toc230689979 \h </w:instrText>
          </w:r>
          <w:r>
            <w:fldChar w:fldCharType="separate"/>
          </w:r>
          <w:r>
            <w:t>56</w:t>
          </w:r>
          <w:r>
            <w:fldChar w:fldCharType="end"/>
          </w:r>
          <w:r>
            <w:fldChar w:fldCharType="end"/>
          </w:r>
        </w:p>
        <w:p>
          <w:pPr>
            <w:pStyle w:val="18"/>
            <w:tabs>
              <w:tab w:val="left" w:pos="1760"/>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"_Toc230689980" </w:instrText>
          </w:r>
          <w:r>
            <w:fldChar w:fldCharType="separate"/>
          </w:r>
          <w:r>
            <w:rPr>
              <w:rStyle w:val="13"/>
            </w:rPr>
            <w:t>4.4.3</w:t>
          </w:r>
          <w:r>
            <w:rPr>
              <w:rFonts w:asciiTheme="minorHAnsi" w:hAnsiTheme="minorHAnsi" w:eastAsiaTheme="minorEastAsia" w:cstheme="minorBidi"/>
              <w:kern w:val="2"/>
              <w:sz w:val="24"/>
              <w:szCs w:val="24"/>
              <w14:ligatures w14:val="standardContextual"/>
            </w:rPr>
            <w:tab/>
          </w:r>
          <w:r>
            <w:rPr>
              <w:rStyle w:val="13"/>
            </w:rPr>
            <w:t>TF-IDF max_features Sensitivity</w:t>
          </w:r>
          <w:r>
            <w:tab/>
          </w:r>
          <w:r>
            <w:fldChar w:fldCharType="begin"/>
          </w:r>
          <w:r>
            <w:instrText xml:space="preserve"> PAGEREF _Toc230689980 \h </w:instrText>
          </w:r>
          <w:r>
            <w:fldChar w:fldCharType="separate"/>
          </w:r>
          <w:r>
            <w:t>56</w:t>
          </w:r>
          <w:r>
            <w:fldChar w:fldCharType="end"/>
          </w:r>
          <w:r>
            <w:fldChar w:fldCharType="end"/>
          </w:r>
        </w:p>
        <w:p>
          <w:pPr>
            <w:pStyle w:val="18"/>
            <w:tabs>
              <w:tab w:val="left" w:pos="1760"/>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"_Toc230689981" </w:instrText>
          </w:r>
          <w:r>
            <w:fldChar w:fldCharType="separate"/>
          </w:r>
          <w:r>
            <w:rPr>
              <w:rStyle w:val="13"/>
            </w:rPr>
            <w:t>4.4.4</w:t>
          </w:r>
          <w:r>
            <w:rPr>
              <w:rFonts w:asciiTheme="minorHAnsi" w:hAnsiTheme="minorHAnsi" w:eastAsiaTheme="minorEastAsia" w:cstheme="minorBidi"/>
              <w:kern w:val="2"/>
              <w:sz w:val="24"/>
              <w:szCs w:val="24"/>
              <w14:ligatures w14:val="standardContextual"/>
            </w:rPr>
            <w:tab/>
          </w:r>
          <w:r>
            <w:rPr>
              <w:rStyle w:val="13"/>
            </w:rPr>
            <w:t>Smoothing Parameter (α) Sensitivity</w:t>
          </w:r>
          <w:r>
            <w:tab/>
          </w:r>
          <w:r>
            <w:fldChar w:fldCharType="begin"/>
          </w:r>
          <w:r>
            <w:instrText xml:space="preserve"> PAGEREF _Toc230689981 \h </w:instrText>
          </w:r>
          <w:r>
            <w:fldChar w:fldCharType="separate"/>
          </w:r>
          <w:r>
            <w:t>57</w:t>
          </w:r>
          <w:r>
            <w:fldChar w:fldCharType="end"/>
          </w:r>
          <w:r>
            <w:fldChar w:fldCharType="end"/>
          </w:r>
        </w:p>
        <w:p>
          <w:pPr>
            <w:pStyle w:val="17"/>
            <w:tabs>
              <w:tab w:val="left" w:pos="1321"/>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"_Toc230689982" </w:instrText>
          </w:r>
          <w:r>
            <w:fldChar w:fldCharType="separate"/>
          </w:r>
          <w:r>
            <w:rPr>
              <w:rStyle w:val="13"/>
            </w:rPr>
            <w:t>4.5</w:t>
          </w:r>
          <w:r>
            <w:rPr>
              <w:rFonts w:asciiTheme="minorHAnsi" w:hAnsiTheme="minorHAnsi" w:eastAsiaTheme="minorEastAsia" w:cstheme="minorBidi"/>
              <w:kern w:val="2"/>
              <w:sz w:val="24"/>
              <w:szCs w:val="24"/>
              <w14:ligatures w14:val="standardContextual"/>
            </w:rPr>
            <w:tab/>
          </w:r>
          <w:r>
            <w:rPr>
              <w:rStyle w:val="13"/>
            </w:rPr>
            <w:t>Experimentation Result</w:t>
          </w:r>
          <w:r>
            <w:tab/>
          </w:r>
          <w:r>
            <w:fldChar w:fldCharType="begin"/>
          </w:r>
          <w:r>
            <w:instrText xml:space="preserve"> PAGEREF _Toc230689982 \h </w:instrText>
          </w:r>
          <w:r>
            <w:fldChar w:fldCharType="separate"/>
          </w:r>
          <w:r>
            <w:t>59</w:t>
          </w:r>
          <w:r>
            <w:fldChar w:fldCharType="end"/>
          </w:r>
          <w:r>
            <w:fldChar w:fldCharType="end"/>
          </w:r>
        </w:p>
        <w:p>
          <w:pPr>
            <w:pStyle w:val="18"/>
            <w:tabs>
              <w:tab w:val="left" w:pos="1760"/>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"_Toc230689983" </w:instrText>
          </w:r>
          <w:r>
            <w:fldChar w:fldCharType="separate"/>
          </w:r>
          <w:r>
            <w:rPr>
              <w:rStyle w:val="13"/>
            </w:rPr>
            <w:t>4.5.1</w:t>
          </w:r>
          <w:r>
            <w:rPr>
              <w:rFonts w:asciiTheme="minorHAnsi" w:hAnsiTheme="minorHAnsi" w:eastAsiaTheme="minorEastAsia" w:cstheme="minorBidi"/>
              <w:kern w:val="2"/>
              <w:sz w:val="24"/>
              <w:szCs w:val="24"/>
              <w14:ligatures w14:val="standardContextual"/>
            </w:rPr>
            <w:tab/>
          </w:r>
          <w:r>
            <w:rPr>
              <w:rStyle w:val="13"/>
            </w:rPr>
            <w:t>Machine Learning Results</w:t>
          </w:r>
          <w:r>
            <w:tab/>
          </w:r>
          <w:r>
            <w:fldChar w:fldCharType="begin"/>
          </w:r>
          <w:r>
            <w:instrText xml:space="preserve"> PAGEREF _Toc230689983 \h </w:instrText>
          </w:r>
          <w:r>
            <w:fldChar w:fldCharType="separate"/>
          </w:r>
          <w:r>
            <w:t>59</w:t>
          </w:r>
          <w:r>
            <w:fldChar w:fldCharType="end"/>
          </w:r>
          <w:r>
            <w:fldChar w:fldCharType="end"/>
          </w:r>
        </w:p>
        <w:p>
          <w:pPr>
            <w:pStyle w:val="17"/>
            <w:tabs>
              <w:tab w:val="left" w:pos="1321"/>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"_Toc230689984" </w:instrText>
          </w:r>
          <w:r>
            <w:fldChar w:fldCharType="separate"/>
          </w:r>
          <w:r>
            <w:rPr>
              <w:rStyle w:val="13"/>
            </w:rPr>
            <w:t>4.6</w:t>
          </w:r>
          <w:r>
            <w:rPr>
              <w:rFonts w:asciiTheme="minorHAnsi" w:hAnsiTheme="minorHAnsi" w:eastAsiaTheme="minorEastAsia" w:cstheme="minorBidi"/>
              <w:kern w:val="2"/>
              <w:sz w:val="24"/>
              <w:szCs w:val="24"/>
              <w14:ligatures w14:val="standardContextual"/>
            </w:rPr>
            <w:tab/>
          </w:r>
          <w:r>
            <w:rPr>
              <w:rStyle w:val="13"/>
            </w:rPr>
            <w:t>Ensemble Methods</w:t>
          </w:r>
          <w:r>
            <w:tab/>
          </w:r>
          <w:r>
            <w:fldChar w:fldCharType="begin"/>
          </w:r>
          <w:r>
            <w:instrText xml:space="preserve"> PAGEREF _Toc230689984 \h </w:instrText>
          </w:r>
          <w:r>
            <w:fldChar w:fldCharType="separate"/>
          </w:r>
          <w:r>
            <w:t>61</w:t>
          </w:r>
          <w:r>
            <w:fldChar w:fldCharType="end"/>
          </w:r>
          <w:r>
            <w:fldChar w:fldCharType="end"/>
          </w:r>
        </w:p>
        <w:p>
          <w:pPr>
            <w:pStyle w:val="18"/>
            <w:tabs>
              <w:tab w:val="left" w:pos="1760"/>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"_Toc230689985" </w:instrText>
          </w:r>
          <w:r>
            <w:fldChar w:fldCharType="separate"/>
          </w:r>
          <w:r>
            <w:rPr>
              <w:rStyle w:val="13"/>
            </w:rPr>
            <w:t>4.6.1</w:t>
          </w:r>
          <w:r>
            <w:rPr>
              <w:rFonts w:asciiTheme="minorHAnsi" w:hAnsiTheme="minorHAnsi" w:eastAsiaTheme="minorEastAsia" w:cstheme="minorBidi"/>
              <w:kern w:val="2"/>
              <w:sz w:val="24"/>
              <w:szCs w:val="24"/>
              <w14:ligatures w14:val="standardContextual"/>
            </w:rPr>
            <w:tab/>
          </w:r>
          <w:r>
            <w:rPr>
              <w:rStyle w:val="13"/>
            </w:rPr>
            <w:t>Gradient Boosting (XGBoost and LightGBM)</w:t>
          </w:r>
          <w:r>
            <w:tab/>
          </w:r>
          <w:r>
            <w:fldChar w:fldCharType="begin"/>
          </w:r>
          <w:r>
            <w:instrText xml:space="preserve"> PAGEREF _Toc230689985 \h </w:instrText>
          </w:r>
          <w:r>
            <w:fldChar w:fldCharType="separate"/>
          </w:r>
          <w:r>
            <w:t>61</w:t>
          </w:r>
          <w:r>
            <w:fldChar w:fldCharType="end"/>
          </w:r>
          <w:r>
            <w:fldChar w:fldCharType="end"/>
          </w:r>
        </w:p>
        <w:p>
          <w:pPr>
            <w:pStyle w:val="17"/>
            <w:tabs>
              <w:tab w:val="left" w:pos="1321"/>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"_Toc230689986" </w:instrText>
          </w:r>
          <w:r>
            <w:fldChar w:fldCharType="separate"/>
          </w:r>
          <w:r>
            <w:rPr>
              <w:rStyle w:val="13"/>
            </w:rPr>
            <w:t>4.7</w:t>
          </w:r>
          <w:r>
            <w:rPr>
              <w:rFonts w:asciiTheme="minorHAnsi" w:hAnsiTheme="minorHAnsi" w:eastAsiaTheme="minorEastAsia" w:cstheme="minorBidi"/>
              <w:kern w:val="2"/>
              <w:sz w:val="24"/>
              <w:szCs w:val="24"/>
              <w14:ligatures w14:val="standardContextual"/>
            </w:rPr>
            <w:tab/>
          </w:r>
          <w:r>
            <w:rPr>
              <w:rStyle w:val="13"/>
            </w:rPr>
            <w:t>Deep Learning Results</w:t>
          </w:r>
          <w:r>
            <w:tab/>
          </w:r>
          <w:r>
            <w:fldChar w:fldCharType="begin"/>
          </w:r>
          <w:r>
            <w:instrText xml:space="preserve"> PAGEREF _Toc230689986 \h </w:instrText>
          </w:r>
          <w:r>
            <w:fldChar w:fldCharType="separate"/>
          </w:r>
          <w:r>
            <w:t>61</w:t>
          </w:r>
          <w:r>
            <w:fldChar w:fldCharType="end"/>
          </w:r>
          <w:r>
            <w:fldChar w:fldCharType="end"/>
          </w:r>
        </w:p>
        <w:p>
          <w:pPr>
            <w:pStyle w:val="18"/>
            <w:tabs>
              <w:tab w:val="left" w:pos="1760"/>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"_Toc230689987" </w:instrText>
          </w:r>
          <w:r>
            <w:fldChar w:fldCharType="separate"/>
          </w:r>
          <w:r>
            <w:rPr>
              <w:rStyle w:val="13"/>
            </w:rPr>
            <w:t>4.7.1</w:t>
          </w:r>
          <w:r>
            <w:rPr>
              <w:rFonts w:asciiTheme="minorHAnsi" w:hAnsiTheme="minorHAnsi" w:eastAsiaTheme="minorEastAsia" w:cstheme="minorBidi"/>
              <w:kern w:val="2"/>
              <w:sz w:val="24"/>
              <w:szCs w:val="24"/>
              <w14:ligatures w14:val="standardContextual"/>
            </w:rPr>
            <w:tab/>
          </w:r>
          <w:r>
            <w:rPr>
              <w:rStyle w:val="13"/>
            </w:rPr>
            <w:t>Bi-LSTM</w:t>
          </w:r>
          <w:r>
            <w:tab/>
          </w:r>
          <w:r>
            <w:fldChar w:fldCharType="begin"/>
          </w:r>
          <w:r>
            <w:instrText xml:space="preserve"> PAGEREF _Toc230689987 \h </w:instrText>
          </w:r>
          <w:r>
            <w:fldChar w:fldCharType="separate"/>
          </w:r>
          <w:r>
            <w:t>61</w:t>
          </w:r>
          <w:r>
            <w:fldChar w:fldCharType="end"/>
          </w:r>
          <w:r>
            <w:fldChar w:fldCharType="end"/>
          </w:r>
        </w:p>
        <w:p>
          <w:pPr>
            <w:pStyle w:val="18"/>
            <w:tabs>
              <w:tab w:val="left" w:pos="1760"/>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"_Toc230689988" </w:instrText>
          </w:r>
          <w:r>
            <w:fldChar w:fldCharType="separate"/>
          </w:r>
          <w:r>
            <w:rPr>
              <w:rStyle w:val="13"/>
            </w:rPr>
            <w:t>4.7.2</w:t>
          </w:r>
          <w:r>
            <w:rPr>
              <w:rFonts w:asciiTheme="minorHAnsi" w:hAnsiTheme="minorHAnsi" w:eastAsiaTheme="minorEastAsia" w:cstheme="minorBidi"/>
              <w:kern w:val="2"/>
              <w:sz w:val="24"/>
              <w:szCs w:val="24"/>
              <w14:ligatures w14:val="standardContextual"/>
            </w:rPr>
            <w:tab/>
          </w:r>
          <w:r>
            <w:rPr>
              <w:rStyle w:val="13"/>
            </w:rPr>
            <w:t>Transformer (Random Initialisation)</w:t>
          </w:r>
          <w:r>
            <w:tab/>
          </w:r>
          <w:r>
            <w:fldChar w:fldCharType="begin"/>
          </w:r>
          <w:r>
            <w:instrText xml:space="preserve"> PAGEREF _Toc230689988 \h </w:instrText>
          </w:r>
          <w:r>
            <w:fldChar w:fldCharType="separate"/>
          </w:r>
          <w:r>
            <w:t>63</w:t>
          </w:r>
          <w:r>
            <w:fldChar w:fldCharType="end"/>
          </w:r>
          <w:r>
            <w:fldChar w:fldCharType="end"/>
          </w:r>
        </w:p>
        <w:p>
          <w:pPr>
            <w:pStyle w:val="18"/>
            <w:tabs>
              <w:tab w:val="left" w:pos="1760"/>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"_Toc230689989" </w:instrText>
          </w:r>
          <w:r>
            <w:fldChar w:fldCharType="separate"/>
          </w:r>
          <w:r>
            <w:rPr>
              <w:rStyle w:val="13"/>
            </w:rPr>
            <w:t>4.7.3</w:t>
          </w:r>
          <w:r>
            <w:rPr>
              <w:rFonts w:asciiTheme="minorHAnsi" w:hAnsiTheme="minorHAnsi" w:eastAsiaTheme="minorEastAsia" w:cstheme="minorBidi"/>
              <w:kern w:val="2"/>
              <w:sz w:val="24"/>
              <w:szCs w:val="24"/>
              <w14:ligatures w14:val="standardContextual"/>
            </w:rPr>
            <w:tab/>
          </w:r>
          <w:r>
            <w:rPr>
              <w:rStyle w:val="13"/>
            </w:rPr>
            <w:t>MNB–Transformer Ensemble</w:t>
          </w:r>
          <w:r>
            <w:tab/>
          </w:r>
          <w:r>
            <w:fldChar w:fldCharType="begin"/>
          </w:r>
          <w:r>
            <w:instrText xml:space="preserve"> PAGEREF _Toc230689989 \h </w:instrText>
          </w:r>
          <w:r>
            <w:fldChar w:fldCharType="separate"/>
          </w:r>
          <w:r>
            <w:t>65</w:t>
          </w:r>
          <w:r>
            <w:fldChar w:fldCharType="end"/>
          </w:r>
          <w:r>
            <w:fldChar w:fldCharType="end"/>
          </w:r>
        </w:p>
        <w:p>
          <w:pPr>
            <w:pStyle w:val="18"/>
            <w:tabs>
              <w:tab w:val="left" w:pos="1760"/>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"_Toc230689990" </w:instrText>
          </w:r>
          <w:r>
            <w:fldChar w:fldCharType="separate"/>
          </w:r>
          <w:r>
            <w:rPr>
              <w:rStyle w:val="13"/>
            </w:rPr>
            <w:t>4.7.4</w:t>
          </w:r>
          <w:r>
            <w:rPr>
              <w:rFonts w:asciiTheme="minorHAnsi" w:hAnsiTheme="minorHAnsi" w:eastAsiaTheme="minorEastAsia" w:cstheme="minorBidi"/>
              <w:kern w:val="2"/>
              <w:sz w:val="24"/>
              <w:szCs w:val="24"/>
              <w14:ligatures w14:val="standardContextual"/>
            </w:rPr>
            <w:tab/>
          </w:r>
          <w:r>
            <w:rPr>
              <w:rStyle w:val="13"/>
            </w:rPr>
            <w:t>Comparison</w:t>
          </w:r>
          <w:r>
            <w:rPr>
              <w:rStyle w:val="13"/>
              <w:spacing w:val="-2"/>
            </w:rPr>
            <w:t xml:space="preserve"> </w:t>
          </w:r>
          <w:r>
            <w:rPr>
              <w:rStyle w:val="13"/>
            </w:rPr>
            <w:t>analysis of full laboratory</w:t>
          </w:r>
          <w:r>
            <w:tab/>
          </w:r>
          <w:r>
            <w:fldChar w:fldCharType="begin"/>
          </w:r>
          <w:r>
            <w:instrText xml:space="preserve"> PAGEREF _Toc230689990 \h </w:instrText>
          </w:r>
          <w:r>
            <w:fldChar w:fldCharType="separate"/>
          </w:r>
          <w:r>
            <w:t>65</w:t>
          </w:r>
          <w:r>
            <w:fldChar w:fldCharType="end"/>
          </w:r>
          <w:r>
            <w:fldChar w:fldCharType="end"/>
          </w:r>
        </w:p>
        <w:p>
          <w:pPr>
            <w:pStyle w:val="18"/>
            <w:tabs>
              <w:tab w:val="left" w:pos="1760"/>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"_Toc230689991" </w:instrText>
          </w:r>
          <w:r>
            <w:fldChar w:fldCharType="separate"/>
          </w:r>
          <w:r>
            <w:rPr>
              <w:rStyle w:val="13"/>
            </w:rPr>
            <w:t>4.7.5</w:t>
          </w:r>
          <w:r>
            <w:rPr>
              <w:rFonts w:asciiTheme="minorHAnsi" w:hAnsiTheme="minorHAnsi" w:eastAsiaTheme="minorEastAsia" w:cstheme="minorBidi"/>
              <w:kern w:val="2"/>
              <w:sz w:val="24"/>
              <w:szCs w:val="24"/>
              <w14:ligatures w14:val="standardContextual"/>
            </w:rPr>
            <w:tab/>
          </w:r>
          <w:r>
            <w:rPr>
              <w:rStyle w:val="13"/>
            </w:rPr>
            <w:t>Per-Class F1 Analysis</w:t>
          </w:r>
          <w:r>
            <w:tab/>
          </w:r>
          <w:r>
            <w:fldChar w:fldCharType="begin"/>
          </w:r>
          <w:r>
            <w:instrText xml:space="preserve"> PAGEREF _Toc230689991 \h </w:instrText>
          </w:r>
          <w:r>
            <w:fldChar w:fldCharType="separate"/>
          </w:r>
          <w:r>
            <w:t>66</w:t>
          </w:r>
          <w:r>
            <w:fldChar w:fldCharType="end"/>
          </w:r>
          <w:r>
            <w:fldChar w:fldCharType="end"/>
          </w:r>
        </w:p>
        <w:p>
          <w:pPr>
            <w:pStyle w:val="17"/>
            <w:tabs>
              <w:tab w:val="left" w:pos="1321"/>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"_Toc230689992" </w:instrText>
          </w:r>
          <w:r>
            <w:fldChar w:fldCharType="separate"/>
          </w:r>
          <w:r>
            <w:rPr>
              <w:rStyle w:val="13"/>
            </w:rPr>
            <w:t>4.8</w:t>
          </w:r>
          <w:r>
            <w:rPr>
              <w:rFonts w:asciiTheme="minorHAnsi" w:hAnsiTheme="minorHAnsi" w:eastAsiaTheme="minorEastAsia" w:cstheme="minorBidi"/>
              <w:kern w:val="2"/>
              <w:sz w:val="24"/>
              <w:szCs w:val="24"/>
              <w14:ligatures w14:val="standardContextual"/>
            </w:rPr>
            <w:tab/>
          </w:r>
          <w:r>
            <w:rPr>
              <w:rStyle w:val="13"/>
            </w:rPr>
            <w:t>Ablation Study</w:t>
          </w:r>
          <w:r>
            <w:tab/>
          </w:r>
          <w:r>
            <w:fldChar w:fldCharType="begin"/>
          </w:r>
          <w:r>
            <w:instrText xml:space="preserve"> PAGEREF _Toc230689992 \h </w:instrText>
          </w:r>
          <w:r>
            <w:fldChar w:fldCharType="separate"/>
          </w:r>
          <w:r>
            <w:t>66</w:t>
          </w:r>
          <w:r>
            <w:fldChar w:fldCharType="end"/>
          </w:r>
          <w:r>
            <w:fldChar w:fldCharType="end"/>
          </w:r>
        </w:p>
        <w:p>
          <w:pPr>
            <w:pStyle w:val="18"/>
            <w:tabs>
              <w:tab w:val="left" w:pos="1760"/>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"_Toc230689993" </w:instrText>
          </w:r>
          <w:r>
            <w:fldChar w:fldCharType="separate"/>
          </w:r>
          <w:r>
            <w:rPr>
              <w:rStyle w:val="13"/>
            </w:rPr>
            <w:t>4.8.1</w:t>
          </w:r>
          <w:r>
            <w:rPr>
              <w:rFonts w:asciiTheme="minorHAnsi" w:hAnsiTheme="minorHAnsi" w:eastAsiaTheme="minorEastAsia" w:cstheme="minorBidi"/>
              <w:kern w:val="2"/>
              <w:sz w:val="24"/>
              <w:szCs w:val="24"/>
              <w14:ligatures w14:val="standardContextual"/>
            </w:rPr>
            <w:tab/>
          </w:r>
          <w:r>
            <w:rPr>
              <w:rStyle w:val="13"/>
            </w:rPr>
            <w:t>Summary of 108 Experiments</w:t>
          </w:r>
          <w:r>
            <w:tab/>
          </w:r>
          <w:r>
            <w:fldChar w:fldCharType="begin"/>
          </w:r>
          <w:r>
            <w:instrText xml:space="preserve"> PAGEREF _Toc230689993 \h </w:instrText>
          </w:r>
          <w:r>
            <w:fldChar w:fldCharType="separate"/>
          </w:r>
          <w:r>
            <w:t>66</w:t>
          </w:r>
          <w:r>
            <w:fldChar w:fldCharType="end"/>
          </w:r>
          <w:r>
            <w:fldChar w:fldCharType="end"/>
          </w:r>
        </w:p>
        <w:p>
          <w:pPr>
            <w:pStyle w:val="18"/>
            <w:tabs>
              <w:tab w:val="left" w:pos="1760"/>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"_Toc230689994" </w:instrText>
          </w:r>
          <w:r>
            <w:fldChar w:fldCharType="separate"/>
          </w:r>
          <w:r>
            <w:rPr>
              <w:rStyle w:val="13"/>
            </w:rPr>
            <w:t>4.8.2</w:t>
          </w:r>
          <w:r>
            <w:rPr>
              <w:rFonts w:asciiTheme="minorHAnsi" w:hAnsiTheme="minorHAnsi" w:eastAsiaTheme="minorEastAsia" w:cstheme="minorBidi"/>
              <w:kern w:val="2"/>
              <w:sz w:val="24"/>
              <w:szCs w:val="24"/>
              <w14:ligatures w14:val="standardContextual"/>
            </w:rPr>
            <w:tab/>
          </w:r>
          <w:r>
            <w:rPr>
              <w:rStyle w:val="13"/>
            </w:rPr>
            <w:t>Feature Type is the Dominant Factor</w:t>
          </w:r>
          <w:r>
            <w:tab/>
          </w:r>
          <w:r>
            <w:fldChar w:fldCharType="begin"/>
          </w:r>
          <w:r>
            <w:instrText xml:space="preserve"> PAGEREF _Toc230689994 \h </w:instrText>
          </w:r>
          <w:r>
            <w:fldChar w:fldCharType="separate"/>
          </w:r>
          <w:r>
            <w:t>67</w:t>
          </w:r>
          <w:r>
            <w:fldChar w:fldCharType="end"/>
          </w:r>
          <w:r>
            <w:fldChar w:fldCharType="end"/>
          </w:r>
        </w:p>
        <w:p>
          <w:pPr>
            <w:pStyle w:val="18"/>
            <w:tabs>
              <w:tab w:val="left" w:pos="1760"/>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"_Toc230689995" </w:instrText>
          </w:r>
          <w:r>
            <w:fldChar w:fldCharType="separate"/>
          </w:r>
          <w:r>
            <w:rPr>
              <w:rStyle w:val="13"/>
            </w:rPr>
            <w:t>4.8.3</w:t>
          </w:r>
          <w:r>
            <w:rPr>
              <w:rFonts w:asciiTheme="minorHAnsi" w:hAnsiTheme="minorHAnsi" w:eastAsiaTheme="minorEastAsia" w:cstheme="minorBidi"/>
              <w:kern w:val="2"/>
              <w:sz w:val="24"/>
              <w:szCs w:val="24"/>
              <w14:ligatures w14:val="standardContextual"/>
            </w:rPr>
            <w:tab/>
          </w:r>
          <w:r>
            <w:rPr>
              <w:rStyle w:val="13"/>
            </w:rPr>
            <w:t>The "No Free Lunch" Theorem in Practice</w:t>
          </w:r>
          <w:r>
            <w:tab/>
          </w:r>
          <w:r>
            <w:fldChar w:fldCharType="begin"/>
          </w:r>
          <w:r>
            <w:instrText xml:space="preserve"> PAGEREF _Toc230689995 \h </w:instrText>
          </w:r>
          <w:r>
            <w:fldChar w:fldCharType="separate"/>
          </w:r>
          <w:r>
            <w:t>67</w:t>
          </w:r>
          <w:r>
            <w:fldChar w:fldCharType="end"/>
          </w:r>
          <w:r>
            <w:fldChar w:fldCharType="end"/>
          </w:r>
        </w:p>
        <w:p>
          <w:pPr>
            <w:pStyle w:val="17"/>
            <w:tabs>
              <w:tab w:val="left" w:pos="1321"/>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"_Toc230689996" </w:instrText>
          </w:r>
          <w:r>
            <w:fldChar w:fldCharType="separate"/>
          </w:r>
          <w:r>
            <w:rPr>
              <w:rStyle w:val="13"/>
            </w:rPr>
            <w:t>4.9</w:t>
          </w:r>
          <w:r>
            <w:rPr>
              <w:rFonts w:asciiTheme="minorHAnsi" w:hAnsiTheme="minorHAnsi" w:eastAsiaTheme="minorEastAsia" w:cstheme="minorBidi"/>
              <w:kern w:val="2"/>
              <w:sz w:val="24"/>
              <w:szCs w:val="24"/>
              <w14:ligatures w14:val="standardContextual"/>
            </w:rPr>
            <w:tab/>
          </w:r>
          <w:r>
            <w:rPr>
              <w:rStyle w:val="13"/>
            </w:rPr>
            <w:t>Comparison</w:t>
          </w:r>
          <w:r>
            <w:rPr>
              <w:rStyle w:val="13"/>
              <w:spacing w:val="-2"/>
            </w:rPr>
            <w:t xml:space="preserve"> </w:t>
          </w:r>
          <w:r>
            <w:rPr>
              <w:rStyle w:val="13"/>
            </w:rPr>
            <w:t>of</w:t>
          </w:r>
          <w:r>
            <w:rPr>
              <w:rStyle w:val="13"/>
              <w:spacing w:val="-2"/>
            </w:rPr>
            <w:t xml:space="preserve"> </w:t>
          </w:r>
          <w:r>
            <w:rPr>
              <w:rStyle w:val="13"/>
            </w:rPr>
            <w:t>Related</w:t>
          </w:r>
          <w:r>
            <w:rPr>
              <w:rStyle w:val="13"/>
              <w:spacing w:val="-2"/>
            </w:rPr>
            <w:t xml:space="preserve"> </w:t>
          </w:r>
          <w:r>
            <w:rPr>
              <w:rStyle w:val="13"/>
            </w:rPr>
            <w:t>Works</w:t>
          </w:r>
          <w:r>
            <w:rPr>
              <w:rStyle w:val="13"/>
              <w:spacing w:val="-4"/>
            </w:rPr>
            <w:t xml:space="preserve"> </w:t>
          </w:r>
          <w:r>
            <w:rPr>
              <w:rStyle w:val="13"/>
            </w:rPr>
            <w:t>with</w:t>
          </w:r>
          <w:r>
            <w:rPr>
              <w:rStyle w:val="13"/>
              <w:spacing w:val="-2"/>
            </w:rPr>
            <w:t xml:space="preserve"> </w:t>
          </w:r>
          <w:r>
            <w:rPr>
              <w:rStyle w:val="13"/>
            </w:rPr>
            <w:t>this</w:t>
          </w:r>
          <w:r>
            <w:rPr>
              <w:rStyle w:val="13"/>
              <w:spacing w:val="-1"/>
            </w:rPr>
            <w:t xml:space="preserve"> </w:t>
          </w:r>
          <w:r>
            <w:rPr>
              <w:rStyle w:val="13"/>
            </w:rPr>
            <w:t>Study</w:t>
          </w:r>
          <w:r>
            <w:tab/>
          </w:r>
          <w:r>
            <w:fldChar w:fldCharType="begin"/>
          </w:r>
          <w:r>
            <w:instrText xml:space="preserve"> PAGEREF _Toc230689996 \h </w:instrText>
          </w:r>
          <w:r>
            <w:fldChar w:fldCharType="separate"/>
          </w:r>
          <w:r>
            <w:t>68</w:t>
          </w:r>
          <w:r>
            <w:fldChar w:fldCharType="end"/>
          </w:r>
          <w:r>
            <w:fldChar w:fldCharType="end"/>
          </w:r>
        </w:p>
        <w:p>
          <w:pPr>
            <w:pStyle w:val="17"/>
            <w:tabs>
              <w:tab w:val="left" w:pos="1321"/>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"_Toc230689997" </w:instrText>
          </w:r>
          <w:r>
            <w:fldChar w:fldCharType="separate"/>
          </w:r>
          <w:r>
            <w:rPr>
              <w:rStyle w:val="13"/>
            </w:rPr>
            <w:t>4.10</w:t>
          </w:r>
          <w:r>
            <w:rPr>
              <w:rFonts w:asciiTheme="minorHAnsi" w:hAnsiTheme="minorHAnsi" w:eastAsiaTheme="minorEastAsia" w:cstheme="minorBidi"/>
              <w:kern w:val="2"/>
              <w:sz w:val="24"/>
              <w:szCs w:val="24"/>
              <w14:ligatures w14:val="standardContextual"/>
            </w:rPr>
            <w:tab/>
          </w:r>
          <w:r>
            <w:rPr>
              <w:rStyle w:val="13"/>
            </w:rPr>
            <w:t>Discussions</w:t>
          </w:r>
          <w:r>
            <w:tab/>
          </w:r>
          <w:r>
            <w:fldChar w:fldCharType="begin"/>
          </w:r>
          <w:r>
            <w:instrText xml:space="preserve"> PAGEREF _Toc230689997 \h </w:instrText>
          </w:r>
          <w:r>
            <w:fldChar w:fldCharType="separate"/>
          </w:r>
          <w:r>
            <w:t>69</w:t>
          </w:r>
          <w:r>
            <w:fldChar w:fldCharType="end"/>
          </w:r>
          <w:r>
            <w:fldChar w:fldCharType="end"/>
          </w:r>
        </w:p>
        <w:p>
          <w:pPr>
            <w:pStyle w:val="16"/>
            <w:tabs>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"_Toc230689998" </w:instrText>
          </w:r>
          <w:r>
            <w:fldChar w:fldCharType="separate"/>
          </w:r>
          <w:r>
            <w:rPr>
              <w:rStyle w:val="13"/>
            </w:rPr>
            <w:t>CHAPTER</w:t>
          </w:r>
          <w:r>
            <w:rPr>
              <w:rStyle w:val="13"/>
              <w:spacing w:val="-6"/>
            </w:rPr>
            <w:t xml:space="preserve"> </w:t>
          </w:r>
          <w:r>
            <w:rPr>
              <w:rStyle w:val="13"/>
            </w:rPr>
            <w:t>FIVE</w:t>
          </w:r>
          <w:r>
            <w:tab/>
          </w:r>
          <w:r>
            <w:fldChar w:fldCharType="begin"/>
          </w:r>
          <w:r>
            <w:instrText xml:space="preserve"> PAGEREF _Toc230689998 \h </w:instrText>
          </w:r>
          <w:r>
            <w:fldChar w:fldCharType="separate"/>
          </w:r>
          <w:r>
            <w:t>71</w:t>
          </w:r>
          <w:r>
            <w:fldChar w:fldCharType="end"/>
          </w:r>
          <w:r>
            <w:fldChar w:fldCharType="end"/>
          </w:r>
        </w:p>
        <w:p>
          <w:pPr>
            <w:pStyle w:val="16"/>
            <w:tabs>
              <w:tab w:val="left" w:pos="1321"/>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"_Toc230689999" </w:instrText>
          </w:r>
          <w:r>
            <w:fldChar w:fldCharType="separate"/>
          </w:r>
          <w:r>
            <w:rPr>
              <w:rStyle w:val="13"/>
            </w:rPr>
            <w:t>5.</w:t>
          </w:r>
          <w:r>
            <w:rPr>
              <w:rFonts w:asciiTheme="minorHAnsi" w:hAnsiTheme="minorHAnsi" w:eastAsiaTheme="minorEastAsia" w:cstheme="minorBidi"/>
              <w:kern w:val="2"/>
              <w:sz w:val="24"/>
              <w:szCs w:val="24"/>
              <w14:ligatures w14:val="standardContextual"/>
            </w:rPr>
            <w:tab/>
          </w:r>
          <w:r>
            <w:rPr>
              <w:rStyle w:val="13"/>
            </w:rPr>
            <w:t>CONCLUSION</w:t>
          </w:r>
          <w:r>
            <w:rPr>
              <w:rStyle w:val="13"/>
              <w:spacing w:val="-12"/>
            </w:rPr>
            <w:t xml:space="preserve"> </w:t>
          </w:r>
          <w:r>
            <w:rPr>
              <w:rStyle w:val="13"/>
            </w:rPr>
            <w:t>AND</w:t>
          </w:r>
          <w:r>
            <w:rPr>
              <w:rStyle w:val="13"/>
              <w:spacing w:val="-7"/>
            </w:rPr>
            <w:t xml:space="preserve"> </w:t>
          </w:r>
          <w:r>
            <w:rPr>
              <w:rStyle w:val="13"/>
            </w:rPr>
            <w:t>RECOMMENDATION</w:t>
          </w:r>
          <w:r>
            <w:tab/>
          </w:r>
          <w:r>
            <w:fldChar w:fldCharType="begin"/>
          </w:r>
          <w:r>
            <w:instrText xml:space="preserve"> PAGEREF _Toc230689999 \h </w:instrText>
          </w:r>
          <w:r>
            <w:fldChar w:fldCharType="separate"/>
          </w:r>
          <w:r>
            <w:t>71</w:t>
          </w:r>
          <w:r>
            <w:fldChar w:fldCharType="end"/>
          </w:r>
          <w:r>
            <w:fldChar w:fldCharType="end"/>
          </w:r>
        </w:p>
        <w:p>
          <w:pPr>
            <w:pStyle w:val="17"/>
            <w:tabs>
              <w:tab w:val="left" w:pos="1321"/>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"_Toc230690000" </w:instrText>
          </w:r>
          <w:r>
            <w:fldChar w:fldCharType="separate"/>
          </w:r>
          <w:r>
            <w:rPr>
              <w:rStyle w:val="13"/>
            </w:rPr>
            <w:t>5.1</w:t>
          </w:r>
          <w:r>
            <w:rPr>
              <w:rFonts w:asciiTheme="minorHAnsi" w:hAnsiTheme="minorHAnsi" w:eastAsiaTheme="minorEastAsia" w:cstheme="minorBidi"/>
              <w:kern w:val="2"/>
              <w:sz w:val="24"/>
              <w:szCs w:val="24"/>
              <w14:ligatures w14:val="standardContextual"/>
            </w:rPr>
            <w:tab/>
          </w:r>
          <w:r>
            <w:rPr>
              <w:rStyle w:val="13"/>
            </w:rPr>
            <w:t>Conclusion</w:t>
          </w:r>
          <w:r>
            <w:tab/>
          </w:r>
          <w:r>
            <w:fldChar w:fldCharType="begin"/>
          </w:r>
          <w:r>
            <w:instrText xml:space="preserve"> PAGEREF _Toc230690000 \h </w:instrText>
          </w:r>
          <w:r>
            <w:fldChar w:fldCharType="separate"/>
          </w:r>
          <w:r>
            <w:t>71</w:t>
          </w:r>
          <w:r>
            <w:fldChar w:fldCharType="end"/>
          </w:r>
          <w:r>
            <w:fldChar w:fldCharType="end"/>
          </w:r>
        </w:p>
        <w:p>
          <w:pPr>
            <w:pStyle w:val="17"/>
            <w:tabs>
              <w:tab w:val="left" w:pos="1321"/>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"_Toc230690001" </w:instrText>
          </w:r>
          <w:r>
            <w:fldChar w:fldCharType="separate"/>
          </w:r>
          <w:r>
            <w:rPr>
              <w:rStyle w:val="13"/>
            </w:rPr>
            <w:t>5.1</w:t>
          </w:r>
          <w:r>
            <w:rPr>
              <w:rFonts w:asciiTheme="minorHAnsi" w:hAnsiTheme="minorHAnsi" w:eastAsiaTheme="minorEastAsia" w:cstheme="minorBidi"/>
              <w:kern w:val="2"/>
              <w:sz w:val="24"/>
              <w:szCs w:val="24"/>
              <w14:ligatures w14:val="standardContextual"/>
            </w:rPr>
            <w:tab/>
          </w:r>
          <w:r>
            <w:rPr>
              <w:rStyle w:val="13"/>
            </w:rPr>
            <w:t>Recommendation</w:t>
          </w:r>
          <w:r>
            <w:tab/>
          </w:r>
          <w:r>
            <w:fldChar w:fldCharType="begin"/>
          </w:r>
          <w:r>
            <w:instrText xml:space="preserve"> PAGEREF _Toc230690001 \h </w:instrText>
          </w:r>
          <w:r>
            <w:fldChar w:fldCharType="separate"/>
          </w:r>
          <w:r>
            <w:t>72</w:t>
          </w:r>
          <w:r>
            <w:fldChar w:fldCharType="end"/>
          </w:r>
          <w:r>
            <w:fldChar w:fldCharType="end"/>
          </w:r>
        </w:p>
        <w:p>
          <w:pPr>
            <w:pStyle w:val="18"/>
            <w:tabs>
              <w:tab w:val="left" w:pos="1760"/>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"_Toc230690002" </w:instrText>
          </w:r>
          <w:r>
            <w:fldChar w:fldCharType="separate"/>
          </w:r>
          <w:r>
            <w:rPr>
              <w:rStyle w:val="13"/>
            </w:rPr>
            <w:t>5.1.1</w:t>
          </w:r>
          <w:r>
            <w:rPr>
              <w:rFonts w:asciiTheme="minorHAnsi" w:hAnsiTheme="minorHAnsi" w:eastAsiaTheme="minorEastAsia" w:cstheme="minorBidi"/>
              <w:kern w:val="2"/>
              <w:sz w:val="24"/>
              <w:szCs w:val="24"/>
              <w14:ligatures w14:val="standardContextual"/>
            </w:rPr>
            <w:tab/>
          </w:r>
          <w:r>
            <w:rPr>
              <w:rStyle w:val="13"/>
            </w:rPr>
            <w:t>Recommendation</w:t>
          </w:r>
          <w:r>
            <w:rPr>
              <w:rStyle w:val="13"/>
              <w:spacing w:val="-3"/>
            </w:rPr>
            <w:t xml:space="preserve"> </w:t>
          </w:r>
          <w:r>
            <w:rPr>
              <w:rStyle w:val="13"/>
            </w:rPr>
            <w:t>for</w:t>
          </w:r>
          <w:r>
            <w:rPr>
              <w:rStyle w:val="13"/>
              <w:spacing w:val="-2"/>
            </w:rPr>
            <w:t xml:space="preserve"> </w:t>
          </w:r>
          <w:r>
            <w:rPr>
              <w:rStyle w:val="13"/>
            </w:rPr>
            <w:t>practice</w:t>
          </w:r>
          <w:r>
            <w:tab/>
          </w:r>
          <w:r>
            <w:fldChar w:fldCharType="begin"/>
          </w:r>
          <w:r>
            <w:instrText xml:space="preserve"> PAGEREF _Toc230690002 \h </w:instrText>
          </w:r>
          <w:r>
            <w:fldChar w:fldCharType="separate"/>
          </w:r>
          <w:r>
            <w:t>73</w:t>
          </w:r>
          <w:r>
            <w:fldChar w:fldCharType="end"/>
          </w:r>
          <w:r>
            <w:fldChar w:fldCharType="end"/>
          </w:r>
        </w:p>
        <w:p>
          <w:pPr>
            <w:pStyle w:val="18"/>
            <w:tabs>
              <w:tab w:val="left" w:pos="1760"/>
              <w:tab w:val="right" w:leader="dot" w:pos="10130"/>
            </w:tabs>
            <w:rPr>
              <w:rFonts w:asciiTheme="minorHAnsi" w:hAnsiTheme="minorHAnsi" w:eastAsiaTheme="minorEastAsia" w:cstheme="minorBidi"/>
              <w:kern w:val="2"/>
              <w:sz w:val="24"/>
              <w:szCs w:val="24"/>
              <w14:ligatures w14:val="standardContextual"/>
            </w:rPr>
          </w:pPr>
          <w:r>
            <w:fldChar w:fldCharType="begin"/>
          </w:r>
          <w:r>
            <w:instrText xml:space="preserve"> HYPERLINK \l "_Toc230690003" </w:instrText>
          </w:r>
          <w:r>
            <w:fldChar w:fldCharType="separate"/>
          </w:r>
          <w:r>
            <w:rPr>
              <w:rStyle w:val="13"/>
            </w:rPr>
            <w:t>5.1.1</w:t>
          </w:r>
          <w:r>
            <w:rPr>
              <w:rFonts w:asciiTheme="minorHAnsi" w:hAnsiTheme="minorHAnsi" w:eastAsiaTheme="minorEastAsia" w:cstheme="minorBidi"/>
              <w:kern w:val="2"/>
              <w:sz w:val="24"/>
              <w:szCs w:val="24"/>
              <w14:ligatures w14:val="standardContextual"/>
            </w:rPr>
            <w:tab/>
          </w:r>
          <w:r>
            <w:rPr>
              <w:rStyle w:val="13"/>
            </w:rPr>
            <w:t>Recommendation</w:t>
          </w:r>
          <w:r>
            <w:rPr>
              <w:rStyle w:val="13"/>
              <w:spacing w:val="-3"/>
            </w:rPr>
            <w:t xml:space="preserve"> </w:t>
          </w:r>
          <w:r>
            <w:rPr>
              <w:rStyle w:val="13"/>
            </w:rPr>
            <w:t>for</w:t>
          </w:r>
          <w:r>
            <w:rPr>
              <w:rStyle w:val="13"/>
              <w:spacing w:val="-3"/>
            </w:rPr>
            <w:t xml:space="preserve"> </w:t>
          </w:r>
          <w:r>
            <w:rPr>
              <w:rStyle w:val="13"/>
            </w:rPr>
            <w:t>future</w:t>
          </w:r>
          <w:r>
            <w:rPr>
              <w:rStyle w:val="13"/>
              <w:spacing w:val="-3"/>
            </w:rPr>
            <w:t xml:space="preserve"> </w:t>
          </w:r>
          <w:r>
            <w:rPr>
              <w:rStyle w:val="13"/>
            </w:rPr>
            <w:t>research</w:t>
          </w:r>
          <w:r>
            <w:tab/>
          </w:r>
          <w:r>
            <w:fldChar w:fldCharType="begin"/>
          </w:r>
          <w:r>
            <w:instrText xml:space="preserve"> PAGEREF _Toc230690003 \h </w:instrText>
          </w:r>
          <w:r>
            <w:fldChar w:fldCharType="separate"/>
          </w:r>
          <w:r>
            <w:t>74</w:t>
          </w:r>
          <w:r>
            <w:fldChar w:fldCharType="end"/>
          </w:r>
          <w:r>
            <w:fldChar w:fldCharType="end"/>
          </w:r>
        </w:p>
        <w:p>
          <w:pPr>
            <w:rPr>
              <w:b/>
              <w:bCs/>
            </w:rPr>
          </w:pPr>
          <w:r>
            <w:rPr>
              <w:b/>
              <w:bCs/>
            </w:rPr>
            <w:fldChar w:fldCharType="end"/>
          </w:r>
        </w:p>
      </w:sdtContent>
    </w:sdt>
    <w:p>
      <w:r>
        <w:rPr>
          <w:b/>
          <w:bCs/>
          <w:sz w:val="28"/>
          <w:szCs w:val="28"/>
        </w:rPr>
        <w:br w:type="page"/>
      </w:r>
    </w:p>
    <w:p>
      <w:pPr>
        <w:rPr>
          <w:b/>
          <w:bCs/>
          <w:sz w:val="28"/>
          <w:szCs w:val="28"/>
        </w:rPr>
      </w:pPr>
    </w:p>
    <w:p>
      <w:pPr>
        <w:pStyle w:val="2"/>
        <w:ind w:left="440" w:firstLine="0"/>
        <w:jc w:val="left"/>
      </w:pPr>
      <w:bookmarkStart w:id="7" w:name="_Toc230689907"/>
      <w:r>
        <w:t>List of</w:t>
      </w:r>
      <w:r>
        <w:rPr>
          <w:spacing w:val="-3"/>
        </w:rPr>
        <w:t xml:space="preserve"> </w:t>
      </w:r>
      <w:r>
        <w:t>Figure</w:t>
      </w:r>
      <w:bookmarkEnd w:id="7"/>
    </w:p>
    <w:p>
      <w:pPr>
        <w:pStyle w:val="2"/>
        <w:spacing w:before="310"/>
        <w:ind w:left="440" w:firstLine="0"/>
        <w:jc w:val="left"/>
      </w:pPr>
      <w:bookmarkStart w:id="8" w:name="_bookmark4"/>
      <w:bookmarkEnd w:id="8"/>
      <w:bookmarkStart w:id="9" w:name="_Toc230689908"/>
      <w:r>
        <w:t>List</w:t>
      </w:r>
      <w:r>
        <w:rPr>
          <w:spacing w:val="-2"/>
        </w:rPr>
        <w:t xml:space="preserve"> </w:t>
      </w:r>
      <w:r>
        <w:t>of</w:t>
      </w:r>
      <w:r>
        <w:rPr>
          <w:spacing w:val="-2"/>
        </w:rPr>
        <w:t xml:space="preserve"> </w:t>
      </w:r>
      <w:r>
        <w:t>Tables</w:t>
      </w:r>
      <w:bookmarkEnd w:id="9"/>
    </w:p>
    <w:p>
      <w:pPr>
        <w:sectPr>
          <w:pgSz w:w="12240" w:h="15840"/>
          <w:pgMar w:top="1360" w:right="380" w:bottom="1200" w:left="1720" w:header="0" w:footer="1012" w:gutter="0"/>
          <w:cols w:space="720" w:num="1"/>
        </w:sectPr>
      </w:pPr>
    </w:p>
    <w:p>
      <w:pPr>
        <w:pStyle w:val="2"/>
      </w:pPr>
      <w:bookmarkStart w:id="10" w:name="_bookmark5"/>
      <w:bookmarkEnd w:id="10"/>
      <w:bookmarkStart w:id="11" w:name="_Toc230689909"/>
      <w:r>
        <w:t>List</w:t>
      </w:r>
      <w:r>
        <w:rPr>
          <w:spacing w:val="-6"/>
        </w:rPr>
        <w:t xml:space="preserve"> </w:t>
      </w:r>
      <w:r>
        <w:t>of</w:t>
      </w:r>
      <w:r>
        <w:rPr>
          <w:spacing w:val="-6"/>
        </w:rPr>
        <w:t xml:space="preserve"> </w:t>
      </w:r>
      <w:r>
        <w:t>Acronyms</w:t>
      </w:r>
      <w:bookmarkEnd w:id="11"/>
    </w:p>
    <w:p>
      <w:pPr>
        <w:pStyle w:val="9"/>
        <w:spacing w:before="2"/>
        <w:rPr>
          <w:b/>
          <w:sz w:val="23"/>
        </w:rPr>
      </w:pPr>
    </w:p>
    <w:p>
      <w:pPr>
        <w:pStyle w:val="9"/>
        <w:tabs>
          <w:tab w:val="left" w:leader="hyphen" w:pos="2272"/>
        </w:tabs>
        <w:spacing w:before="1"/>
        <w:ind w:left="440"/>
      </w:pPr>
      <w:r>
        <w:t>AI</w:t>
      </w:r>
      <w:r>
        <w:tab/>
      </w:r>
      <w:r>
        <w:t>Artificial</w:t>
      </w:r>
      <w:r>
        <w:rPr>
          <w:spacing w:val="-3"/>
        </w:rPr>
        <w:t xml:space="preserve"> </w:t>
      </w:r>
      <w:r>
        <w:t>Intelligence</w:t>
      </w:r>
    </w:p>
    <w:p>
      <w:pPr>
        <w:pStyle w:val="9"/>
        <w:tabs>
          <w:tab w:val="left" w:leader="hyphen" w:pos="2137"/>
        </w:tabs>
        <w:spacing w:before="137"/>
        <w:ind w:left="440"/>
      </w:pPr>
      <w:r>
        <w:t>ANN</w:t>
      </w:r>
      <w:r>
        <w:tab/>
      </w:r>
      <w:r>
        <w:t>Artificial</w:t>
      </w:r>
      <w:r>
        <w:rPr>
          <w:spacing w:val="-2"/>
        </w:rPr>
        <w:t xml:space="preserve"> </w:t>
      </w:r>
      <w:r>
        <w:t>Neural</w:t>
      </w:r>
      <w:r>
        <w:rPr>
          <w:spacing w:val="-2"/>
        </w:rPr>
        <w:t xml:space="preserve"> </w:t>
      </w:r>
      <w:r>
        <w:t>Network</w:t>
      </w:r>
    </w:p>
    <w:p>
      <w:pPr>
        <w:pStyle w:val="9"/>
        <w:tabs>
          <w:tab w:val="left" w:leader="hyphen" w:pos="2204"/>
        </w:tabs>
        <w:spacing w:before="137"/>
        <w:ind w:left="440"/>
      </w:pPr>
      <w:r>
        <w:t>CAD</w:t>
      </w:r>
      <w:r>
        <w:tab/>
      </w:r>
      <w:r>
        <w:t>Computer-Aided</w:t>
      </w:r>
      <w:r>
        <w:rPr>
          <w:spacing w:val="-3"/>
        </w:rPr>
        <w:t xml:space="preserve"> </w:t>
      </w:r>
      <w:r>
        <w:t>Detection</w:t>
      </w:r>
    </w:p>
    <w:p>
      <w:pPr>
        <w:pStyle w:val="9"/>
        <w:tabs>
          <w:tab w:val="left" w:leader="hyphen" w:pos="2231"/>
        </w:tabs>
        <w:spacing w:before="140"/>
        <w:ind w:left="440"/>
      </w:pPr>
      <w:r>
        <w:t>CE-CT</w:t>
      </w:r>
      <w:r>
        <w:tab/>
      </w:r>
      <w:r>
        <w:t>Contrast</w:t>
      </w:r>
      <w:r>
        <w:rPr>
          <w:spacing w:val="-2"/>
        </w:rPr>
        <w:t xml:space="preserve"> </w:t>
      </w:r>
      <w:r>
        <w:t>Enhanced-Computed</w:t>
      </w:r>
      <w:r>
        <w:rPr>
          <w:spacing w:val="-2"/>
        </w:rPr>
        <w:t xml:space="preserve"> </w:t>
      </w:r>
      <w:r>
        <w:t>Tomography</w:t>
      </w:r>
    </w:p>
    <w:p>
      <w:pPr>
        <w:pStyle w:val="9"/>
        <w:tabs>
          <w:tab w:val="left" w:leader="hyphen" w:pos="2123"/>
        </w:tabs>
        <w:spacing w:before="139"/>
        <w:ind w:left="440"/>
      </w:pPr>
      <w:r>
        <w:t>CNN</w:t>
      </w:r>
      <w:r>
        <w:tab/>
      </w:r>
      <w:r>
        <w:t>Convolutional</w:t>
      </w:r>
      <w:r>
        <w:rPr>
          <w:spacing w:val="-1"/>
        </w:rPr>
        <w:t xml:space="preserve"> </w:t>
      </w:r>
      <w:r>
        <w:t>Neural Networks</w:t>
      </w:r>
    </w:p>
    <w:p>
      <w:pPr>
        <w:pStyle w:val="9"/>
        <w:tabs>
          <w:tab w:val="left" w:leader="hyphen" w:pos="2084"/>
        </w:tabs>
        <w:spacing w:before="137"/>
        <w:ind w:left="440"/>
      </w:pPr>
      <w:r>
        <w:t>CPU</w:t>
      </w:r>
      <w:r>
        <w:tab/>
      </w:r>
      <w:r>
        <w:t>Central Processing</w:t>
      </w:r>
      <w:r>
        <w:rPr>
          <w:spacing w:val="-2"/>
        </w:rPr>
        <w:t xml:space="preserve"> </w:t>
      </w:r>
      <w:r>
        <w:t>Unit</w:t>
      </w:r>
    </w:p>
    <w:p>
      <w:pPr>
        <w:pStyle w:val="9"/>
        <w:tabs>
          <w:tab w:val="left" w:leader="hyphen" w:pos="2243"/>
        </w:tabs>
        <w:spacing w:before="136"/>
        <w:ind w:left="440"/>
      </w:pPr>
      <w:r>
        <w:t>CT</w:t>
      </w:r>
      <w:r>
        <w:tab/>
      </w:r>
      <w:r>
        <w:t>Computed</w:t>
      </w:r>
      <w:r>
        <w:rPr>
          <w:spacing w:val="-1"/>
        </w:rPr>
        <w:t xml:space="preserve"> </w:t>
      </w:r>
      <w:r>
        <w:t>Tomography</w:t>
      </w:r>
    </w:p>
    <w:p>
      <w:pPr>
        <w:pStyle w:val="9"/>
        <w:tabs>
          <w:tab w:val="left" w:leader="hyphen" w:pos="2164"/>
        </w:tabs>
        <w:spacing w:before="139"/>
        <w:ind w:left="440"/>
      </w:pPr>
      <w:r>
        <w:t>DIP</w:t>
      </w:r>
      <w:r>
        <w:tab/>
      </w:r>
      <w:r>
        <w:t>Digital image</w:t>
      </w:r>
      <w:r>
        <w:rPr>
          <w:spacing w:val="-3"/>
        </w:rPr>
        <w:t xml:space="preserve"> </w:t>
      </w:r>
      <w:r>
        <w:t>processing</w:t>
      </w:r>
    </w:p>
    <w:p>
      <w:pPr>
        <w:pStyle w:val="9"/>
        <w:tabs>
          <w:tab w:val="left" w:leader="hyphen" w:pos="2137"/>
        </w:tabs>
        <w:spacing w:before="137"/>
        <w:ind w:left="440"/>
      </w:pPr>
      <w:r>
        <w:t>DNN</w:t>
      </w:r>
      <w:r>
        <w:tab/>
      </w:r>
      <w:r>
        <w:t>Deep</w:t>
      </w:r>
      <w:r>
        <w:rPr>
          <w:spacing w:val="-1"/>
        </w:rPr>
        <w:t xml:space="preserve"> </w:t>
      </w:r>
      <w:r>
        <w:t>Neural</w:t>
      </w:r>
      <w:r>
        <w:rPr>
          <w:spacing w:val="-1"/>
        </w:rPr>
        <w:t xml:space="preserve"> </w:t>
      </w:r>
      <w:r>
        <w:t>Network</w:t>
      </w:r>
    </w:p>
    <w:p>
      <w:pPr>
        <w:pStyle w:val="9"/>
        <w:tabs>
          <w:tab w:val="left" w:leader="hyphen" w:pos="2125"/>
        </w:tabs>
        <w:spacing w:before="139"/>
        <w:ind w:left="440"/>
      </w:pPr>
      <w:r>
        <w:t>DRN</w:t>
      </w:r>
      <w:r>
        <w:tab/>
      </w:r>
      <w:r>
        <w:t>Deep</w:t>
      </w:r>
      <w:r>
        <w:rPr>
          <w:spacing w:val="-2"/>
        </w:rPr>
        <w:t xml:space="preserve"> </w:t>
      </w:r>
      <w:r>
        <w:t>Residual</w:t>
      </w:r>
      <w:r>
        <w:rPr>
          <w:spacing w:val="-1"/>
        </w:rPr>
        <w:t xml:space="preserve"> </w:t>
      </w:r>
      <w:r>
        <w:t>Network</w:t>
      </w:r>
    </w:p>
    <w:p>
      <w:pPr>
        <w:pStyle w:val="9"/>
        <w:tabs>
          <w:tab w:val="left" w:leader="hyphen" w:pos="2084"/>
        </w:tabs>
        <w:spacing w:before="137"/>
        <w:ind w:left="440"/>
      </w:pPr>
      <w:r>
        <w:t>FCRN</w:t>
      </w:r>
      <w:r>
        <w:tab/>
      </w:r>
      <w:r>
        <w:t>Complete</w:t>
      </w:r>
      <w:r>
        <w:rPr>
          <w:spacing w:val="-1"/>
        </w:rPr>
        <w:t xml:space="preserve"> </w:t>
      </w:r>
      <w:r>
        <w:t>Convolutionary</w:t>
      </w:r>
      <w:r>
        <w:rPr>
          <w:spacing w:val="-1"/>
        </w:rPr>
        <w:t xml:space="preserve"> </w:t>
      </w:r>
      <w:r>
        <w:t>Residual</w:t>
      </w:r>
      <w:r>
        <w:rPr>
          <w:spacing w:val="-1"/>
        </w:rPr>
        <w:t xml:space="preserve"> </w:t>
      </w:r>
      <w:r>
        <w:t>Network</w:t>
      </w:r>
    </w:p>
    <w:p>
      <w:pPr>
        <w:pStyle w:val="9"/>
        <w:tabs>
          <w:tab w:val="left" w:leader="hyphen" w:pos="2017"/>
        </w:tabs>
        <w:spacing w:before="139"/>
        <w:ind w:left="440"/>
      </w:pPr>
      <w:r>
        <w:t>GPU</w:t>
      </w:r>
      <w:r>
        <w:tab/>
      </w:r>
      <w:r>
        <w:t>Graphical</w:t>
      </w:r>
      <w:r>
        <w:rPr>
          <w:spacing w:val="-1"/>
        </w:rPr>
        <w:t xml:space="preserve"> </w:t>
      </w:r>
      <w:r>
        <w:t>Processing</w:t>
      </w:r>
      <w:r>
        <w:rPr>
          <w:spacing w:val="-1"/>
        </w:rPr>
        <w:t xml:space="preserve"> </w:t>
      </w:r>
      <w:r>
        <w:t>Unit</w:t>
      </w:r>
    </w:p>
    <w:p>
      <w:pPr>
        <w:pStyle w:val="9"/>
        <w:tabs>
          <w:tab w:val="left" w:leader="hyphen" w:pos="2164"/>
        </w:tabs>
        <w:spacing w:before="137"/>
        <w:ind w:left="440"/>
      </w:pPr>
      <w:r>
        <w:t>JPEG</w:t>
      </w:r>
      <w:r>
        <w:tab/>
      </w:r>
      <w:r>
        <w:t>Joint</w:t>
      </w:r>
      <w:r>
        <w:rPr>
          <w:spacing w:val="-1"/>
        </w:rPr>
        <w:t xml:space="preserve"> </w:t>
      </w:r>
      <w:r>
        <w:t>Photographic Experts</w:t>
      </w:r>
      <w:r>
        <w:rPr>
          <w:spacing w:val="-1"/>
        </w:rPr>
        <w:t xml:space="preserve"> </w:t>
      </w:r>
      <w:r>
        <w:t>Group</w:t>
      </w:r>
    </w:p>
    <w:p>
      <w:pPr>
        <w:pStyle w:val="9"/>
        <w:tabs>
          <w:tab w:val="left" w:leader="hyphen" w:pos="2164"/>
        </w:tabs>
        <w:spacing w:before="136"/>
        <w:ind w:left="440"/>
      </w:pPr>
      <w:r>
        <w:t>LDCT</w:t>
      </w:r>
      <w:r>
        <w:tab/>
      </w:r>
      <w:r>
        <w:t>Low-Dose</w:t>
      </w:r>
      <w:r>
        <w:rPr>
          <w:spacing w:val="-2"/>
        </w:rPr>
        <w:t xml:space="preserve"> </w:t>
      </w:r>
      <w:r>
        <w:t>Computed Tomography</w:t>
      </w:r>
    </w:p>
    <w:p>
      <w:pPr>
        <w:pStyle w:val="9"/>
        <w:tabs>
          <w:tab w:val="left" w:leader="hyphen" w:pos="2216"/>
        </w:tabs>
        <w:spacing w:before="139"/>
        <w:ind w:left="440"/>
      </w:pPr>
      <w:r>
        <w:t>ML</w:t>
      </w:r>
      <w:r>
        <w:tab/>
      </w:r>
      <w:r>
        <w:t>Machine</w:t>
      </w:r>
      <w:r>
        <w:rPr>
          <w:spacing w:val="-1"/>
        </w:rPr>
        <w:t xml:space="preserve"> </w:t>
      </w:r>
      <w:r>
        <w:t>Learning</w:t>
      </w:r>
    </w:p>
    <w:p>
      <w:pPr>
        <w:pStyle w:val="9"/>
        <w:tabs>
          <w:tab w:val="left" w:leader="hyphen" w:pos="2204"/>
        </w:tabs>
        <w:spacing w:before="139"/>
        <w:ind w:left="440"/>
      </w:pPr>
      <w:r>
        <w:t>NN</w:t>
      </w:r>
      <w:r>
        <w:tab/>
      </w:r>
      <w:r>
        <w:t>Neural Network</w:t>
      </w:r>
    </w:p>
    <w:p>
      <w:pPr>
        <w:pStyle w:val="9"/>
        <w:tabs>
          <w:tab w:val="left" w:leader="hyphen" w:pos="2204"/>
        </w:tabs>
        <w:spacing w:before="140"/>
        <w:ind w:left="440"/>
      </w:pPr>
      <w:r>
        <w:t>PET</w:t>
      </w:r>
      <w:r>
        <w:tab/>
      </w:r>
      <w:r>
        <w:t>Positron</w:t>
      </w:r>
      <w:r>
        <w:rPr>
          <w:spacing w:val="-1"/>
        </w:rPr>
        <w:t xml:space="preserve"> </w:t>
      </w:r>
      <w:r>
        <w:t>Emission</w:t>
      </w:r>
      <w:r>
        <w:rPr>
          <w:spacing w:val="-1"/>
        </w:rPr>
        <w:t xml:space="preserve"> </w:t>
      </w:r>
      <w:r>
        <w:t>Tomography</w:t>
      </w:r>
    </w:p>
    <w:p>
      <w:pPr>
        <w:pStyle w:val="9"/>
        <w:tabs>
          <w:tab w:val="left" w:leader="hyphen" w:pos="2216"/>
        </w:tabs>
        <w:spacing w:before="137"/>
        <w:ind w:left="440"/>
      </w:pPr>
      <w:r>
        <w:t>SVM</w:t>
      </w:r>
      <w:r>
        <w:tab/>
      </w:r>
      <w:r>
        <w:t>Support</w:t>
      </w:r>
      <w:r>
        <w:rPr>
          <w:spacing w:val="-1"/>
        </w:rPr>
        <w:t xml:space="preserve"> </w:t>
      </w:r>
      <w:r>
        <w:t>Vector Machine</w:t>
      </w:r>
    </w:p>
    <w:p>
      <w:pPr>
        <w:pStyle w:val="9"/>
        <w:tabs>
          <w:tab w:val="left" w:leader="hyphen" w:pos="2057"/>
        </w:tabs>
        <w:spacing w:before="137"/>
        <w:ind w:left="440"/>
      </w:pPr>
      <w:r>
        <w:t>VGG</w:t>
      </w:r>
      <w:r>
        <w:tab/>
      </w:r>
      <w:r>
        <w:t>Visual Geometry</w:t>
      </w:r>
      <w:r>
        <w:rPr>
          <w:spacing w:val="-2"/>
        </w:rPr>
        <w:t xml:space="preserve"> </w:t>
      </w:r>
      <w:r>
        <w:t>Group</w:t>
      </w:r>
    </w:p>
    <w:p>
      <w:pPr>
        <w:sectPr>
          <w:pgSz w:w="12240" w:h="15840"/>
          <w:pgMar w:top="1380" w:right="380" w:bottom="1200" w:left="1720" w:header="0" w:footer="1012" w:gutter="0"/>
          <w:cols w:space="720" w:num="1"/>
        </w:sectPr>
      </w:pPr>
    </w:p>
    <w:p>
      <w:pPr>
        <w:pStyle w:val="2"/>
        <w:ind w:left="654" w:right="694" w:firstLine="0"/>
        <w:jc w:val="center"/>
      </w:pPr>
      <w:bookmarkStart w:id="12" w:name="_bookmark6"/>
      <w:bookmarkEnd w:id="12"/>
      <w:bookmarkStart w:id="13" w:name="_Toc230689910"/>
      <w:r>
        <w:t>ABSTRACT</w:t>
      </w:r>
      <w:bookmarkEnd w:id="13"/>
    </w:p>
    <w:p>
      <w:pPr>
        <w:pStyle w:val="9"/>
        <w:spacing w:before="6"/>
        <w:rPr>
          <w:b/>
          <w:sz w:val="28"/>
        </w:rPr>
      </w:pPr>
    </w:p>
    <w:p>
      <w:pPr>
        <w:spacing w:line="360" w:lineRule="auto"/>
        <w:jc w:val="both"/>
        <w:sectPr>
          <w:pgSz w:w="12240" w:h="15840"/>
          <w:pgMar w:top="1380" w:right="540" w:bottom="1200" w:left="1720" w:header="0" w:footer="1012" w:gutter="0"/>
          <w:cols w:space="720" w:num="1"/>
        </w:sectPr>
      </w:pPr>
    </w:p>
    <w:p>
      <w:pPr>
        <w:pStyle w:val="2"/>
        <w:ind w:left="4140" w:hanging="450"/>
        <w:jc w:val="left"/>
        <w:rPr>
          <w:sz w:val="32"/>
        </w:rPr>
      </w:pPr>
      <w:bookmarkStart w:id="14" w:name="_bookmark7"/>
      <w:bookmarkEnd w:id="14"/>
      <w:bookmarkStart w:id="15" w:name="_Toc230689911"/>
      <w:r>
        <w:rPr>
          <w:sz w:val="32"/>
        </w:rPr>
        <w:t>CHAPTER</w:t>
      </w:r>
      <w:r>
        <w:rPr>
          <w:spacing w:val="-7"/>
          <w:sz w:val="32"/>
        </w:rPr>
        <w:t xml:space="preserve"> </w:t>
      </w:r>
      <w:r>
        <w:rPr>
          <w:sz w:val="32"/>
        </w:rPr>
        <w:t>ONE</w:t>
      </w:r>
      <w:bookmarkEnd w:id="15"/>
    </w:p>
    <w:p>
      <w:pPr>
        <w:pStyle w:val="2"/>
        <w:numPr>
          <w:ilvl w:val="3"/>
          <w:numId w:val="1"/>
        </w:numPr>
        <w:rPr>
          <w:sz w:val="32"/>
        </w:rPr>
      </w:pPr>
      <w:bookmarkStart w:id="16" w:name="_bookmark8"/>
      <w:bookmarkEnd w:id="16"/>
      <w:bookmarkStart w:id="17" w:name="_Toc230689912"/>
      <w:r>
        <w:rPr>
          <w:sz w:val="32"/>
        </w:rPr>
        <w:t>INTRODUCTION</w:t>
      </w:r>
      <w:bookmarkEnd w:id="17"/>
    </w:p>
    <w:p>
      <w:pPr>
        <w:pStyle w:val="9"/>
        <w:rPr>
          <w:b/>
          <w:sz w:val="20"/>
        </w:rPr>
      </w:pPr>
    </w:p>
    <w:p>
      <w:pPr>
        <w:pStyle w:val="9"/>
        <w:rPr>
          <w:b/>
          <w:sz w:val="20"/>
        </w:rPr>
      </w:pPr>
    </w:p>
    <w:p>
      <w:pPr>
        <w:pStyle w:val="9"/>
        <w:spacing w:before="9"/>
        <w:rPr>
          <w:b/>
          <w:sz w:val="21"/>
        </w:rPr>
      </w:pPr>
    </w:p>
    <w:p>
      <w:pPr>
        <w:pStyle w:val="3"/>
        <w:numPr>
          <w:ilvl w:val="1"/>
          <w:numId w:val="2"/>
        </w:numPr>
      </w:pPr>
      <w:bookmarkStart w:id="18" w:name="_bookmark9"/>
      <w:bookmarkEnd w:id="18"/>
      <w:r>
        <w:t xml:space="preserve">  </w:t>
      </w:r>
      <w:bookmarkStart w:id="19" w:name="_Toc230689913"/>
      <w:r>
        <w:t>Background:</w:t>
      </w:r>
      <w:bookmarkEnd w:id="19"/>
    </w:p>
    <w:p>
      <w:pPr>
        <w:pStyle w:val="9"/>
        <w:spacing w:before="9"/>
        <w:rPr>
          <w:b/>
          <w:sz w:val="34"/>
        </w:rPr>
      </w:pPr>
    </w:p>
    <w:p>
      <w:pPr>
        <w:spacing w:line="360" w:lineRule="auto"/>
        <w:jc w:val="both"/>
        <w:rPr>
          <w:sz w:val="24"/>
          <w:szCs w:val="24"/>
        </w:rPr>
      </w:pPr>
      <w:bookmarkStart w:id="20" w:name="_Hlk230224712"/>
      <w:r>
        <w:rPr>
          <w:sz w:val="24"/>
          <w:szCs w:val="24"/>
        </w:rPr>
        <w:t>Sentiment analysis, also known as opinion mining, is a well-established subfield of Natural Language Processing (NLP) that focuses on identifying and classifying subjective information—such as emotions, opinions, and attitudes—expressed in text (Liu, 2022). It purposes to determine the emotional tone behind a piece of text, typically categorizing it as positive, negative, or neutral, enabling the extraction of actionable insights from unstructured data sources like social media, reviews, or news articles.</w:t>
      </w:r>
    </w:p>
    <w:p>
      <w:pPr>
        <w:jc w:val="both"/>
        <w:rPr>
          <w:sz w:val="12"/>
          <w:szCs w:val="12"/>
        </w:rPr>
      </w:pPr>
    </w:p>
    <w:p>
      <w:pPr>
        <w:spacing w:line="360" w:lineRule="auto"/>
        <w:jc w:val="both"/>
        <w:rPr>
          <w:sz w:val="24"/>
          <w:szCs w:val="24"/>
        </w:rPr>
      </w:pPr>
      <w:bookmarkStart w:id="21" w:name="_Hlk230225181"/>
      <w:r>
        <w:rPr>
          <w:sz w:val="24"/>
          <w:szCs w:val="24"/>
        </w:rPr>
        <w:t>Globally, sentiment analysis has been successfully applied across multiple domains, including marketing, healthcare, finance, and public policy. The evolution of AI-driven approaches—from lexicon-based methods to machine learning and, more recently, deep learning models such as Convolutional Neural Networks (CNN), Bidirectional Long Short-Term Memory (Bi-LSTM), and transformer-based architectures like BERT and XLM-RoBERTa (Devlin et al., 2019)—has enabled high-accuracy sentiment classification in high-resource languages like English, Chinese, and Arabic. These advanced models automatically learn contextual and semantic patterns from large annotated corpora, making them capable of processing massive volumes of unstructured social media data in real time. As a result, governments and organizations worldwide now routinely use sentiment analysis to gauge public opinion, track policy acceptance, and detect emerging social issues (Pang &amp; Lee, 2008; Qorib et al., 2023).</w:t>
      </w:r>
    </w:p>
    <w:p>
      <w:pPr>
        <w:spacing w:line="360" w:lineRule="auto"/>
        <w:jc w:val="both"/>
        <w:rPr>
          <w:sz w:val="10"/>
          <w:szCs w:val="10"/>
        </w:rPr>
      </w:pPr>
    </w:p>
    <w:bookmarkEnd w:id="21"/>
    <w:p>
      <w:pPr>
        <w:spacing w:line="360" w:lineRule="auto"/>
        <w:jc w:val="both"/>
        <w:rPr>
          <w:sz w:val="24"/>
          <w:szCs w:val="24"/>
        </w:rPr>
      </w:pPr>
      <w:r>
        <w:rPr>
          <w:sz w:val="24"/>
          <w:szCs w:val="24"/>
        </w:rPr>
        <w:t>In Africa, sentiment analysis research has gained momentum over the past decade, driven by increasing internet penetration and social media usage across the continent. However, most African languages remain underserved in NLP research due to limited annotated datasets, linguistic tools, and computational infrastructure (Muhammad et al., 2023). Initiatives such as AfriSenti have made significant strides by creating sentiment datasets for 14 African languages, including Hausa, Yoruba, Swahili, and Amharic, comprising over 110,000 tweets. Despite this progress, sentiment analysis applications in Africa still lag behind global standards. Studies have shown that deep learning models trained on high-resource languages perform poorly when directly applied to African languages without adaptation, primarily due to linguistic diversity, morphological complexity, and lack of localized lexicons (Yimam et al., 2020). Few African countries have integrated AI-driven public opinion monitoring systems into governance structures, leaving a substantial gap between citizen online expression and institutional policymaking.</w:t>
      </w:r>
    </w:p>
    <w:p>
      <w:pPr>
        <w:spacing w:line="360" w:lineRule="auto"/>
        <w:jc w:val="both"/>
        <w:rPr>
          <w:sz w:val="24"/>
          <w:szCs w:val="24"/>
        </w:rPr>
      </w:pPr>
      <w:r>
        <w:rPr>
          <w:sz w:val="24"/>
          <w:szCs w:val="24"/>
        </w:rPr>
        <w:t xml:space="preserve">Ethiopia, with over 30 million Amharic speakers and more than 6 million active social media users as of 2025, presents a critical case where sentiment analysis could transform evidence-based policymaking. Amharic, a Semitic language with complex morphology—including root-and-pattern word formation, extensive verb conjugations, and dialectal variations—poses unique NLP challenges (Aynalem, 2022; Yimam et al., 2020). Despite the growing volume of Amharic social media content on platforms like Facebook, Twitter, and Telegram, no comprehensive AI-driven sentiment analysis framework exists to capture, process, and interpret this data for real-time policy insights. Previous local studies have attempted sentiment classification using small datasets and basic models, but they lack integration with policy-specific needs, real-time data processing capabilities, and user-friendly dashboards for practical deployment (Alemayehu &amp; Aseres, 2022; Muhammad et al., 2023). </w:t>
      </w:r>
    </w:p>
    <w:p>
      <w:pPr>
        <w:spacing w:line="360" w:lineRule="auto"/>
        <w:jc w:val="both"/>
        <w:rPr>
          <w:sz w:val="8"/>
          <w:szCs w:val="8"/>
        </w:rPr>
      </w:pPr>
    </w:p>
    <w:p>
      <w:pPr>
        <w:spacing w:line="360" w:lineRule="auto"/>
        <w:jc w:val="both"/>
        <w:rPr>
          <w:sz w:val="24"/>
          <w:szCs w:val="24"/>
        </w:rPr>
      </w:pPr>
      <w:r>
        <w:rPr>
          <w:sz w:val="24"/>
          <w:szCs w:val="24"/>
        </w:rPr>
        <w:t>Traditional methods such as household surveys and town hall meetings remain the primary tools for gauging public sentiment, yet these are too slow to capture rapid online shifts in opinion on issues like inflation, unemployment, and the Hate Speech and Disinformation Prevention Proclamation (Endeshaw, 2020; Beshada &amp; Balcha, 2023). Consequently, Ethiopian government institutions remain disconnected from valuable digital citizen feedback, undermining participatory governance and national development efforts.</w:t>
      </w:r>
    </w:p>
    <w:p>
      <w:pPr>
        <w:spacing w:line="360" w:lineRule="auto"/>
        <w:jc w:val="both"/>
        <w:rPr>
          <w:sz w:val="4"/>
          <w:szCs w:val="4"/>
        </w:rPr>
      </w:pPr>
    </w:p>
    <w:p>
      <w:pPr>
        <w:spacing w:line="360" w:lineRule="auto"/>
        <w:jc w:val="both"/>
        <w:rPr>
          <w:sz w:val="2"/>
          <w:szCs w:val="2"/>
        </w:rPr>
      </w:pPr>
    </w:p>
    <w:bookmarkEnd w:id="20"/>
    <w:p>
      <w:pPr>
        <w:spacing w:line="360" w:lineRule="auto"/>
        <w:jc w:val="both"/>
        <w:rPr>
          <w:sz w:val="24"/>
          <w:szCs w:val="24"/>
        </w:rPr>
      </w:pPr>
      <w:r>
        <w:rPr>
          <w:sz w:val="24"/>
          <w:szCs w:val="24"/>
        </w:rPr>
        <w:t xml:space="preserve">Now, in our research, we used </w:t>
      </w:r>
      <w:del w:id="20" w:author="martha" w:date="2026-09-23T12:38:05Z">
        <w:r>
          <w:rPr>
            <w:sz w:val="24"/>
            <w:szCs w:val="24"/>
          </w:rPr>
          <w:delText>NLP techniques and</w:delText>
        </w:r>
      </w:del>
      <w:del w:id="21" w:author="martha" w:date="2026-09-23T12:38:06Z">
        <w:r>
          <w:rPr>
            <w:sz w:val="24"/>
            <w:szCs w:val="24"/>
          </w:rPr>
          <w:delText xml:space="preserve"> </w:delText>
        </w:r>
      </w:del>
      <w:r>
        <w:rPr>
          <w:sz w:val="24"/>
          <w:szCs w:val="24"/>
        </w:rPr>
        <w:t>deep learning algorithms to develop an AI-driven sentiment analysis framework for Amharic social media content to support evidence-based public policy formulation in Ethiopia. By leveraging ML and DL techniques tailored to Amharic’s linguistic features, the research aims to bridge the gap between citizen voices and governance, providing policymakers with real-time, actionable insights. This approach aligns with Ethiopia’s digital transformation goals and addresses the urgent need for inclusive, responsive policymaking in a dynamic socio-political landscape.</w:t>
      </w:r>
    </w:p>
    <w:p>
      <w:pPr>
        <w:rPr>
          <w:sz w:val="24"/>
          <w:szCs w:val="24"/>
        </w:rPr>
      </w:pPr>
    </w:p>
    <w:p>
      <w:pPr>
        <w:pStyle w:val="3"/>
        <w:numPr>
          <w:ilvl w:val="1"/>
          <w:numId w:val="2"/>
        </w:numPr>
      </w:pPr>
      <w:bookmarkStart w:id="22" w:name="_bookmark10"/>
      <w:bookmarkEnd w:id="22"/>
      <w:r>
        <w:t xml:space="preserve"> </w:t>
      </w:r>
      <w:bookmarkStart w:id="23" w:name="_Toc230689914"/>
      <w:r>
        <w:t>Statement of the Problem</w:t>
      </w:r>
      <w:bookmarkEnd w:id="23"/>
    </w:p>
    <w:p>
      <w:pPr>
        <w:pStyle w:val="14"/>
        <w:spacing w:before="0" w:beforeAutospacing="0" w:line="360" w:lineRule="auto"/>
        <w:jc w:val="both"/>
        <w:rPr>
          <w:spacing w:val="-1"/>
          <w:sz w:val="6"/>
          <w:szCs w:val="6"/>
        </w:rPr>
      </w:pPr>
    </w:p>
    <w:p>
      <w:pPr>
        <w:spacing w:line="360" w:lineRule="auto"/>
        <w:jc w:val="both"/>
        <w:rPr>
          <w:sz w:val="24"/>
          <w:szCs w:val="24"/>
        </w:rPr>
      </w:pPr>
      <w:ins w:id="22" w:author="martha" w:date="2026-09-23T12:38:23Z">
        <w:r>
          <w:rPr>
            <w:rFonts w:hint="default"/>
            <w:sz w:val="24"/>
            <w:szCs w:val="24"/>
            <w:lang w:val="en-US"/>
          </w:rPr>
          <w:t>S</w:t>
        </w:r>
      </w:ins>
      <w:del w:id="23" w:author="martha" w:date="2026-09-23T12:38:23Z">
        <w:r>
          <w:rPr>
            <w:sz w:val="24"/>
            <w:szCs w:val="24"/>
          </w:rPr>
          <w:delText>s</w:delText>
        </w:r>
      </w:del>
      <w:r>
        <w:rPr>
          <w:sz w:val="24"/>
          <w:szCs w:val="24"/>
        </w:rPr>
        <w:t xml:space="preserve">entiment analysis has proven effective in capturing public opinion in high-resource languages such as English and Arabic, its application to Amharic—a morphologically complex Semitic language spoken by over 30 million people in Ethiopia—remains </w:t>
      </w:r>
      <w:del w:id="24" w:author="martha" w:date="2026-09-23T12:38:53Z">
        <w:r>
          <w:rPr>
            <w:sz w:val="24"/>
            <w:szCs w:val="24"/>
          </w:rPr>
          <w:delText xml:space="preserve">severely </w:delText>
        </w:r>
      </w:del>
      <w:r>
        <w:rPr>
          <w:sz w:val="24"/>
          <w:szCs w:val="24"/>
        </w:rPr>
        <w:t xml:space="preserve">limited (Alemayehu &amp; Aseres, 2022). This limitation is primarily due to a critical knowledge gap: the absence of Natural Language Processing (NLP) tools and frameworks tailored to Amharic social media content, exacerbated by the language’s rich morphology, dialectal variations, and a scarcity of annotated datasets (Yimam et al., 2020a). While recent initiatives like AfriSenti have made progress in creating sentiment datasets for African languages, </w:t>
      </w:r>
      <w:commentRangeStart w:id="5"/>
      <w:r>
        <w:rPr>
          <w:sz w:val="24"/>
          <w:szCs w:val="24"/>
        </w:rPr>
        <w:t>including Amharic, their focus has been largely on model development rather than on building an integrated, deployable framework capable of real-time data processing and policy-specific insight generation (Muhammad et al., 2023).</w:t>
      </w:r>
      <w:commentRangeEnd w:id="5"/>
      <w:r>
        <w:commentReference w:id="5"/>
      </w:r>
    </w:p>
    <w:p>
      <w:pPr>
        <w:jc w:val="both"/>
      </w:pPr>
      <w:r>
        <w:rPr>
          <w:rFonts w:ascii="Times New Roman" w:hAnsi="Times New Roman"/>
          <w:sz w:val="24"/>
          <w:color w:val="0000FF"/>
        </w:rPr>
        <w:t xml:space="preserve">The research gap, as distinct from an implementation gap, is the absence of a systematic, reproducible comparison of classical-ML, deep-learning and transformer models on a common, standardised Amharic sentiment benchmark using one preprocessing pipeline and one evaluation metric. Prior Amharic studies evaluate isolated model families on non-standardised data, so their results cannot be compared; this study closes that scientific gap.</w:t>
      </w:r>
    </w:p>
    <w:p>
      <w:pPr>
        <w:spacing w:line="360" w:lineRule="auto"/>
        <w:jc w:val="both"/>
        <w:rPr>
          <w:sz w:val="24"/>
          <w:szCs w:val="24"/>
        </w:rPr>
      </w:pPr>
      <w:r>
        <w:rPr>
          <w:sz w:val="24"/>
          <w:szCs w:val="24"/>
        </w:rPr>
        <w:t>In Ethiopia, traditional methods for gauging public sentiment—such as household surveys and town hall meetings—fail to capture the dynamic, high-volume discourse on platforms like Facebook, Twitter, and Telegram, where over 6 million users actively engage (Beshada &amp; Balcha, 2023). For example, a 2022 survey on economic policy perceptions required months to complete, missing rapid shifts in public opinion about inflation and unemployment. This overreliance on outdated approaches underscores a pressing need for AI-driven sentiment analysis that can offer timely, context-sensitive feedback to policymakers. Although deep learning models like Convolutional Neural Networks (CNN) and Bidirectional Long Short-Term Memory (Bi-LSTM) have shown promise in Amharic sentiment classification (Alemayehu et al., 2023), their use remains experimental and unintegrated into any comprehensive framework that addresses Ethiopia’s unique socio-political context—such as monitoring public reactions to the Hate Speech and Disinformation Prevention and Suppression Proclamation (Endeshaw, 2020).</w:t>
      </w:r>
    </w:p>
    <w:p>
      <w:pPr>
        <w:spacing w:line="360" w:lineRule="auto"/>
        <w:jc w:val="both"/>
        <w:rPr>
          <w:sz w:val="10"/>
          <w:szCs w:val="10"/>
        </w:rPr>
      </w:pPr>
    </w:p>
    <w:p>
      <w:pPr>
        <w:pStyle w:val="14"/>
        <w:spacing w:before="0" w:beforeAutospacing="0" w:line="360" w:lineRule="auto"/>
        <w:jc w:val="both"/>
      </w:pPr>
      <w:r>
        <w:t xml:space="preserve">Consequently, no existing AI-driven system enables Ethiopian government institutions to systematically decode emotional and opinion-based content from Amharic social media for evidence-based policymaking. This gap disconnects citizen expression from institutional decision-making, risking the neglect of valuable digital feedback that could inform national development efforts. </w:t>
      </w:r>
      <w:commentRangeStart w:id="6"/>
      <w:r>
        <w:t>The present research aims to address this gap by developing an AI-driven sentiment analysis framework specifically designed for Amharic social media content.</w:t>
      </w:r>
      <w:commentRangeEnd w:id="6"/>
      <w:r>
        <w:commentReference w:id="6"/>
      </w:r>
      <w:r>
        <w:t xml:space="preserve"> Unlike prior works that focus on isolated models or datasets, this framework will integrate real-time data collection, preprocessing, model training (e.g., Naive Bayes, Bi-LSTM, transformers), evaluation, and a user-friendly dashboard for policy insights. By doing so, it seeks to bridge the divide between public sentiment and policymaking in Ethiopia, offering a scalable, practical tool rather than a purely theoretical contribution.</w:t>
      </w:r>
    </w:p>
    <w:p>
      <w:pPr>
        <w:jc w:val="both"/>
      </w:pPr>
      <w:r>
        <w:rPr>
          <w:rFonts w:ascii="Times New Roman" w:hAnsi="Times New Roman"/>
          <w:sz w:val="24"/>
          <w:color w:val="0000FF"/>
        </w:rPr>
        <w:t xml:space="preserve">The approach is specific to Amharic policy-domain social-media text: it targets Ethiopic-script, morphologically rich Amharic, a three-class (positive/negative/neutral) formulation, the AfriSenti benchmark supplemented by policy-domain tweets, and character-level feature engineering tailored to Amharic morphology.</w:t>
      </w:r>
    </w:p>
    <w:p>
      <w:pPr>
        <w:pStyle w:val="14"/>
        <w:spacing w:before="0" w:beforeAutospacing="0" w:line="360" w:lineRule="auto"/>
        <w:jc w:val="both"/>
      </w:pPr>
      <w:r>
        <w:t>This exclusion risks undermining national development efforts by overlooking valuable digital feedback. we develop a model in</w:t>
      </w:r>
      <w:r>
        <w:rPr>
          <w:spacing w:val="-10"/>
        </w:rPr>
        <w:t xml:space="preserve"> </w:t>
      </w:r>
      <w:r>
        <w:t>this</w:t>
      </w:r>
      <w:r>
        <w:rPr>
          <w:spacing w:val="-10"/>
        </w:rPr>
        <w:t xml:space="preserve"> </w:t>
      </w:r>
      <w:r>
        <w:t>thesis that can an AI-driven sentiment analysis framework tailored for Amharic social media, distinguishing itself from existing works by integrating real-time data processing, policy-specific insights, and a user-friendly dashboard, thereby bridging the divide between public sentiment and policymaking in Ethiopia.</w:t>
      </w:r>
    </w:p>
    <w:p>
      <w:pPr>
        <w:pStyle w:val="3"/>
        <w:numPr>
          <w:ilvl w:val="1"/>
          <w:numId w:val="2"/>
        </w:numPr>
      </w:pPr>
      <w:commentRangeStart w:id="7"/>
      <w:r>
        <w:t xml:space="preserve">  </w:t>
      </w:r>
      <w:commentRangeEnd w:id="7"/>
      <w:r>
        <w:commentReference w:id="7"/>
      </w:r>
      <w:bookmarkStart w:id="24" w:name="_Toc230689915"/>
      <w:bookmarkEnd w:id="24"/>
    </w:p>
    <w:p>
      <w:pPr>
        <w:jc w:val="both"/>
      </w:pPr>
      <w:r>
        <w:rPr>
          <w:rFonts w:ascii="Times New Roman" w:hAnsi="Times New Roman"/>
          <w:sz w:val="24"/>
          <w:color w:val="0000FF"/>
        </w:rPr>
        <w:t xml:space="preserve">Objective: to identify, through controlled experiments, which model and feature representation yields the highest macro-averaged F1 for Amharic policy-domain sentiment, and to characterise the performance-versus-cost trade-off for resource-constrained deployment.</w:t>
      </w:r>
    </w:p>
    <w:p>
      <w:pPr>
        <w:rPr>
          <w:b/>
          <w:bCs/>
          <w:sz w:val="26"/>
          <w:szCs w:val="26"/>
        </w:rPr>
      </w:pPr>
      <w:r>
        <w:br w:type="page"/>
      </w:r>
    </w:p>
    <w:p>
      <w:pPr>
        <w:pStyle w:val="3"/>
        <w:numPr>
          <w:ilvl w:val="1"/>
          <w:numId w:val="2"/>
        </w:numPr>
      </w:pPr>
      <w:bookmarkStart w:id="25" w:name="_Toc230689916"/>
      <w:r>
        <w:t>Research Question</w:t>
      </w:r>
      <w:bookmarkEnd w:id="25"/>
    </w:p>
    <w:p>
      <w:pPr>
        <w:pStyle w:val="9"/>
        <w:spacing w:before="8"/>
        <w:rPr>
          <w:b/>
          <w:sz w:val="34"/>
        </w:rPr>
      </w:pPr>
    </w:p>
    <w:p>
      <w:pPr>
        <w:widowControl/>
        <w:numPr>
          <w:ilvl w:val="0"/>
          <w:numId w:val="3"/>
        </w:numPr>
        <w:autoSpaceDE/>
        <w:autoSpaceDN/>
        <w:spacing w:after="100" w:afterAutospacing="1" w:line="360" w:lineRule="auto"/>
        <w:ind w:left="1260" w:hanging="360"/>
        <w:jc w:val="both"/>
        <w:rPr>
          <w:sz w:val="24"/>
          <w:szCs w:val="24"/>
        </w:rPr>
      </w:pPr>
      <w:commentRangeStart w:id="8"/>
      <w:r>
        <w:rPr>
          <w:sz w:val="24"/>
          <w:szCs w:val="24"/>
        </w:rPr>
        <w:t>What are the prevalent sentiment expressions and linguistic patterns found in Amharic social media content related to public policy?</w:t>
      </w:r>
      <w:commentRangeEnd w:id="8"/>
      <w:r>
        <w:commentReference w:id="8"/>
      </w:r>
    </w:p>
    <w:p>
      <w:pPr>
        <w:jc w:val="both"/>
      </w:pPr>
      <w:r>
        <w:rPr>
          <w:rFonts w:ascii="Times New Roman" w:hAnsi="Times New Roman"/>
          <w:sz w:val="24"/>
          <w:color w:val="0000FF"/>
        </w:rPr>
        <w:t xml:space="preserve">RQ1 is answered in the dataset-characteristics analysis (Chapter Four), which reports the class distribution (positive 26.9%; negative and neutral 73.1%), tweet-length profiles by sentiment, and the orthographic and morphological patterns observed in the corpus.</w:t>
      </w:r>
    </w:p>
    <w:p>
      <w:pPr>
        <w:widowControl/>
        <w:numPr>
          <w:ilvl w:val="0"/>
          <w:numId w:val="3"/>
        </w:numPr>
        <w:autoSpaceDE/>
        <w:autoSpaceDN/>
        <w:spacing w:after="100" w:afterAutospacing="1" w:line="360" w:lineRule="auto"/>
        <w:ind w:left="1260" w:hanging="360"/>
        <w:jc w:val="both"/>
        <w:rPr>
          <w:sz w:val="24"/>
          <w:szCs w:val="24"/>
        </w:rPr>
      </w:pPr>
      <w:commentRangeStart w:id="9"/>
      <w:r>
        <w:rPr>
          <w:sz w:val="24"/>
          <w:szCs w:val="24"/>
        </w:rPr>
        <w:t>What methods can be employed to effectively collect, preprocess, and annotate Amharic social media data for sentiment analysis?</w:t>
      </w:r>
      <w:commentRangeEnd w:id="9"/>
      <w:r>
        <w:commentReference w:id="9"/>
      </w:r>
    </w:p>
    <w:p>
      <w:pPr>
        <w:jc w:val="both"/>
      </w:pPr>
      <w:r>
        <w:rPr>
          <w:rFonts w:ascii="Times New Roman" w:hAnsi="Times New Roman"/>
          <w:sz w:val="24"/>
          <w:color w:val="0000FF"/>
        </w:rPr>
        <w:t xml:space="preserve">RQ2 is answered by the preprocessing and feature-engineering pipeline. The AfriSenti data is pre-labelled; the contribution of this study is the Amharic-specific preprocessing (Unicode NFC, Ethiopic character normalisation, noise removal, tokenisation, stop-word filtering), the annotation of 2,530 supplementary policy tweets under the same three-class scheme, and the systematic feature-representation comparison that follows.</w:t>
      </w:r>
    </w:p>
    <w:p>
      <w:pPr>
        <w:widowControl/>
        <w:numPr>
          <w:ilvl w:val="0"/>
          <w:numId w:val="3"/>
        </w:numPr>
        <w:autoSpaceDE/>
        <w:autoSpaceDN/>
        <w:spacing w:after="100" w:afterAutospacing="1" w:line="360" w:lineRule="auto"/>
        <w:ind w:left="1260" w:hanging="360"/>
        <w:jc w:val="both"/>
        <w:rPr>
          <w:sz w:val="24"/>
          <w:szCs w:val="24"/>
        </w:rPr>
      </w:pPr>
      <w:r>
        <w:rPr>
          <w:sz w:val="24"/>
          <w:szCs w:val="24"/>
        </w:rPr>
        <w:t xml:space="preserve">How accurately can </w:t>
      </w:r>
      <w:commentRangeStart w:id="10"/>
      <w:r>
        <w:rPr>
          <w:sz w:val="24"/>
          <w:szCs w:val="24"/>
        </w:rPr>
        <w:t xml:space="preserve">machine learning </w:t>
      </w:r>
      <w:commentRangeEnd w:id="10"/>
      <w:r>
        <w:commentReference w:id="10"/>
      </w:r>
      <w:r>
        <w:rPr>
          <w:sz w:val="24"/>
          <w:szCs w:val="24"/>
        </w:rPr>
        <w:t>and deep learning models classify sentiment in Amharic social media content using standard evaluation metrics?</w:t>
      </w:r>
    </w:p>
    <w:p>
      <w:pPr>
        <w:jc w:val="both"/>
      </w:pPr>
      <w:r>
        <w:rPr>
          <w:rFonts w:ascii="Times New Roman" w:hAnsi="Times New Roman"/>
          <w:sz w:val="24"/>
          <w:color w:val="0000FF"/>
        </w:rPr>
        <w:t xml:space="preserve">Yes. Classical machine-learning models (Multinomial Naive Bayes, Logistic Regression, SVM, K-Nearest Neighbour, XGBoost and LightGBM) are used alongside the deep-learning models; both families are evaluated under identical conditions.</w:t>
      </w:r>
    </w:p>
    <w:p>
      <w:pPr>
        <w:pStyle w:val="3"/>
        <w:numPr>
          <w:ilvl w:val="1"/>
          <w:numId w:val="2"/>
        </w:numPr>
      </w:pPr>
      <w:r>
        <w:t xml:space="preserve">  </w:t>
      </w:r>
      <w:bookmarkStart w:id="26" w:name="_Toc230689917"/>
      <w:r>
        <w:t>Objectives of the study</w:t>
      </w:r>
      <w:bookmarkEnd w:id="26"/>
    </w:p>
    <w:p>
      <w:pPr>
        <w:pStyle w:val="9"/>
        <w:spacing w:before="2"/>
        <w:rPr>
          <w:b/>
          <w:sz w:val="31"/>
        </w:rPr>
      </w:pPr>
    </w:p>
    <w:p>
      <w:pPr>
        <w:pStyle w:val="4"/>
        <w:numPr>
          <w:ilvl w:val="2"/>
          <w:numId w:val="4"/>
        </w:numPr>
        <w:tabs>
          <w:tab w:val="left" w:pos="981"/>
        </w:tabs>
        <w:ind w:hanging="541"/>
      </w:pPr>
      <w:bookmarkStart w:id="27" w:name="_bookmark13"/>
      <w:bookmarkEnd w:id="27"/>
      <w:bookmarkStart w:id="28" w:name="_Toc230689918"/>
      <w:r>
        <w:t>General</w:t>
      </w:r>
      <w:r>
        <w:rPr>
          <w:spacing w:val="-4"/>
        </w:rPr>
        <w:t xml:space="preserve"> </w:t>
      </w:r>
      <w:r>
        <w:t>objective</w:t>
      </w:r>
      <w:bookmarkEnd w:id="28"/>
    </w:p>
    <w:p>
      <w:pPr>
        <w:pStyle w:val="9"/>
        <w:spacing w:before="5"/>
        <w:rPr>
          <w:b/>
        </w:rPr>
      </w:pPr>
    </w:p>
    <w:p>
      <w:pPr>
        <w:pStyle w:val="9"/>
        <w:spacing w:after="240" w:line="360" w:lineRule="auto"/>
        <w:ind w:left="980" w:right="668"/>
        <w:jc w:val="both"/>
        <w:rPr>
          <w:iCs/>
        </w:rPr>
      </w:pPr>
      <w:r>
        <w:t>The</w:t>
      </w:r>
      <w:r>
        <w:rPr>
          <w:spacing w:val="31"/>
        </w:rPr>
        <w:t xml:space="preserve"> </w:t>
      </w:r>
      <w:r>
        <w:t>general</w:t>
      </w:r>
      <w:r>
        <w:rPr>
          <w:spacing w:val="32"/>
        </w:rPr>
        <w:t xml:space="preserve"> </w:t>
      </w:r>
      <w:r>
        <w:t>objective</w:t>
      </w:r>
      <w:r>
        <w:rPr>
          <w:spacing w:val="35"/>
        </w:rPr>
        <w:t xml:space="preserve"> </w:t>
      </w:r>
      <w:r>
        <w:t>of</w:t>
      </w:r>
      <w:r>
        <w:rPr>
          <w:spacing w:val="31"/>
        </w:rPr>
        <w:t xml:space="preserve"> </w:t>
      </w:r>
      <w:r>
        <w:t>this</w:t>
      </w:r>
      <w:r>
        <w:rPr>
          <w:spacing w:val="32"/>
        </w:rPr>
        <w:t xml:space="preserve"> </w:t>
      </w:r>
      <w:r>
        <w:t>research</w:t>
      </w:r>
      <w:r>
        <w:rPr>
          <w:spacing w:val="32"/>
        </w:rPr>
        <w:t xml:space="preserve"> </w:t>
      </w:r>
      <w:r>
        <w:t>is</w:t>
      </w:r>
      <w:r>
        <w:rPr>
          <w:spacing w:val="37"/>
        </w:rPr>
        <w:t xml:space="preserve"> </w:t>
      </w:r>
      <w:r>
        <w:t>to</w:t>
      </w:r>
      <w:r>
        <w:rPr>
          <w:spacing w:val="35"/>
        </w:rPr>
        <w:t xml:space="preserve"> </w:t>
      </w:r>
      <w:r>
        <w:rPr>
          <w:iCs/>
        </w:rPr>
        <w:t xml:space="preserve">develop deep learning-based sentiment analysis </w:t>
      </w:r>
      <w:del w:id="25" w:author="martha" w:date="2026-09-23T12:48:00Z">
        <w:r>
          <w:rPr>
            <w:rFonts w:hint="default"/>
            <w:iCs/>
            <w:lang w:val="en-US"/>
          </w:rPr>
          <w:delText xml:space="preserve">of </w:delText>
        </w:r>
      </w:del>
      <w:ins w:id="26" w:author="martha" w:date="2026-09-23T12:48:00Z">
        <w:r>
          <w:rPr>
            <w:rFonts w:hint="default"/>
            <w:iCs/>
            <w:lang w:val="en-US"/>
          </w:rPr>
          <w:t>for</w:t>
        </w:r>
      </w:ins>
      <w:ins w:id="27" w:author="martha" w:date="2026-09-23T12:48:01Z">
        <w:r>
          <w:rPr>
            <w:rFonts w:hint="default"/>
            <w:iCs/>
            <w:lang w:val="en-US"/>
          </w:rPr>
          <w:t xml:space="preserve"> </w:t>
        </w:r>
      </w:ins>
      <w:r>
        <w:rPr>
          <w:iCs/>
        </w:rPr>
        <w:t>Amharic social media for public policy enhancement in Ethiopia.</w:t>
      </w:r>
    </w:p>
    <w:p>
      <w:pPr>
        <w:pStyle w:val="4"/>
        <w:numPr>
          <w:ilvl w:val="2"/>
          <w:numId w:val="4"/>
        </w:numPr>
        <w:tabs>
          <w:tab w:val="left" w:pos="981"/>
        </w:tabs>
        <w:ind w:hanging="541"/>
      </w:pPr>
      <w:bookmarkStart w:id="29" w:name="_Toc230689919"/>
      <w:r>
        <w:t>Specific Objectives</w:t>
      </w:r>
      <w:bookmarkEnd w:id="29"/>
    </w:p>
    <w:p>
      <w:pPr>
        <w:pStyle w:val="9"/>
        <w:spacing w:before="5"/>
        <w:rPr>
          <w:b/>
        </w:rPr>
      </w:pPr>
    </w:p>
    <w:p>
      <w:pPr>
        <w:widowControl/>
        <w:numPr>
          <w:ilvl w:val="0"/>
          <w:numId w:val="5"/>
        </w:numPr>
        <w:autoSpaceDE/>
        <w:autoSpaceDN/>
        <w:spacing w:after="100" w:afterAutospacing="1" w:line="360" w:lineRule="auto"/>
        <w:rPr>
          <w:sz w:val="24"/>
          <w:szCs w:val="24"/>
        </w:rPr>
      </w:pPr>
      <w:r>
        <w:rPr>
          <w:sz w:val="24"/>
          <w:szCs w:val="24"/>
        </w:rPr>
        <w:t>To investigate sentiment expression and linguistic patterns in Amharic social media content related to public policy.</w:t>
      </w:r>
    </w:p>
    <w:p>
      <w:pPr>
        <w:widowControl/>
        <w:numPr>
          <w:ilvl w:val="0"/>
          <w:numId w:val="5"/>
        </w:numPr>
        <w:autoSpaceDE/>
        <w:autoSpaceDN/>
        <w:spacing w:after="100" w:afterAutospacing="1" w:line="360" w:lineRule="auto"/>
        <w:rPr>
          <w:sz w:val="24"/>
          <w:szCs w:val="24"/>
        </w:rPr>
      </w:pPr>
      <w:r>
        <w:rPr>
          <w:sz w:val="24"/>
          <w:szCs w:val="24"/>
        </w:rPr>
        <w:t>To collect, preprocess, and annotate a representative dataset of Amharic social media posts for sentiment analysis.</w:t>
      </w:r>
    </w:p>
    <w:p>
      <w:pPr>
        <w:widowControl/>
        <w:numPr>
          <w:ilvl w:val="0"/>
          <w:numId w:val="5"/>
        </w:numPr>
        <w:autoSpaceDE/>
        <w:autoSpaceDN/>
        <w:spacing w:after="100" w:afterAutospacing="1" w:line="360" w:lineRule="auto"/>
        <w:rPr>
          <w:sz w:val="24"/>
          <w:szCs w:val="24"/>
        </w:rPr>
      </w:pPr>
      <w:r>
        <w:rPr>
          <w:sz w:val="24"/>
          <w:szCs w:val="24"/>
        </w:rPr>
        <w:t>To design, implement, and evaluate deep learning models for predicting sentiment categories in Amharic social media content using standard classification metrics.</w:t>
      </w:r>
    </w:p>
    <w:p>
      <w:pPr>
        <w:pStyle w:val="3"/>
        <w:ind w:hanging="440"/>
        <w:rPr>
          <w:sz w:val="28"/>
        </w:rPr>
      </w:pPr>
      <w:bookmarkStart w:id="30" w:name="_bookmark15"/>
      <w:bookmarkEnd w:id="30"/>
    </w:p>
    <w:p>
      <w:pPr>
        <w:rPr>
          <w:b/>
          <w:bCs/>
          <w:sz w:val="28"/>
          <w:szCs w:val="26"/>
        </w:rPr>
      </w:pPr>
      <w:r>
        <w:rPr>
          <w:sz w:val="28"/>
        </w:rPr>
        <w:br w:type="page"/>
      </w:r>
    </w:p>
    <w:p>
      <w:pPr>
        <w:pStyle w:val="3"/>
        <w:numPr>
          <w:ilvl w:val="1"/>
          <w:numId w:val="2"/>
        </w:numPr>
      </w:pPr>
      <w:bookmarkStart w:id="31" w:name="_Toc230689920"/>
      <w:r>
        <w:rPr>
          <w:sz w:val="28"/>
        </w:rPr>
        <w:t>Scope and limitation of the Study</w:t>
      </w:r>
      <w:bookmarkEnd w:id="31"/>
    </w:p>
    <w:p>
      <w:pPr>
        <w:pStyle w:val="9"/>
        <w:spacing w:before="11"/>
        <w:rPr>
          <w:b/>
          <w:sz w:val="34"/>
        </w:rPr>
      </w:pPr>
    </w:p>
    <w:p>
      <w:pPr>
        <w:pStyle w:val="9"/>
        <w:spacing w:line="360" w:lineRule="auto"/>
        <w:ind w:left="0" w:right="480"/>
        <w:jc w:val="both"/>
        <w:pPrChange w:id="28" w:author="martha" w:date="2026-09-23T12:54:33Z">
          <w:pPr>
            <w:pStyle w:val="9"/>
            <w:spacing w:line="360" w:lineRule="auto"/>
            <w:ind w:left="440" w:right="480"/>
            <w:jc w:val="both"/>
          </w:pPr>
        </w:pPrChange>
      </w:pPr>
      <w:r>
        <w:t>The</w:t>
      </w:r>
      <w:r>
        <w:rPr>
          <w:spacing w:val="-10"/>
        </w:rPr>
        <w:t xml:space="preserve"> </w:t>
      </w:r>
      <w:r>
        <w:t>scope</w:t>
      </w:r>
      <w:r>
        <w:rPr>
          <w:spacing w:val="-9"/>
        </w:rPr>
        <w:t xml:space="preserve"> </w:t>
      </w:r>
      <w:r>
        <w:t>of</w:t>
      </w:r>
      <w:r>
        <w:rPr>
          <w:spacing w:val="-9"/>
        </w:rPr>
        <w:t xml:space="preserve"> </w:t>
      </w:r>
      <w:r>
        <w:t>the</w:t>
      </w:r>
      <w:r>
        <w:rPr>
          <w:spacing w:val="-9"/>
        </w:rPr>
        <w:t xml:space="preserve"> </w:t>
      </w:r>
      <w:r>
        <w:t>thesis</w:t>
      </w:r>
      <w:r>
        <w:rPr>
          <w:spacing w:val="-7"/>
        </w:rPr>
        <w:t xml:space="preserve"> </w:t>
      </w:r>
      <w:r>
        <w:t>is</w:t>
      </w:r>
      <w:r>
        <w:rPr>
          <w:spacing w:val="-8"/>
        </w:rPr>
        <w:t xml:space="preserve"> </w:t>
      </w:r>
      <w:r>
        <w:t>emphases</w:t>
      </w:r>
      <w:r>
        <w:rPr>
          <w:spacing w:val="-7"/>
        </w:rPr>
        <w:t xml:space="preserve"> </w:t>
      </w:r>
      <w:r>
        <w:t>only the developed an AI-driven sentiment analysis framework specifically tailored for Amharic language content on social media platforms such as Facebook, Twitter, Instagram, and Telegram. The scope is limited to analyzing public opinions and sentiments expressed in Amharic, excluding other Ethiopian languages due to resource constraints and complexity in multilingual processing. The research concentrates on sentiment data related to public policy issues within Ethiopia, covering political, social, and economic topics discussed on social media between 2022 and 2025. The study also prioritizes machine learning models suitable for low-resource languages and considers sociocultural contextualization in model design. However, there are some limitations</w:t>
      </w:r>
      <w:r>
        <w:rPr>
          <w:spacing w:val="1"/>
        </w:rPr>
        <w:t xml:space="preserve"> </w:t>
      </w:r>
      <w:r>
        <w:t>recognized</w:t>
      </w:r>
      <w:r>
        <w:rPr>
          <w:spacing w:val="-1"/>
        </w:rPr>
        <w:t xml:space="preserve"> </w:t>
      </w:r>
      <w:r>
        <w:t>in this study.</w:t>
      </w:r>
    </w:p>
    <w:p>
      <w:pPr>
        <w:pStyle w:val="9"/>
        <w:spacing w:line="360" w:lineRule="auto"/>
        <w:ind w:left="440" w:right="480"/>
        <w:jc w:val="both"/>
      </w:pPr>
    </w:p>
    <w:p>
      <w:pPr>
        <w:pStyle w:val="9"/>
        <w:rPr>
          <w:b/>
        </w:rPr>
      </w:pPr>
      <w:r>
        <w:rPr>
          <w:b/>
        </w:rPr>
        <w:t>The</w:t>
      </w:r>
      <w:r>
        <w:rPr>
          <w:b/>
          <w:spacing w:val="-2"/>
        </w:rPr>
        <w:t xml:space="preserve"> </w:t>
      </w:r>
      <w:r>
        <w:rPr>
          <w:b/>
        </w:rPr>
        <w:t>limitations</w:t>
      </w:r>
      <w:r>
        <w:rPr>
          <w:b/>
          <w:spacing w:val="-1"/>
        </w:rPr>
        <w:t xml:space="preserve"> </w:t>
      </w:r>
      <w:r>
        <w:rPr>
          <w:b/>
        </w:rPr>
        <w:t>include</w:t>
      </w:r>
      <w:r>
        <w:rPr>
          <w:b/>
          <w:spacing w:val="-2"/>
        </w:rPr>
        <w:t xml:space="preserve"> </w:t>
      </w:r>
      <w:r>
        <w:rPr>
          <w:b/>
        </w:rPr>
        <w:t>the</w:t>
      </w:r>
      <w:r>
        <w:rPr>
          <w:b/>
          <w:spacing w:val="-1"/>
        </w:rPr>
        <w:t xml:space="preserve"> </w:t>
      </w:r>
      <w:r>
        <w:rPr>
          <w:b/>
        </w:rPr>
        <w:t>following:</w:t>
      </w:r>
    </w:p>
    <w:p>
      <w:pPr>
        <w:pStyle w:val="9"/>
        <w:spacing w:before="6"/>
        <w:rPr>
          <w:b/>
          <w:sz w:val="22"/>
        </w:rPr>
      </w:pPr>
    </w:p>
    <w:p>
      <w:pPr>
        <w:pStyle w:val="25"/>
        <w:numPr>
          <w:ilvl w:val="0"/>
          <w:numId w:val="6"/>
        </w:numPr>
        <w:tabs>
          <w:tab w:val="left" w:pos="892"/>
        </w:tabs>
        <w:spacing w:line="360" w:lineRule="auto"/>
        <w:ind w:right="483"/>
        <w:jc w:val="both"/>
      </w:pPr>
      <w:commentRangeStart w:id="11"/>
      <w:r>
        <w:rPr>
          <w:sz w:val="24"/>
        </w:rPr>
        <w:t xml:space="preserve">The limitation of our work is </w:t>
      </w:r>
      <w:r>
        <w:t>it does not cover other forms of data such as images, videos, or private messages, nor does it extend to real-time sentiment tracking or multilingual integration beyond Amharic.</w:t>
      </w:r>
      <w:commentRangeEnd w:id="11"/>
      <w:r>
        <w:commentReference w:id="11"/>
      </w:r>
    </w:p>
    <w:p>
      <w:pPr>
        <w:jc w:val="both"/>
      </w:pPr>
      <w:r>
        <w:rPr>
          <w:rFonts w:ascii="Times New Roman" w:hAnsi="Times New Roman"/>
          <w:sz w:val="24"/>
          <w:color w:val="0000FF"/>
        </w:rPr>
        <w:t xml:space="preserve">A genuine limitation of the study is that the supplementary tweets were labelled without a formal inter-annotator agreement procedure, so residual labelling noise may affect model performance; this also motivates the recommendation to expand and human-validate the dataset. (Coverage of images, video and private messages is a matter of scope, stated separately.)</w:t>
      </w:r>
    </w:p>
    <w:p>
      <w:r>
        <w:br w:type="page"/>
      </w:r>
    </w:p>
    <w:p>
      <w:pPr>
        <w:pStyle w:val="3"/>
        <w:numPr>
          <w:ilvl w:val="1"/>
          <w:numId w:val="2"/>
        </w:numPr>
        <w:rPr>
          <w:sz w:val="28"/>
        </w:rPr>
      </w:pPr>
      <w:bookmarkStart w:id="32" w:name="_bookmark16"/>
      <w:bookmarkEnd w:id="32"/>
      <w:r>
        <w:rPr>
          <w:sz w:val="28"/>
        </w:rPr>
        <w:t xml:space="preserve">  </w:t>
      </w:r>
      <w:bookmarkStart w:id="33" w:name="_Toc230689921"/>
      <w:r>
        <w:rPr>
          <w:sz w:val="28"/>
        </w:rPr>
        <w:t>Significance of the study</w:t>
      </w:r>
      <w:bookmarkEnd w:id="33"/>
    </w:p>
    <w:p>
      <w:pPr>
        <w:pStyle w:val="9"/>
        <w:spacing w:before="9"/>
        <w:rPr>
          <w:b/>
          <w:sz w:val="34"/>
        </w:rPr>
      </w:pPr>
    </w:p>
    <w:p>
      <w:pPr>
        <w:pStyle w:val="14"/>
        <w:spacing w:before="0" w:beforeAutospacing="0" w:line="360" w:lineRule="auto"/>
        <w:jc w:val="both"/>
      </w:pPr>
      <w:r>
        <w:t>The significance of this study lies in its development of an AI-driven sentiment analysis framework for Amharic social media, addressing a critical gap in leveraging digital public voices for evidence-based policymaking in Ethiopia. By providing policymakers with real-time, context-sensitive insights into citizen sentiments on issues like economic reform and social cohesion, the framework enhances public sector responsiveness and fosters inclusive governance, aligning with national digital transformation goals. This research contributes to the global NLP field by adapting advanced machine learning techniques to a low-resource language, offering a scalable model that can be extended to other African languages, and bridges the divide between academic innovation and practical policy application, ultimately strengthening transparency and trust in Ethiopia’s governance system.</w:t>
      </w:r>
    </w:p>
    <w:p>
      <w:pPr>
        <w:pStyle w:val="9"/>
        <w:spacing w:line="360" w:lineRule="auto"/>
        <w:ind w:left="440" w:right="482"/>
        <w:jc w:val="both"/>
      </w:pPr>
    </w:p>
    <w:p>
      <w:pPr>
        <w:pStyle w:val="3"/>
        <w:numPr>
          <w:ilvl w:val="1"/>
          <w:numId w:val="2"/>
        </w:numPr>
        <w:rPr>
          <w:sz w:val="28"/>
        </w:rPr>
      </w:pPr>
      <w:bookmarkStart w:id="34" w:name="_bookmark17"/>
      <w:bookmarkEnd w:id="34"/>
      <w:r>
        <w:rPr>
          <w:sz w:val="28"/>
        </w:rPr>
        <w:t xml:space="preserve">  </w:t>
      </w:r>
      <w:bookmarkStart w:id="35" w:name="_Toc230689922"/>
      <w:r>
        <w:rPr>
          <w:sz w:val="28"/>
        </w:rPr>
        <w:t>Organization of the thesis</w:t>
      </w:r>
      <w:bookmarkEnd w:id="35"/>
    </w:p>
    <w:p>
      <w:pPr>
        <w:pStyle w:val="9"/>
        <w:spacing w:before="9"/>
        <w:rPr>
          <w:b/>
          <w:sz w:val="34"/>
        </w:rPr>
      </w:pPr>
    </w:p>
    <w:p>
      <w:pPr>
        <w:pStyle w:val="9"/>
        <w:spacing w:line="360" w:lineRule="auto"/>
        <w:ind w:left="0" w:right="487"/>
        <w:jc w:val="both"/>
        <w:pPrChange w:id="29" w:author="martha" w:date="2026-09-23T12:54:20Z">
          <w:pPr>
            <w:pStyle w:val="9"/>
            <w:spacing w:line="360" w:lineRule="auto"/>
            <w:ind w:left="440" w:right="487"/>
            <w:jc w:val="both"/>
          </w:pPr>
        </w:pPrChange>
      </w:pPr>
      <w:r>
        <w:t>This</w:t>
      </w:r>
      <w:r>
        <w:rPr>
          <w:spacing w:val="1"/>
        </w:rPr>
        <w:t xml:space="preserve"> </w:t>
      </w:r>
      <w:r>
        <w:t>thesis</w:t>
      </w:r>
      <w:r>
        <w:rPr>
          <w:spacing w:val="1"/>
        </w:rPr>
        <w:t xml:space="preserve"> </w:t>
      </w:r>
      <w:r>
        <w:t>is</w:t>
      </w:r>
      <w:r>
        <w:rPr>
          <w:spacing w:val="1"/>
        </w:rPr>
        <w:t xml:space="preserve"> </w:t>
      </w:r>
      <w:r>
        <w:t>divided</w:t>
      </w:r>
      <w:r>
        <w:rPr>
          <w:spacing w:val="1"/>
        </w:rPr>
        <w:t xml:space="preserve"> </w:t>
      </w:r>
      <w:r>
        <w:t>into</w:t>
      </w:r>
      <w:r>
        <w:rPr>
          <w:spacing w:val="1"/>
        </w:rPr>
        <w:t xml:space="preserve"> </w:t>
      </w:r>
      <w:r>
        <w:t>five</w:t>
      </w:r>
      <w:r>
        <w:rPr>
          <w:spacing w:val="1"/>
        </w:rPr>
        <w:t xml:space="preserve"> </w:t>
      </w:r>
      <w:r>
        <w:t>chapters,</w:t>
      </w:r>
      <w:r>
        <w:rPr>
          <w:spacing w:val="1"/>
        </w:rPr>
        <w:t xml:space="preserve"> </w:t>
      </w:r>
      <w:r>
        <w:t>with</w:t>
      </w:r>
      <w:r>
        <w:rPr>
          <w:spacing w:val="1"/>
        </w:rPr>
        <w:t xml:space="preserve"> </w:t>
      </w:r>
      <w:r>
        <w:t>the</w:t>
      </w:r>
      <w:r>
        <w:rPr>
          <w:spacing w:val="1"/>
        </w:rPr>
        <w:t xml:space="preserve"> </w:t>
      </w:r>
      <w:r>
        <w:t>first</w:t>
      </w:r>
      <w:r>
        <w:rPr>
          <w:spacing w:val="1"/>
        </w:rPr>
        <w:t xml:space="preserve"> </w:t>
      </w:r>
      <w:r>
        <w:t>chapter</w:t>
      </w:r>
      <w:r>
        <w:rPr>
          <w:spacing w:val="1"/>
        </w:rPr>
        <w:t xml:space="preserve"> </w:t>
      </w:r>
      <w:r>
        <w:t>providing</w:t>
      </w:r>
      <w:r>
        <w:rPr>
          <w:spacing w:val="1"/>
        </w:rPr>
        <w:t xml:space="preserve"> </w:t>
      </w:r>
      <w:r>
        <w:t>a</w:t>
      </w:r>
      <w:r>
        <w:rPr>
          <w:spacing w:val="1"/>
        </w:rPr>
        <w:t xml:space="preserve"> </w:t>
      </w:r>
      <w:r>
        <w:t>preliminary</w:t>
      </w:r>
      <w:r>
        <w:rPr>
          <w:spacing w:val="1"/>
        </w:rPr>
        <w:t xml:space="preserve"> </w:t>
      </w:r>
      <w:r>
        <w:t>introduction and a comprehensive overview of the study. It provides background information,</w:t>
      </w:r>
      <w:r>
        <w:rPr>
          <w:spacing w:val="1"/>
        </w:rPr>
        <w:t xml:space="preserve"> </w:t>
      </w:r>
      <w:r>
        <w:t>explains the research's purpose, and outlines the researcher's plans for the research, ensuring a</w:t>
      </w:r>
      <w:r>
        <w:rPr>
          <w:spacing w:val="1"/>
        </w:rPr>
        <w:t xml:space="preserve"> </w:t>
      </w:r>
      <w:r>
        <w:t>clear</w:t>
      </w:r>
      <w:r>
        <w:rPr>
          <w:spacing w:val="-1"/>
        </w:rPr>
        <w:t xml:space="preserve"> </w:t>
      </w:r>
      <w:r>
        <w:t>understanding of the</w:t>
      </w:r>
      <w:r>
        <w:rPr>
          <w:spacing w:val="-1"/>
        </w:rPr>
        <w:t xml:space="preserve"> </w:t>
      </w:r>
      <w:r>
        <w:t>overall structure.</w:t>
      </w:r>
    </w:p>
    <w:p>
      <w:pPr>
        <w:pStyle w:val="9"/>
        <w:spacing w:before="120" w:line="360" w:lineRule="auto"/>
        <w:ind w:left="0" w:right="481"/>
        <w:jc w:val="both"/>
        <w:pPrChange w:id="30" w:author="martha" w:date="2026-09-23T12:54:23Z">
          <w:pPr>
            <w:pStyle w:val="9"/>
            <w:spacing w:before="120" w:line="360" w:lineRule="auto"/>
            <w:ind w:left="440" w:right="481"/>
            <w:jc w:val="both"/>
          </w:pPr>
        </w:pPrChange>
      </w:pPr>
      <w:r>
        <w:t>In Chapter II, basic concepts and topics about sentiment analysis, deep</w:t>
      </w:r>
      <w:r>
        <w:rPr>
          <w:spacing w:val="1"/>
        </w:rPr>
        <w:t xml:space="preserve"> </w:t>
      </w:r>
      <w:r>
        <w:t>learning,</w:t>
      </w:r>
      <w:r>
        <w:rPr>
          <w:spacing w:val="-11"/>
        </w:rPr>
        <w:t xml:space="preserve"> </w:t>
      </w:r>
      <w:r>
        <w:t>CNN,</w:t>
      </w:r>
      <w:r>
        <w:rPr>
          <w:spacing w:val="-11"/>
        </w:rPr>
        <w:t xml:space="preserve"> p</w:t>
      </w:r>
      <w:r>
        <w:t>rediction</w:t>
      </w:r>
      <w:r>
        <w:rPr>
          <w:spacing w:val="-8"/>
        </w:rPr>
        <w:t xml:space="preserve"> </w:t>
      </w:r>
      <w:r>
        <w:t>and</w:t>
      </w:r>
      <w:r>
        <w:rPr>
          <w:spacing w:val="-11"/>
        </w:rPr>
        <w:t xml:space="preserve"> </w:t>
      </w:r>
      <w:r>
        <w:t>classification,</w:t>
      </w:r>
      <w:r>
        <w:rPr>
          <w:spacing w:val="-11"/>
        </w:rPr>
        <w:t xml:space="preserve"> </w:t>
      </w:r>
      <w:r>
        <w:t>and</w:t>
      </w:r>
      <w:r>
        <w:rPr>
          <w:spacing w:val="-10"/>
        </w:rPr>
        <w:t xml:space="preserve"> </w:t>
      </w:r>
      <w:r>
        <w:t>Natural Language</w:t>
      </w:r>
      <w:r>
        <w:rPr>
          <w:spacing w:val="-12"/>
        </w:rPr>
        <w:t xml:space="preserve"> </w:t>
      </w:r>
      <w:r>
        <w:t>processing</w:t>
      </w:r>
      <w:r>
        <w:rPr>
          <w:spacing w:val="-10"/>
        </w:rPr>
        <w:t xml:space="preserve"> </w:t>
      </w:r>
      <w:r>
        <w:t>for</w:t>
      </w:r>
      <w:r>
        <w:rPr>
          <w:spacing w:val="-12"/>
        </w:rPr>
        <w:t xml:space="preserve"> </w:t>
      </w:r>
      <w:r>
        <w:t>better</w:t>
      </w:r>
      <w:r>
        <w:rPr>
          <w:spacing w:val="-12"/>
        </w:rPr>
        <w:t xml:space="preserve"> </w:t>
      </w:r>
      <w:r>
        <w:t>study</w:t>
      </w:r>
      <w:r>
        <w:rPr>
          <w:spacing w:val="-10"/>
        </w:rPr>
        <w:t xml:space="preserve"> </w:t>
      </w:r>
      <w:r>
        <w:t>domain</w:t>
      </w:r>
      <w:r>
        <w:rPr>
          <w:spacing w:val="-58"/>
        </w:rPr>
        <w:t xml:space="preserve"> </w:t>
      </w:r>
      <w:r>
        <w:t>are covered. And also describes about related works on the sentiment analysis utilizing a variety of methods and techniques. Chapter three provides a comprehensive</w:t>
      </w:r>
      <w:r>
        <w:rPr>
          <w:spacing w:val="1"/>
        </w:rPr>
        <w:t xml:space="preserve"> </w:t>
      </w:r>
      <w:r>
        <w:t>overview of our system's research approach, process, design, and methods for experimentation.</w:t>
      </w:r>
      <w:r>
        <w:rPr>
          <w:spacing w:val="1"/>
        </w:rPr>
        <w:t xml:space="preserve"> </w:t>
      </w:r>
      <w:r>
        <w:t>Chapter four discusses the implementation of the proposed system architecture, experimental</w:t>
      </w:r>
      <w:r>
        <w:rPr>
          <w:spacing w:val="1"/>
        </w:rPr>
        <w:t xml:space="preserve"> </w:t>
      </w:r>
      <w:r>
        <w:t>results, and conclusion, while Chapter five provides recommendations for practice and future</w:t>
      </w:r>
      <w:r>
        <w:rPr>
          <w:spacing w:val="1"/>
        </w:rPr>
        <w:t xml:space="preserve"> </w:t>
      </w:r>
      <w:r>
        <w:t>work</w:t>
      </w:r>
      <w:r>
        <w:rPr>
          <w:spacing w:val="-1"/>
        </w:rPr>
        <w:t xml:space="preserve"> </w:t>
      </w:r>
      <w:r>
        <w:t>of the</w:t>
      </w:r>
      <w:r>
        <w:rPr>
          <w:spacing w:val="-2"/>
        </w:rPr>
        <w:t xml:space="preserve"> </w:t>
      </w:r>
      <w:r>
        <w:t>study.</w:t>
      </w:r>
    </w:p>
    <w:p>
      <w:pPr>
        <w:spacing w:line="360" w:lineRule="auto"/>
        <w:jc w:val="both"/>
        <w:sectPr>
          <w:footerReference r:id="rId6" w:type="default"/>
          <w:pgSz w:w="12240" w:h="15840"/>
          <w:pgMar w:top="1360" w:right="380" w:bottom="1200" w:left="1720" w:header="0" w:footer="1012" w:gutter="0"/>
          <w:cols w:space="720" w:num="1"/>
        </w:sectPr>
      </w:pPr>
    </w:p>
    <w:p>
      <w:pPr>
        <w:pStyle w:val="2"/>
        <w:ind w:left="4140" w:hanging="450"/>
        <w:jc w:val="left"/>
        <w:rPr>
          <w:sz w:val="32"/>
        </w:rPr>
      </w:pPr>
      <w:bookmarkStart w:id="36" w:name="_bookmark18"/>
      <w:bookmarkEnd w:id="36"/>
      <w:bookmarkStart w:id="37" w:name="_Toc230689923"/>
      <w:r>
        <w:rPr>
          <w:sz w:val="32"/>
        </w:rPr>
        <w:t>CHAPTER TWO</w:t>
      </w:r>
      <w:bookmarkEnd w:id="37"/>
    </w:p>
    <w:p>
      <w:pPr>
        <w:pStyle w:val="2"/>
        <w:numPr>
          <w:ilvl w:val="3"/>
          <w:numId w:val="1"/>
        </w:numPr>
        <w:ind w:left="1440" w:hanging="450"/>
        <w:rPr>
          <w:sz w:val="32"/>
        </w:rPr>
      </w:pPr>
      <w:bookmarkStart w:id="38" w:name="_bookmark19"/>
      <w:bookmarkEnd w:id="38"/>
      <w:bookmarkStart w:id="39" w:name="_Toc230689924"/>
      <w:r>
        <w:rPr>
          <w:sz w:val="32"/>
        </w:rPr>
        <w:t>LITERATURE REVIEW AND RELATED WORKS</w:t>
      </w:r>
      <w:bookmarkEnd w:id="39"/>
    </w:p>
    <w:p>
      <w:pPr>
        <w:pStyle w:val="9"/>
        <w:spacing w:before="7"/>
        <w:rPr>
          <w:b/>
          <w:sz w:val="33"/>
        </w:rPr>
      </w:pPr>
    </w:p>
    <w:p>
      <w:pPr>
        <w:pStyle w:val="3"/>
        <w:numPr>
          <w:ilvl w:val="1"/>
          <w:numId w:val="7"/>
        </w:numPr>
        <w:spacing w:line="360" w:lineRule="auto"/>
        <w:ind w:left="990" w:hanging="540"/>
        <w:rPr>
          <w:sz w:val="28"/>
        </w:rPr>
      </w:pPr>
      <w:bookmarkStart w:id="40" w:name="_bookmark20"/>
      <w:bookmarkEnd w:id="40"/>
      <w:bookmarkStart w:id="41" w:name="_Toc230689925"/>
      <w:r>
        <w:rPr>
          <w:sz w:val="28"/>
        </w:rPr>
        <w:t>Introduction</w:t>
      </w:r>
      <w:bookmarkEnd w:id="41"/>
    </w:p>
    <w:p>
      <w:pPr>
        <w:pStyle w:val="9"/>
        <w:spacing w:line="360" w:lineRule="auto"/>
        <w:jc w:val="both"/>
      </w:pPr>
      <w:r>
        <w:t>In this chapter, a system review of sentiment analysis has been presented. This chapter includes the evolution of sentiment analysis and the review methodology followed to perform the detailed and comprehensive survey has also been presented. The survey has been performed by frming different research questions and also an inclusion and exclusion criteria has been followed to include only the relevant studies. This chapter covers the evolution of SA for Amharic languages along with its differences from English language. The status of research work on the basis of Amharic languages, SA techniques, levels, classes and domains has also been presented in this chapter.</w:t>
      </w:r>
    </w:p>
    <w:p>
      <w:pPr>
        <w:pStyle w:val="3"/>
        <w:numPr>
          <w:ilvl w:val="1"/>
          <w:numId w:val="7"/>
        </w:numPr>
        <w:ind w:left="990" w:hanging="540"/>
        <w:rPr>
          <w:sz w:val="28"/>
        </w:rPr>
      </w:pPr>
      <w:bookmarkStart w:id="42" w:name="_bookmark43"/>
      <w:bookmarkEnd w:id="42"/>
      <w:r>
        <w:rPr>
          <w:sz w:val="28"/>
        </w:rPr>
        <w:t xml:space="preserve">  </w:t>
      </w:r>
      <w:bookmarkStart w:id="43" w:name="_Toc230689926"/>
      <w:r>
        <w:rPr>
          <w:sz w:val="28"/>
        </w:rPr>
        <w:t>Evolution of Sentiment Analysis</w:t>
      </w:r>
      <w:bookmarkEnd w:id="43"/>
    </w:p>
    <w:p>
      <w:pPr>
        <w:pStyle w:val="9"/>
        <w:spacing w:before="8"/>
        <w:rPr>
          <w:b/>
          <w:sz w:val="34"/>
        </w:rPr>
      </w:pPr>
    </w:p>
    <w:p>
      <w:pPr>
        <w:pStyle w:val="9"/>
        <w:spacing w:line="360" w:lineRule="auto"/>
        <w:ind w:left="0" w:right="483"/>
        <w:jc w:val="both"/>
        <w:pPrChange w:id="31" w:author="martha" w:date="2026-09-23T12:54:12Z">
          <w:pPr>
            <w:pStyle w:val="9"/>
            <w:spacing w:line="360" w:lineRule="auto"/>
            <w:ind w:left="440" w:right="483"/>
            <w:jc w:val="both"/>
          </w:pPr>
        </w:pPrChange>
      </w:pPr>
      <w:r>
        <w:t>The research works on sentiment analysis appeared as early as in 2000 (Pang et al., 2008). Earlier, the term sentiment analysis was primarily used on written paper documents. Today, however, sentiment analysis is widely used to mine subjective information from content on the Internet, including texts, tweets, blogs, social media, news articles, reviews, and comments. This is done using a variety of different techniques, including NLP, statistics, and machine learning methods. Organizations then use the information mined to identify new opportunities and better target their message toward their target demographics. The Obama Administration even uses sentiment analysis to predict public response to its policy announcements. The analysis of sentiments is generally performed at three levels aspect, sentence and document. And the sentiments are classified into mainly three classes such as positive, negative and neutral. The detailed description about the status of research work in the field of sentiment analysis is presented in the following sections.</w:t>
      </w:r>
    </w:p>
    <w:p>
      <w:pPr>
        <w:pStyle w:val="3"/>
        <w:numPr>
          <w:ilvl w:val="1"/>
          <w:numId w:val="7"/>
        </w:numPr>
        <w:spacing w:line="360" w:lineRule="auto"/>
        <w:ind w:left="990" w:hanging="540"/>
        <w:rPr>
          <w:sz w:val="28"/>
        </w:rPr>
      </w:pPr>
      <w:bookmarkStart w:id="44" w:name="_Toc230689927"/>
      <w:bookmarkStart w:id="45" w:name="_Toc200833776"/>
      <w:r>
        <w:rPr>
          <w:sz w:val="28"/>
        </w:rPr>
        <w:t>Natural Language Processing and Sentiment Analysis Theories</w:t>
      </w:r>
      <w:bookmarkEnd w:id="44"/>
      <w:bookmarkEnd w:id="45"/>
    </w:p>
    <w:p>
      <w:pPr>
        <w:pStyle w:val="14"/>
        <w:spacing w:before="0" w:beforeAutospacing="0" w:line="360" w:lineRule="auto"/>
        <w:jc w:val="both"/>
      </w:pPr>
      <w:r>
        <w:t>Natural Language Processing (NLP) is a multidisciplinary field that combines linguistics, computer science, and artificial intelligence to enable machines to understand human languages. Sentiment analysis, a branch of NLP, focuses on identifying subjective information such as opinions, emotions, and attitudes expressed in text data. This study draws on foundational theories in sentiment analysis, including lexicon-based approaches, supervised machine learning, and deep learning architectures like Convolutional Neural Networks (CNN), Bidirectional Long Short-Term Memory (Bi-LSTM), and Transformer models. These models provide the computational basis for extracting sentiment from unstructured text, which is essential for interpreting social media content in Amharic.</w:t>
      </w:r>
    </w:p>
    <w:p>
      <w:pPr>
        <w:pStyle w:val="3"/>
        <w:numPr>
          <w:ilvl w:val="1"/>
          <w:numId w:val="7"/>
        </w:numPr>
        <w:spacing w:line="360" w:lineRule="auto"/>
        <w:ind w:left="990" w:hanging="540"/>
        <w:jc w:val="both"/>
        <w:rPr>
          <w:sz w:val="28"/>
        </w:rPr>
      </w:pPr>
      <w:bookmarkStart w:id="46" w:name="_Toc200833777"/>
      <w:bookmarkStart w:id="47" w:name="_Toc230689928"/>
      <w:r>
        <w:rPr>
          <w:sz w:val="28"/>
        </w:rPr>
        <w:t>Socio-Technical Systems Theory</w:t>
      </w:r>
      <w:bookmarkEnd w:id="46"/>
      <w:bookmarkEnd w:id="47"/>
    </w:p>
    <w:p>
      <w:pPr>
        <w:pStyle w:val="14"/>
        <w:spacing w:before="0" w:beforeAutospacing="0" w:line="360" w:lineRule="auto"/>
        <w:jc w:val="both"/>
      </w:pPr>
      <w:r>
        <w:t>Building on the socio-technical systems perspective outlined by scholars such as Trist and Emery (1960s), this study acknowledges that technological interventions like AI cannot succeed in isolation from the social environments they serve. According to this theory, the design and implementation of AI frameworks must integrate both technical components and social dimensions—including cultural values, institutional norms, and user capacities. This is especially critical in the Ethiopian TVET and public policy context, where socio-economic and infrastructural factors shape technology adoption and impact.</w:t>
      </w:r>
    </w:p>
    <w:p>
      <w:pPr>
        <w:pStyle w:val="3"/>
        <w:numPr>
          <w:ilvl w:val="1"/>
          <w:numId w:val="7"/>
        </w:numPr>
        <w:spacing w:line="360" w:lineRule="auto"/>
        <w:ind w:left="990" w:hanging="540"/>
        <w:jc w:val="both"/>
        <w:rPr>
          <w:sz w:val="28"/>
        </w:rPr>
      </w:pPr>
      <w:bookmarkStart w:id="48" w:name="_Toc200833778"/>
      <w:bookmarkStart w:id="49" w:name="_Toc230689929"/>
      <w:r>
        <w:rPr>
          <w:sz w:val="28"/>
        </w:rPr>
        <w:t>AI Frameworks for Public Policy and Governance</w:t>
      </w:r>
      <w:bookmarkEnd w:id="48"/>
      <w:bookmarkEnd w:id="49"/>
    </w:p>
    <w:p>
      <w:pPr>
        <w:pStyle w:val="14"/>
        <w:spacing w:before="0" w:beforeAutospacing="0" w:line="360" w:lineRule="auto"/>
        <w:jc w:val="both"/>
      </w:pPr>
      <w:r>
        <w:t>Public policy frameworks emphasize the use of evidence-based decision-making and participatory governance. The integration of AI into these frameworks entails considerations around transparency, accountability, and ethical use of data. Theories on AI governance highlight the importance of inclusiveness and responsiveness to local needs, ensuring that AI tools serve as enablers of citizen engagement and policy effectiveness. This aligns with Ethiopia’s strategic development goals of leveraging technology for national progress while respecting sociocultural contexts.</w:t>
      </w:r>
    </w:p>
    <w:p>
      <w:pPr>
        <w:pStyle w:val="3"/>
        <w:numPr>
          <w:ilvl w:val="1"/>
          <w:numId w:val="7"/>
        </w:numPr>
        <w:spacing w:line="360" w:lineRule="auto"/>
        <w:ind w:left="990" w:hanging="540"/>
        <w:jc w:val="both"/>
        <w:rPr>
          <w:sz w:val="28"/>
        </w:rPr>
      </w:pPr>
      <w:bookmarkStart w:id="50" w:name="_Toc230689930"/>
      <w:bookmarkStart w:id="51" w:name="_Toc200833779"/>
      <w:r>
        <w:rPr>
          <w:sz w:val="28"/>
        </w:rPr>
        <w:t>Linguistic and Computational Challenges for Low-Resource Languages</w:t>
      </w:r>
      <w:bookmarkEnd w:id="50"/>
      <w:bookmarkEnd w:id="51"/>
    </w:p>
    <w:p>
      <w:pPr>
        <w:pStyle w:val="14"/>
        <w:spacing w:before="0" w:beforeAutospacing="0" w:line="360" w:lineRule="auto"/>
        <w:jc w:val="both"/>
      </w:pPr>
      <w:r>
        <w:t>Amharic, as a low-resource language, presents unique theoretical challenges for NLP and AI applications. The scarcity of annotated corpora, morphological complexity, and dialectal variation require adaptive computational approaches. Theoretical contributions from African NLP research stress the importance of developing indigenous language resources, customized algorithms, and community involvement in dataset creation. These approaches ensure that AI tools for Amharic are not mere adaptations of models designed for major global languages but are contextually and linguistically appropriate.</w:t>
      </w:r>
    </w:p>
    <w:p>
      <w:pPr>
        <w:pStyle w:val="3"/>
        <w:numPr>
          <w:ilvl w:val="1"/>
          <w:numId w:val="7"/>
        </w:numPr>
        <w:ind w:left="990" w:hanging="540"/>
        <w:rPr>
          <w:sz w:val="28"/>
        </w:rPr>
      </w:pPr>
      <w:bookmarkStart w:id="52" w:name="_bookmark50"/>
      <w:bookmarkEnd w:id="52"/>
      <w:bookmarkStart w:id="53" w:name="_bookmark51"/>
      <w:bookmarkEnd w:id="53"/>
      <w:bookmarkStart w:id="54" w:name="_Toc230689931"/>
      <w:r>
        <w:rPr>
          <w:sz w:val="28"/>
        </w:rPr>
        <w:t>Machine learning classification</w:t>
      </w:r>
      <w:bookmarkEnd w:id="54"/>
    </w:p>
    <w:p>
      <w:pPr>
        <w:pStyle w:val="9"/>
        <w:spacing w:before="8"/>
        <w:rPr>
          <w:b/>
          <w:sz w:val="34"/>
        </w:rPr>
      </w:pPr>
    </w:p>
    <w:p>
      <w:pPr>
        <w:pStyle w:val="9"/>
        <w:spacing w:line="360" w:lineRule="auto"/>
        <w:ind w:left="440" w:right="480"/>
        <w:jc w:val="both"/>
      </w:pPr>
      <w:r>
        <w:t>The</w:t>
      </w:r>
      <w:r>
        <w:rPr>
          <w:spacing w:val="-4"/>
        </w:rPr>
        <w:t xml:space="preserve"> </w:t>
      </w:r>
      <w:r>
        <w:t>Machine learning is a subfield of artificial intelligence that makes computers learn from data and make predictions on the related data without being explicitly programmed. ML is classified into two classes such as supervised and unsupervised machine learning. In supervised ML, there is a predetermined set of classes into which the documents are classified and training data is available for each class. The system uses any of the classification algorithms such as ANN, Naive Bayes (NB), Support Vector Machines (SVM), Decision Tree (DT), k-Nearest Neighbor (k-NN) and trains a model from the given data.</w:t>
      </w:r>
    </w:p>
    <w:p>
      <w:pPr>
        <w:pStyle w:val="9"/>
        <w:spacing w:line="360" w:lineRule="auto"/>
        <w:ind w:left="440" w:right="480"/>
        <w:jc w:val="both"/>
      </w:pPr>
      <w:r>
        <w:t>This trained model is then used for making predictions and assigning the documents into different sentiment classes (Se et al., 2016). In case of unsupervised approach of ML, no labeled data is provided to models. This approach works on the basis of computation of Semantic Orientation (SO) of specific phrases within the text. If the average SO of phrases is above some predefined threshold, the text is classified as positive and otherwise, it is specified as negative. The brief description of frequently used SA techniques is given as follows.</w:t>
      </w:r>
    </w:p>
    <w:p>
      <w:pPr>
        <w:pStyle w:val="4"/>
        <w:numPr>
          <w:ilvl w:val="2"/>
          <w:numId w:val="7"/>
        </w:numPr>
      </w:pPr>
      <w:bookmarkStart w:id="55" w:name="_bookmark52"/>
      <w:bookmarkEnd w:id="55"/>
      <w:bookmarkStart w:id="56" w:name="_Toc230689932"/>
      <w:r>
        <w:t>Artificial</w:t>
      </w:r>
      <w:r>
        <w:rPr>
          <w:spacing w:val="-5"/>
        </w:rPr>
        <w:t xml:space="preserve"> </w:t>
      </w:r>
      <w:r>
        <w:t>Neural</w:t>
      </w:r>
      <w:r>
        <w:rPr>
          <w:spacing w:val="-4"/>
        </w:rPr>
        <w:t xml:space="preserve"> </w:t>
      </w:r>
      <w:r>
        <w:t>Networks</w:t>
      </w:r>
      <w:r>
        <w:rPr>
          <w:spacing w:val="-5"/>
        </w:rPr>
        <w:t xml:space="preserve"> </w:t>
      </w:r>
      <w:r>
        <w:t>(ANN)</w:t>
      </w:r>
      <w:bookmarkEnd w:id="56"/>
    </w:p>
    <w:p>
      <w:pPr>
        <w:pStyle w:val="9"/>
        <w:rPr>
          <w:b/>
        </w:rPr>
      </w:pPr>
    </w:p>
    <w:p>
      <w:pPr>
        <w:pStyle w:val="9"/>
        <w:spacing w:line="360" w:lineRule="auto"/>
        <w:ind w:left="440" w:right="481" w:firstLine="60"/>
        <w:jc w:val="both"/>
      </w:pPr>
      <w:r>
        <w:t>ANNs are methods of statistical learning used for many different applications, from computer</w:t>
      </w:r>
      <w:r>
        <w:rPr>
          <w:spacing w:val="1"/>
        </w:rPr>
        <w:t xml:space="preserve"> </w:t>
      </w:r>
      <w:r>
        <w:t>vision</w:t>
      </w:r>
      <w:r>
        <w:rPr>
          <w:spacing w:val="1"/>
        </w:rPr>
        <w:t xml:space="preserve"> </w:t>
      </w:r>
      <w:r>
        <w:t>and</w:t>
      </w:r>
      <w:r>
        <w:rPr>
          <w:spacing w:val="1"/>
        </w:rPr>
        <w:t xml:space="preserve"> </w:t>
      </w:r>
      <w:r>
        <w:t>speech</w:t>
      </w:r>
      <w:r>
        <w:rPr>
          <w:spacing w:val="1"/>
        </w:rPr>
        <w:t xml:space="preserve"> </w:t>
      </w:r>
      <w:r>
        <w:t>recognition</w:t>
      </w:r>
      <w:r>
        <w:rPr>
          <w:spacing w:val="1"/>
        </w:rPr>
        <w:t xml:space="preserve"> </w:t>
      </w:r>
      <w:r>
        <w:t>to</w:t>
      </w:r>
      <w:r>
        <w:rPr>
          <w:spacing w:val="1"/>
        </w:rPr>
        <w:t xml:space="preserve"> </w:t>
      </w:r>
      <w:r>
        <w:t>very</w:t>
      </w:r>
      <w:r>
        <w:rPr>
          <w:spacing w:val="1"/>
        </w:rPr>
        <w:t xml:space="preserve"> </w:t>
      </w:r>
      <w:r>
        <w:t>simple classification</w:t>
      </w:r>
      <w:r>
        <w:rPr>
          <w:spacing w:val="1"/>
        </w:rPr>
        <w:t xml:space="preserve"> </w:t>
      </w:r>
      <w:r>
        <w:t>tasks.</w:t>
      </w:r>
      <w:r>
        <w:rPr>
          <w:spacing w:val="1"/>
        </w:rPr>
        <w:t xml:space="preserve"> </w:t>
      </w:r>
      <w:r>
        <w:t>They</w:t>
      </w:r>
      <w:r>
        <w:rPr>
          <w:spacing w:val="1"/>
        </w:rPr>
        <w:t xml:space="preserve"> </w:t>
      </w:r>
      <w:r>
        <w:t>influenced</w:t>
      </w:r>
      <w:r>
        <w:rPr>
          <w:spacing w:val="1"/>
        </w:rPr>
        <w:t xml:space="preserve"> </w:t>
      </w:r>
      <w:r>
        <w:t>by</w:t>
      </w:r>
      <w:r>
        <w:rPr>
          <w:spacing w:val="1"/>
        </w:rPr>
        <w:t xml:space="preserve"> </w:t>
      </w:r>
      <w:r>
        <w:t>the</w:t>
      </w:r>
      <w:r>
        <w:rPr>
          <w:spacing w:val="1"/>
        </w:rPr>
        <w:t xml:space="preserve"> </w:t>
      </w:r>
      <w:r>
        <w:t>characteristics of biological neural networks. Similar to the extensive network of neurons in the</w:t>
      </w:r>
      <w:r>
        <w:rPr>
          <w:spacing w:val="-57"/>
        </w:rPr>
        <w:t xml:space="preserve"> </w:t>
      </w:r>
      <w:r>
        <w:t>brain,</w:t>
      </w:r>
      <w:r>
        <w:rPr>
          <w:spacing w:val="-13"/>
        </w:rPr>
        <w:t xml:space="preserve"> </w:t>
      </w:r>
      <w:r>
        <w:t>ANNs</w:t>
      </w:r>
      <w:r>
        <w:rPr>
          <w:spacing w:val="-11"/>
        </w:rPr>
        <w:t xml:space="preserve"> </w:t>
      </w:r>
      <w:r>
        <w:t>are</w:t>
      </w:r>
      <w:r>
        <w:rPr>
          <w:spacing w:val="-15"/>
        </w:rPr>
        <w:t xml:space="preserve"> </w:t>
      </w:r>
      <w:r>
        <w:t>interconnected</w:t>
      </w:r>
      <w:r>
        <w:rPr>
          <w:spacing w:val="-13"/>
        </w:rPr>
        <w:t xml:space="preserve"> </w:t>
      </w:r>
      <w:r>
        <w:t>groupings</w:t>
      </w:r>
      <w:r>
        <w:rPr>
          <w:spacing w:val="-13"/>
        </w:rPr>
        <w:t xml:space="preserve"> </w:t>
      </w:r>
      <w:r>
        <w:t>of</w:t>
      </w:r>
      <w:r>
        <w:rPr>
          <w:spacing w:val="-14"/>
        </w:rPr>
        <w:t xml:space="preserve"> </w:t>
      </w:r>
      <w:r>
        <w:t>nodes.</w:t>
      </w:r>
      <w:r>
        <w:rPr>
          <w:spacing w:val="-11"/>
        </w:rPr>
        <w:t xml:space="preserve"> </w:t>
      </w:r>
      <w:r>
        <w:t>There</w:t>
      </w:r>
      <w:r>
        <w:rPr>
          <w:spacing w:val="-12"/>
        </w:rPr>
        <w:t xml:space="preserve"> </w:t>
      </w:r>
      <w:r>
        <w:t>are</w:t>
      </w:r>
      <w:r>
        <w:rPr>
          <w:spacing w:val="-15"/>
        </w:rPr>
        <w:t xml:space="preserve"> </w:t>
      </w:r>
      <w:r>
        <w:t>two</w:t>
      </w:r>
      <w:r>
        <w:rPr>
          <w:spacing w:val="-13"/>
        </w:rPr>
        <w:t xml:space="preserve"> </w:t>
      </w:r>
      <w:r>
        <w:t>ways</w:t>
      </w:r>
      <w:r>
        <w:rPr>
          <w:spacing w:val="-12"/>
        </w:rPr>
        <w:t xml:space="preserve"> </w:t>
      </w:r>
      <w:r>
        <w:t>in</w:t>
      </w:r>
      <w:r>
        <w:rPr>
          <w:spacing w:val="-11"/>
        </w:rPr>
        <w:t xml:space="preserve"> </w:t>
      </w:r>
      <w:r>
        <w:t>which</w:t>
      </w:r>
      <w:r>
        <w:rPr>
          <w:spacing w:val="-13"/>
        </w:rPr>
        <w:t xml:space="preserve"> </w:t>
      </w:r>
      <w:r>
        <w:t>artificial</w:t>
      </w:r>
      <w:r>
        <w:rPr>
          <w:spacing w:val="-13"/>
        </w:rPr>
        <w:t xml:space="preserve"> </w:t>
      </w:r>
      <w:r>
        <w:t>neural</w:t>
      </w:r>
      <w:r>
        <w:rPr>
          <w:spacing w:val="-57"/>
        </w:rPr>
        <w:t xml:space="preserve"> </w:t>
      </w:r>
      <w:r>
        <w:t>networks and human brains are similar. The neural network is structured into three layers: input</w:t>
      </w:r>
      <w:r>
        <w:rPr>
          <w:spacing w:val="-57"/>
        </w:rPr>
        <w:t xml:space="preserve"> </w:t>
      </w:r>
      <w:r>
        <w:t>neurons, hidden neurons, and output neurons. The neurons are connected by weighted links that</w:t>
      </w:r>
      <w:r>
        <w:rPr>
          <w:spacing w:val="-57"/>
        </w:rPr>
        <w:t xml:space="preserve"> </w:t>
      </w:r>
      <w:r>
        <w:rPr>
          <w:spacing w:val="-1"/>
        </w:rPr>
        <w:t>represent</w:t>
      </w:r>
      <w:r>
        <w:rPr>
          <w:spacing w:val="-14"/>
        </w:rPr>
        <w:t xml:space="preserve"> </w:t>
      </w:r>
      <w:r>
        <w:t>the</w:t>
      </w:r>
      <w:r>
        <w:rPr>
          <w:spacing w:val="-12"/>
        </w:rPr>
        <w:t xml:space="preserve"> </w:t>
      </w:r>
      <w:r>
        <w:t>strength</w:t>
      </w:r>
      <w:r>
        <w:rPr>
          <w:spacing w:val="-14"/>
        </w:rPr>
        <w:t xml:space="preserve"> </w:t>
      </w:r>
      <w:r>
        <w:t>of</w:t>
      </w:r>
      <w:r>
        <w:rPr>
          <w:spacing w:val="-12"/>
        </w:rPr>
        <w:t xml:space="preserve"> </w:t>
      </w:r>
      <w:r>
        <w:t>the</w:t>
      </w:r>
      <w:r>
        <w:rPr>
          <w:spacing w:val="-16"/>
        </w:rPr>
        <w:t xml:space="preserve"> </w:t>
      </w:r>
      <w:r>
        <w:t>relationship</w:t>
      </w:r>
      <w:r>
        <w:rPr>
          <w:spacing w:val="-13"/>
        </w:rPr>
        <w:t xml:space="preserve"> </w:t>
      </w:r>
      <w:r>
        <w:t>between</w:t>
      </w:r>
      <w:r>
        <w:rPr>
          <w:spacing w:val="-15"/>
        </w:rPr>
        <w:t xml:space="preserve"> </w:t>
      </w:r>
      <w:r>
        <w:t>them.</w:t>
      </w:r>
      <w:r>
        <w:rPr>
          <w:spacing w:val="-13"/>
        </w:rPr>
        <w:t xml:space="preserve"> </w:t>
      </w:r>
      <w:r>
        <w:t>Overall,</w:t>
      </w:r>
      <w:r>
        <w:rPr>
          <w:spacing w:val="-15"/>
        </w:rPr>
        <w:t xml:space="preserve"> </w:t>
      </w:r>
      <w:r>
        <w:t>ANNs</w:t>
      </w:r>
      <w:r>
        <w:rPr>
          <w:spacing w:val="-14"/>
        </w:rPr>
        <w:t xml:space="preserve"> </w:t>
      </w:r>
      <w:r>
        <w:t>are</w:t>
      </w:r>
      <w:r>
        <w:rPr>
          <w:spacing w:val="-14"/>
        </w:rPr>
        <w:t xml:space="preserve"> </w:t>
      </w:r>
      <w:r>
        <w:t>capable</w:t>
      </w:r>
      <w:r>
        <w:rPr>
          <w:spacing w:val="-15"/>
        </w:rPr>
        <w:t xml:space="preserve"> </w:t>
      </w:r>
      <w:r>
        <w:t>of</w:t>
      </w:r>
      <w:r>
        <w:rPr>
          <w:spacing w:val="-15"/>
        </w:rPr>
        <w:t xml:space="preserve"> </w:t>
      </w:r>
      <w:r>
        <w:t>performing</w:t>
      </w:r>
      <w:r>
        <w:rPr>
          <w:spacing w:val="-58"/>
        </w:rPr>
        <w:t xml:space="preserve"> </w:t>
      </w:r>
      <w:r>
        <w:t>complex</w:t>
      </w:r>
      <w:r>
        <w:rPr>
          <w:spacing w:val="-1"/>
        </w:rPr>
        <w:t xml:space="preserve"> </w:t>
      </w:r>
      <w:r>
        <w:t>computations and finding key patterns</w:t>
      </w:r>
      <w:r>
        <w:rPr>
          <w:spacing w:val="-1"/>
        </w:rPr>
        <w:t xml:space="preserve"> </w:t>
      </w:r>
      <w:r>
        <w:t>in large</w:t>
      </w:r>
      <w:r>
        <w:rPr>
          <w:spacing w:val="-1"/>
        </w:rPr>
        <w:t xml:space="preserve"> </w:t>
      </w:r>
      <w:r>
        <w:t>datasets</w:t>
      </w:r>
      <w:r>
        <w:rPr>
          <w:spacing w:val="4"/>
        </w:rPr>
        <w:t xml:space="preserve"> </w:t>
      </w:r>
      <w:r>
        <w:t>[42].</w:t>
      </w:r>
    </w:p>
    <w:p>
      <w:pPr>
        <w:rPr>
          <w:b/>
          <w:bCs/>
          <w:sz w:val="24"/>
          <w:szCs w:val="24"/>
        </w:rPr>
      </w:pPr>
      <w:bookmarkStart w:id="57" w:name="_bookmark53"/>
      <w:bookmarkEnd w:id="57"/>
      <w:r>
        <w:br w:type="page"/>
      </w:r>
    </w:p>
    <w:p>
      <w:pPr>
        <w:pStyle w:val="4"/>
        <w:numPr>
          <w:ilvl w:val="2"/>
          <w:numId w:val="7"/>
        </w:numPr>
      </w:pPr>
      <w:bookmarkStart w:id="58" w:name="_Toc230689933"/>
      <w:r>
        <w:t>Support Vector Machine (SVM)</w:t>
      </w:r>
      <w:bookmarkEnd w:id="58"/>
    </w:p>
    <w:p>
      <w:pPr>
        <w:pStyle w:val="9"/>
        <w:rPr>
          <w:b/>
        </w:rPr>
      </w:pPr>
    </w:p>
    <w:p>
      <w:pPr>
        <w:pStyle w:val="9"/>
        <w:spacing w:line="360" w:lineRule="auto"/>
        <w:ind w:left="440" w:right="483"/>
        <w:jc w:val="both"/>
      </w:pPr>
      <w:r>
        <w:t>Supervised machine learning techniques (SVM) are versatile and efficient methods for both</w:t>
      </w:r>
      <w:r>
        <w:rPr>
          <w:spacing w:val="1"/>
        </w:rPr>
        <w:t xml:space="preserve"> </w:t>
      </w:r>
      <w:r>
        <w:t>regression and classification. [42]. the way SVM is put into practice sets it apart from other</w:t>
      </w:r>
      <w:r>
        <w:rPr>
          <w:spacing w:val="1"/>
        </w:rPr>
        <w:t xml:space="preserve"> </w:t>
      </w:r>
      <w:r>
        <w:t>machine learning algorithms. The idea of decision planes, which specify choice boundaries,</w:t>
      </w:r>
      <w:r>
        <w:rPr>
          <w:spacing w:val="1"/>
        </w:rPr>
        <w:t xml:space="preserve"> </w:t>
      </w:r>
      <w:r>
        <w:t>forms</w:t>
      </w:r>
      <w:r>
        <w:rPr>
          <w:spacing w:val="-4"/>
        </w:rPr>
        <w:t xml:space="preserve"> </w:t>
      </w:r>
      <w:r>
        <w:t>the</w:t>
      </w:r>
      <w:r>
        <w:rPr>
          <w:spacing w:val="-4"/>
        </w:rPr>
        <w:t xml:space="preserve"> </w:t>
      </w:r>
      <w:r>
        <w:t>basis</w:t>
      </w:r>
      <w:r>
        <w:rPr>
          <w:spacing w:val="-3"/>
        </w:rPr>
        <w:t xml:space="preserve"> </w:t>
      </w:r>
      <w:r>
        <w:t>of</w:t>
      </w:r>
      <w:r>
        <w:rPr>
          <w:spacing w:val="-5"/>
        </w:rPr>
        <w:t xml:space="preserve"> </w:t>
      </w:r>
      <w:r>
        <w:t>this</w:t>
      </w:r>
      <w:r>
        <w:rPr>
          <w:spacing w:val="-5"/>
        </w:rPr>
        <w:t xml:space="preserve"> </w:t>
      </w:r>
      <w:r>
        <w:t>theory.</w:t>
      </w:r>
      <w:r>
        <w:rPr>
          <w:spacing w:val="-5"/>
        </w:rPr>
        <w:t xml:space="preserve"> </w:t>
      </w:r>
      <w:r>
        <w:t>By</w:t>
      </w:r>
      <w:r>
        <w:rPr>
          <w:spacing w:val="-4"/>
        </w:rPr>
        <w:t xml:space="preserve"> </w:t>
      </w:r>
      <w:r>
        <w:t>employing</w:t>
      </w:r>
      <w:r>
        <w:rPr>
          <w:spacing w:val="-3"/>
        </w:rPr>
        <w:t xml:space="preserve"> </w:t>
      </w:r>
      <w:r>
        <w:t>a</w:t>
      </w:r>
      <w:r>
        <w:rPr>
          <w:spacing w:val="-6"/>
        </w:rPr>
        <w:t xml:space="preserve"> </w:t>
      </w:r>
      <w:r>
        <w:t>decision</w:t>
      </w:r>
      <w:r>
        <w:rPr>
          <w:spacing w:val="-4"/>
        </w:rPr>
        <w:t xml:space="preserve"> </w:t>
      </w:r>
      <w:r>
        <w:t>plane,</w:t>
      </w:r>
      <w:r>
        <w:rPr>
          <w:spacing w:val="-4"/>
        </w:rPr>
        <w:t xml:space="preserve"> </w:t>
      </w:r>
      <w:r>
        <w:t>an</w:t>
      </w:r>
      <w:r>
        <w:rPr>
          <w:spacing w:val="-4"/>
        </w:rPr>
        <w:t xml:space="preserve"> </w:t>
      </w:r>
      <w:r>
        <w:t>object</w:t>
      </w:r>
      <w:r>
        <w:rPr>
          <w:spacing w:val="-4"/>
        </w:rPr>
        <w:t xml:space="preserve"> </w:t>
      </w:r>
      <w:r>
        <w:t>collection</w:t>
      </w:r>
      <w:r>
        <w:rPr>
          <w:spacing w:val="-4"/>
        </w:rPr>
        <w:t xml:space="preserve"> </w:t>
      </w:r>
      <w:r>
        <w:t>with</w:t>
      </w:r>
      <w:r>
        <w:rPr>
          <w:spacing w:val="-3"/>
        </w:rPr>
        <w:t xml:space="preserve"> </w:t>
      </w:r>
      <w:r>
        <w:t>different</w:t>
      </w:r>
      <w:r>
        <w:rPr>
          <w:spacing w:val="-58"/>
        </w:rPr>
        <w:t xml:space="preserve"> </w:t>
      </w:r>
      <w:r>
        <w:t>class</w:t>
      </w:r>
      <w:r>
        <w:rPr>
          <w:spacing w:val="-14"/>
        </w:rPr>
        <w:t xml:space="preserve"> </w:t>
      </w:r>
      <w:r>
        <w:t>memberships</w:t>
      </w:r>
      <w:r>
        <w:rPr>
          <w:spacing w:val="-13"/>
        </w:rPr>
        <w:t xml:space="preserve"> </w:t>
      </w:r>
      <w:r>
        <w:t>is</w:t>
      </w:r>
      <w:r>
        <w:rPr>
          <w:spacing w:val="-13"/>
        </w:rPr>
        <w:t xml:space="preserve"> </w:t>
      </w:r>
      <w:r>
        <w:t>split.</w:t>
      </w:r>
      <w:r>
        <w:rPr>
          <w:spacing w:val="-13"/>
        </w:rPr>
        <w:t xml:space="preserve"> </w:t>
      </w:r>
      <w:r>
        <w:t>Using</w:t>
      </w:r>
      <w:r>
        <w:rPr>
          <w:spacing w:val="-13"/>
        </w:rPr>
        <w:t xml:space="preserve"> </w:t>
      </w:r>
      <w:r>
        <w:t>machine</w:t>
      </w:r>
      <w:r>
        <w:rPr>
          <w:spacing w:val="-14"/>
        </w:rPr>
        <w:t xml:space="preserve"> </w:t>
      </w:r>
      <w:r>
        <w:t>learning</w:t>
      </w:r>
      <w:r>
        <w:rPr>
          <w:spacing w:val="-12"/>
        </w:rPr>
        <w:t xml:space="preserve"> </w:t>
      </w:r>
      <w:r>
        <w:t>theory,</w:t>
      </w:r>
      <w:r>
        <w:rPr>
          <w:spacing w:val="-14"/>
        </w:rPr>
        <w:t xml:space="preserve"> </w:t>
      </w:r>
      <w:r>
        <w:t>SVM</w:t>
      </w:r>
      <w:r>
        <w:rPr>
          <w:spacing w:val="-14"/>
        </w:rPr>
        <w:t xml:space="preserve"> </w:t>
      </w:r>
      <w:r>
        <w:t>is</w:t>
      </w:r>
      <w:r>
        <w:rPr>
          <w:spacing w:val="-13"/>
        </w:rPr>
        <w:t xml:space="preserve"> </w:t>
      </w:r>
      <w:r>
        <w:t>a</w:t>
      </w:r>
      <w:r>
        <w:rPr>
          <w:spacing w:val="-14"/>
        </w:rPr>
        <w:t xml:space="preserve"> </w:t>
      </w:r>
      <w:r>
        <w:t>classification</w:t>
      </w:r>
      <w:r>
        <w:rPr>
          <w:spacing w:val="-13"/>
        </w:rPr>
        <w:t xml:space="preserve"> </w:t>
      </w:r>
      <w:r>
        <w:t>and</w:t>
      </w:r>
      <w:r>
        <w:rPr>
          <w:spacing w:val="-14"/>
        </w:rPr>
        <w:t xml:space="preserve"> </w:t>
      </w:r>
      <w:r>
        <w:t>prediction</w:t>
      </w:r>
    </w:p>
    <w:p>
      <w:pPr>
        <w:pStyle w:val="9"/>
        <w:spacing w:before="79" w:line="360" w:lineRule="auto"/>
        <w:ind w:left="440" w:right="482"/>
        <w:jc w:val="both"/>
      </w:pPr>
      <w:r>
        <w:t>tool that automatically avoids overfitting from the data while maximizing the accuracy of</w:t>
      </w:r>
      <w:r>
        <w:rPr>
          <w:spacing w:val="1"/>
        </w:rPr>
        <w:t xml:space="preserve"> </w:t>
      </w:r>
      <w:r>
        <w:t>predictions.</w:t>
      </w:r>
    </w:p>
    <w:p>
      <w:pPr>
        <w:pStyle w:val="4"/>
        <w:numPr>
          <w:ilvl w:val="2"/>
          <w:numId w:val="7"/>
        </w:numPr>
      </w:pPr>
      <w:bookmarkStart w:id="59" w:name="_Toc230689934"/>
      <w:r>
        <w:t>Naive Bayes</w:t>
      </w:r>
      <w:bookmarkEnd w:id="59"/>
      <w:r>
        <w:t xml:space="preserve"> </w:t>
      </w:r>
    </w:p>
    <w:p>
      <w:pPr>
        <w:pStyle w:val="9"/>
        <w:spacing w:before="79" w:line="360" w:lineRule="auto"/>
        <w:ind w:left="440" w:right="482"/>
        <w:jc w:val="both"/>
      </w:pPr>
      <w:r>
        <w:drawing>
          <wp:anchor distT="0" distB="0" distL="114300" distR="114300" simplePos="0" relativeHeight="251676672" behindDoc="0" locked="0" layoutInCell="1" allowOverlap="1">
            <wp:simplePos x="0" y="0"/>
            <wp:positionH relativeFrom="column">
              <wp:posOffset>469265</wp:posOffset>
            </wp:positionH>
            <wp:positionV relativeFrom="paragraph">
              <wp:posOffset>1091565</wp:posOffset>
            </wp:positionV>
            <wp:extent cx="2323465" cy="469900"/>
            <wp:effectExtent l="0" t="0" r="635" b="6350"/>
            <wp:wrapSquare wrapText="bothSides"/>
            <wp:docPr id="128693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936424"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323465" cy="469900"/>
                    </a:xfrm>
                    <a:prstGeom prst="rect">
                      <a:avLst/>
                    </a:prstGeom>
                  </pic:spPr>
                </pic:pic>
              </a:graphicData>
            </a:graphic>
          </wp:anchor>
        </w:drawing>
      </w:r>
      <w:r>
        <w:t>Naive Bayes classifier is based on Bayes theorem and belongs to the family of probabilistic classifiers. It takes the probability distribution of words in the training dataset and assumes them to be mutually independent. Given a feature vector (x1, x2, x3,….,xn) and a class variable y, Naive Bayes assigns the class to feature vector according to the Bayes formula given in (2.1)</w:t>
      </w:r>
    </w:p>
    <w:p>
      <w:pPr>
        <w:pStyle w:val="9"/>
        <w:spacing w:before="79" w:line="360" w:lineRule="auto"/>
        <w:ind w:left="1440" w:right="482"/>
        <w:jc w:val="both"/>
      </w:pPr>
      <w:r>
        <w:t xml:space="preserve">                                                             (2.1)</w:t>
      </w:r>
    </w:p>
    <w:p>
      <w:pPr>
        <w:pStyle w:val="9"/>
        <w:spacing w:before="79" w:line="360" w:lineRule="auto"/>
        <w:ind w:left="440" w:right="482"/>
        <w:jc w:val="both"/>
      </w:pPr>
    </w:p>
    <w:p>
      <w:pPr>
        <w:pStyle w:val="9"/>
        <w:spacing w:before="79" w:line="360" w:lineRule="auto"/>
        <w:ind w:left="440" w:right="482"/>
        <w:jc w:val="both"/>
      </w:pPr>
      <w:r>
        <w:drawing>
          <wp:anchor distT="0" distB="0" distL="114300" distR="114300" simplePos="0" relativeHeight="251677696" behindDoc="0" locked="0" layoutInCell="1" allowOverlap="1">
            <wp:simplePos x="0" y="0"/>
            <wp:positionH relativeFrom="margin">
              <wp:align>center</wp:align>
            </wp:positionH>
            <wp:positionV relativeFrom="paragraph">
              <wp:posOffset>1608455</wp:posOffset>
            </wp:positionV>
            <wp:extent cx="5806440" cy="360680"/>
            <wp:effectExtent l="0" t="0" r="3810" b="1270"/>
            <wp:wrapSquare wrapText="bothSides"/>
            <wp:docPr id="1879617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17178"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806440" cy="360680"/>
                    </a:xfrm>
                    <a:prstGeom prst="rect">
                      <a:avLst/>
                    </a:prstGeom>
                  </pic:spPr>
                </pic:pic>
              </a:graphicData>
            </a:graphic>
          </wp:anchor>
        </w:drawing>
      </w:r>
      <w:r>
        <w:t>In this formula, p (y|x</w:t>
      </w:r>
      <w:r>
        <w:rPr>
          <w:vertAlign w:val="subscript"/>
        </w:rPr>
        <w:t>1</w:t>
      </w:r>
      <w:r>
        <w:t>, x</w:t>
      </w:r>
      <w:r>
        <w:rPr>
          <w:vertAlign w:val="subscript"/>
        </w:rPr>
        <w:t>2</w:t>
      </w:r>
      <w:r>
        <w:t>, ..., x</w:t>
      </w:r>
      <w:r>
        <w:rPr>
          <w:vertAlign w:val="subscript"/>
        </w:rPr>
        <w:t>n</w:t>
      </w:r>
      <w:r>
        <w:t>) represents the posterior probability. P(y) is prior class probability and p (x</w:t>
      </w:r>
      <w:r>
        <w:rPr>
          <w:vertAlign w:val="subscript"/>
        </w:rPr>
        <w:t>1</w:t>
      </w:r>
      <w:r>
        <w:t>, x</w:t>
      </w:r>
      <w:r>
        <w:rPr>
          <w:vertAlign w:val="subscript"/>
        </w:rPr>
        <w:t>2</w:t>
      </w:r>
      <w:r>
        <w:t>, ..., x</w:t>
      </w:r>
      <w:r>
        <w:rPr>
          <w:vertAlign w:val="subscript"/>
        </w:rPr>
        <w:t>n</w:t>
      </w:r>
      <w:r>
        <w:t>) is the prior probability of feature set. These prior probabilities are obtained from the training dataset. p (x</w:t>
      </w:r>
      <w:r>
        <w:rPr>
          <w:vertAlign w:val="subscript"/>
        </w:rPr>
        <w:t>1</w:t>
      </w:r>
      <w:r>
        <w:t>, x</w:t>
      </w:r>
      <w:r>
        <w:rPr>
          <w:vertAlign w:val="subscript"/>
        </w:rPr>
        <w:t>2</w:t>
      </w:r>
      <w:r>
        <w:t>, ..., x</w:t>
      </w:r>
      <w:r>
        <w:rPr>
          <w:vertAlign w:val="subscript"/>
        </w:rPr>
        <w:t>n</w:t>
      </w:r>
      <w:r>
        <w:t>|y) represents the conditional probability of feature vector (x</w:t>
      </w:r>
      <w:r>
        <w:rPr>
          <w:vertAlign w:val="subscript"/>
        </w:rPr>
        <w:t>1</w:t>
      </w:r>
      <w:r>
        <w:t>, x</w:t>
      </w:r>
      <w:r>
        <w:rPr>
          <w:vertAlign w:val="subscript"/>
        </w:rPr>
        <w:t>2</w:t>
      </w:r>
      <w:r>
        <w:t>, ..., x</w:t>
      </w:r>
      <w:r>
        <w:rPr>
          <w:vertAlign w:val="subscript"/>
        </w:rPr>
        <w:t>n</w:t>
      </w:r>
      <w:r>
        <w:t>) given the class y. Naive Bayes finds the probability of each class to be assigned to this feature vector and assigns the class with maximum probability. It assumes mutual independence among the features as shown in (2.2)</w:t>
      </w:r>
    </w:p>
    <w:p>
      <w:pPr>
        <w:pStyle w:val="4"/>
        <w:numPr>
          <w:ilvl w:val="2"/>
          <w:numId w:val="7"/>
        </w:numPr>
      </w:pPr>
      <w:bookmarkStart w:id="60" w:name="_Toc230689935"/>
      <w:r>
        <w:t>Multinomial Naive Bayes (MNB)</w:t>
      </w:r>
      <w:bookmarkEnd w:id="60"/>
    </w:p>
    <w:p>
      <w:pPr>
        <w:pStyle w:val="9"/>
        <w:spacing w:before="79" w:line="360" w:lineRule="auto"/>
        <w:ind w:left="440" w:right="482"/>
        <w:jc w:val="both"/>
      </w:pPr>
      <w:r>
        <w:drawing>
          <wp:anchor distT="0" distB="0" distL="114300" distR="114300" simplePos="0" relativeHeight="251678720" behindDoc="0" locked="0" layoutInCell="1" allowOverlap="1">
            <wp:simplePos x="0" y="0"/>
            <wp:positionH relativeFrom="margin">
              <wp:posOffset>270510</wp:posOffset>
            </wp:positionH>
            <wp:positionV relativeFrom="paragraph">
              <wp:posOffset>1014730</wp:posOffset>
            </wp:positionV>
            <wp:extent cx="5741035" cy="319405"/>
            <wp:effectExtent l="0" t="0" r="0" b="4445"/>
            <wp:wrapSquare wrapText="bothSides"/>
            <wp:docPr id="12062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6593"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741035" cy="319405"/>
                    </a:xfrm>
                    <a:prstGeom prst="rect">
                      <a:avLst/>
                    </a:prstGeom>
                  </pic:spPr>
                </pic:pic>
              </a:graphicData>
            </a:graphic>
          </wp:anchor>
        </w:drawing>
      </w:r>
      <w:r>
        <w:t>Multinomial Naive Bayes is a specific version of Naive Bayes. Whereas a simple NB classifier models the document as the presence or absence of words, MNB takes into account the words counts. Given a class c, MNB estimates the conditional probability of a particular word as the relative frequency of the word in that class as given in (2.3).</w:t>
      </w:r>
    </w:p>
    <w:p>
      <w:pPr>
        <w:pStyle w:val="9"/>
        <w:spacing w:before="79" w:line="360" w:lineRule="auto"/>
        <w:ind w:left="440" w:right="482"/>
        <w:jc w:val="both"/>
      </w:pPr>
      <w:r>
        <w:t xml:space="preserve">Here, t is the term/word and c is the class under consideration. The formula given in (2.3) calculates the probability of a word to be classified into a class as the count of that word in the class with respect to count of all the words in that class. </w:t>
      </w:r>
    </w:p>
    <w:p>
      <w:pPr>
        <w:pStyle w:val="4"/>
        <w:numPr>
          <w:ilvl w:val="2"/>
          <w:numId w:val="7"/>
        </w:numPr>
      </w:pPr>
      <w:bookmarkStart w:id="61" w:name="_Toc230689936"/>
      <w:r>
        <w:t>Bernoulli Naive Bayes</w:t>
      </w:r>
      <w:bookmarkEnd w:id="61"/>
    </w:p>
    <w:p>
      <w:pPr>
        <w:pStyle w:val="9"/>
        <w:spacing w:before="79" w:line="360" w:lineRule="auto"/>
        <w:ind w:left="440" w:right="482"/>
        <w:jc w:val="both"/>
      </w:pPr>
      <w:r>
        <w:t>It generates Boolean value/indicator about each term of the vocabulary equal to 1 if the term belongs to examining document, if not it marks 0. Non-accruing terms in document are takes into document and they are factored when computing the conditional probabilities and thus the absence of terms is taken into account.</w:t>
      </w:r>
    </w:p>
    <w:p>
      <w:pPr>
        <w:pStyle w:val="4"/>
        <w:numPr>
          <w:ilvl w:val="2"/>
          <w:numId w:val="7"/>
        </w:numPr>
      </w:pPr>
      <w:bookmarkStart w:id="62" w:name="_Toc230689937"/>
      <w:r>
        <w:t>Maximum Entropy (ME)</w:t>
      </w:r>
      <w:bookmarkEnd w:id="62"/>
    </w:p>
    <w:p>
      <w:pPr>
        <w:pStyle w:val="9"/>
        <w:spacing w:before="79" w:line="360" w:lineRule="auto"/>
        <w:ind w:left="440" w:right="482"/>
        <w:jc w:val="both"/>
      </w:pPr>
      <w:r>
        <w:drawing>
          <wp:anchor distT="0" distB="0" distL="114300" distR="114300" simplePos="0" relativeHeight="251679744" behindDoc="0" locked="0" layoutInCell="1" allowOverlap="1">
            <wp:simplePos x="0" y="0"/>
            <wp:positionH relativeFrom="margin">
              <wp:align>center</wp:align>
            </wp:positionH>
            <wp:positionV relativeFrom="paragraph">
              <wp:posOffset>1839595</wp:posOffset>
            </wp:positionV>
            <wp:extent cx="5791835" cy="283845"/>
            <wp:effectExtent l="0" t="0" r="0" b="1905"/>
            <wp:wrapSquare wrapText="bothSides"/>
            <wp:docPr id="767241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41841" name="Picture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791835" cy="283845"/>
                    </a:xfrm>
                    <a:prstGeom prst="rect">
                      <a:avLst/>
                    </a:prstGeom>
                  </pic:spPr>
                </pic:pic>
              </a:graphicData>
            </a:graphic>
          </wp:anchor>
        </w:drawing>
      </w:r>
      <w:r>
        <w:t xml:space="preserve"> Maximum Entropy classifier is similar to NB classifier except that it doesn’t make any assumption about the independence of features. The principal idea behind Maximum Entropy is that it tries to maximize the Entropy and at the same time satisfying the constraints specified. The idea behind Maximum Entropy is to have a model that is as unbiased as possible and thus the probability distribution to be as uniform as possible. Maximum Entropy is when all the events are equally likely to occur and have maximum uncertainty. The formula for Entropy is given in (2.4) and the goal is to maximize H(P).</w:t>
      </w:r>
    </w:p>
    <w:p>
      <w:pPr>
        <w:pStyle w:val="4"/>
        <w:numPr>
          <w:ilvl w:val="2"/>
          <w:numId w:val="7"/>
        </w:numPr>
      </w:pPr>
      <w:bookmarkStart w:id="63" w:name="_Toc230689938"/>
      <w:r>
        <w:t>k-Nearest Neighbor (k-NN)</w:t>
      </w:r>
      <w:bookmarkEnd w:id="63"/>
    </w:p>
    <w:p>
      <w:pPr>
        <w:pStyle w:val="9"/>
        <w:spacing w:before="79" w:line="360" w:lineRule="auto"/>
        <w:ind w:left="440" w:right="482"/>
        <w:jc w:val="both"/>
      </w:pPr>
      <w:r>
        <w:t xml:space="preserve"> k-NN is a type of instance-based learning, or also known as lazy learning. k-NN is used for both classification and regression. In both cases, the input consists of the k closest training examples in the feature space. The output depends on whether k-NN is used for classification or regression. In k-NN classification, the output is a class membership. An object is classified by a plurality vote of its neighbors, with the object being assigned to the class most common among its k nearest neighbors (k is a positive integer, typically small). If k = 1, then the object is simply assigned to the class of that single nearest neighbor. In k-NN regression, the output is the property value for</w:t>
      </w:r>
    </w:p>
    <w:p>
      <w:pPr>
        <w:pStyle w:val="9"/>
        <w:spacing w:before="79" w:line="360" w:lineRule="auto"/>
        <w:ind w:left="440" w:right="482"/>
        <w:jc w:val="both"/>
      </w:pPr>
      <w:r>
        <w:t>the object. This value is the average of the values of k nearest neighbors.</w:t>
      </w:r>
    </w:p>
    <w:p>
      <w:pPr>
        <w:pStyle w:val="4"/>
        <w:numPr>
          <w:ilvl w:val="2"/>
          <w:numId w:val="7"/>
        </w:numPr>
      </w:pPr>
      <w:bookmarkStart w:id="64" w:name="_Toc230689939"/>
      <w:r>
        <w:t>Logistic regression (LR)</w:t>
      </w:r>
      <w:bookmarkEnd w:id="64"/>
    </w:p>
    <w:p>
      <w:pPr>
        <w:pStyle w:val="9"/>
        <w:spacing w:before="79" w:line="360" w:lineRule="auto"/>
        <w:ind w:left="440" w:right="482"/>
        <w:jc w:val="both"/>
      </w:pPr>
      <w:r>
        <w:t xml:space="preserve">Logistic Regression is a multi-class logistic model which is used to estimate the probability of a response-based predictor variables in which there are one or more independent variables that determine an outcome. The expected values of the response based predictor variable are formed based on the combination of values taken by the predictors.  </w:t>
      </w:r>
    </w:p>
    <w:p>
      <w:pPr>
        <w:pStyle w:val="4"/>
        <w:numPr>
          <w:ilvl w:val="2"/>
          <w:numId w:val="7"/>
        </w:numPr>
      </w:pPr>
      <w:r>
        <w:t xml:space="preserve">        </w:t>
      </w:r>
      <w:bookmarkStart w:id="65" w:name="_Toc230689940"/>
      <w:r>
        <w:t>Decision tree (DT)</w:t>
      </w:r>
      <w:bookmarkEnd w:id="65"/>
    </w:p>
    <w:p>
      <w:pPr>
        <w:pStyle w:val="9"/>
        <w:spacing w:before="79" w:line="360" w:lineRule="auto"/>
        <w:ind w:left="440" w:right="482"/>
        <w:jc w:val="both"/>
      </w:pPr>
      <w:r>
        <w:t xml:space="preserve"> Decision Tree is a decision support tool that uses a tree like model for the decisions and likely outcomes. A decision tree is a tree in which each internal (non-leaf) node is labeled with an input feature and each leaf of the tree is labeled with a class.</w:t>
      </w:r>
    </w:p>
    <w:p>
      <w:pPr>
        <w:pStyle w:val="4"/>
        <w:numPr>
          <w:ilvl w:val="2"/>
          <w:numId w:val="7"/>
        </w:numPr>
      </w:pPr>
      <w:bookmarkStart w:id="66" w:name="_Toc230689941"/>
      <w:r>
        <w:t>Random forest (RF)</w:t>
      </w:r>
      <w:bookmarkEnd w:id="66"/>
    </w:p>
    <w:p>
      <w:pPr>
        <w:pStyle w:val="9"/>
        <w:spacing w:before="79" w:line="360" w:lineRule="auto"/>
        <w:ind w:left="440" w:right="482"/>
        <w:jc w:val="both"/>
      </w:pPr>
      <w:r>
        <w:t xml:space="preserve">Random Forest is an ensemble of Decision Trees. Random Forests construct multiple decision trees and take each of their scores into consideration for giving the final output. Decision Trees tend to overfit on a given data and hence they will give good results for training data but bad on testing data. Random Forests reduce overfitting as multiple decision trees are involved. </w:t>
      </w:r>
    </w:p>
    <w:p>
      <w:pPr>
        <w:pStyle w:val="4"/>
        <w:numPr>
          <w:ilvl w:val="2"/>
          <w:numId w:val="7"/>
        </w:numPr>
      </w:pPr>
      <w:bookmarkStart w:id="67" w:name="_Toc230689942"/>
      <w:r>
        <w:t>AdaBoost</w:t>
      </w:r>
      <w:bookmarkEnd w:id="67"/>
    </w:p>
    <w:p>
      <w:pPr>
        <w:pStyle w:val="9"/>
        <w:spacing w:before="79" w:line="360" w:lineRule="auto"/>
        <w:ind w:left="440" w:right="482"/>
        <w:jc w:val="both"/>
      </w:pPr>
      <w:r>
        <w:t xml:space="preserve">AdaBoost was the first successful boosting algorithm developed for binary classification. It is best used to boost the performance of decision trees. AdaBoost algorithms can be used for both classification and regression problem. The weak learners in AdaBoost are decision trees with a single split, called decision stumps. AdaBoost works by putting more weight on difficult to classify instances and less on those already handled well. </w:t>
      </w:r>
    </w:p>
    <w:p>
      <w:pPr>
        <w:pStyle w:val="4"/>
        <w:numPr>
          <w:ilvl w:val="2"/>
          <w:numId w:val="7"/>
        </w:numPr>
      </w:pPr>
      <w:bookmarkStart w:id="68" w:name="_Toc230689943"/>
      <w:r>
        <w:t>Gradient Boosting</w:t>
      </w:r>
      <w:bookmarkEnd w:id="68"/>
    </w:p>
    <w:p>
      <w:pPr>
        <w:pStyle w:val="9"/>
        <w:spacing w:before="79" w:line="360" w:lineRule="auto"/>
        <w:ind w:left="440" w:right="482"/>
        <w:jc w:val="both"/>
      </w:pPr>
      <w:r>
        <w:t>Gradient boosting is a machine learning technique for regression and classification problems, which produces a prediction model in the form of an ensemble of weak prediction models, typically decision trees. It builds the model in a stage-wise fashion like other boosting methods do, and it generalizes them by allowing optimization of an arbitrary differentiable loss function.</w:t>
      </w:r>
    </w:p>
    <w:p>
      <w:pPr>
        <w:pStyle w:val="9"/>
      </w:pPr>
    </w:p>
    <w:p>
      <w:pPr>
        <w:pStyle w:val="3"/>
        <w:numPr>
          <w:ilvl w:val="1"/>
          <w:numId w:val="8"/>
        </w:numPr>
        <w:ind w:left="990" w:hanging="540"/>
        <w:rPr>
          <w:sz w:val="28"/>
        </w:rPr>
      </w:pPr>
      <w:bookmarkStart w:id="69" w:name="_Toc230689944"/>
      <w:r>
        <w:rPr>
          <w:sz w:val="28"/>
        </w:rPr>
        <w:t>Deep learning classification</w:t>
      </w:r>
      <w:bookmarkEnd w:id="69"/>
    </w:p>
    <w:p>
      <w:pPr>
        <w:pStyle w:val="9"/>
        <w:spacing w:before="201" w:line="360" w:lineRule="auto"/>
        <w:ind w:left="440" w:right="481"/>
        <w:jc w:val="both"/>
      </w:pPr>
      <w:r>
        <w:t xml:space="preserve">Deep learning is a branch of machine learning inspired by the human brain. It has emerged as a powerful approach for pattern recognition and language processing in recent years. Because of its ability to automatic feature engineering and appreciable accuracy, it is getting widespread popularity these days. Deep learning refers to the number of layers that comprise the Neural Network (NN). Early NNs were defined with three layers; input, hidden, and output. Adding several hidden layers makes the NN ‘deep’ and enables it to learn more subtle and complex relationships. </w:t>
      </w:r>
    </w:p>
    <w:p>
      <w:pPr>
        <w:pStyle w:val="9"/>
        <w:spacing w:before="201" w:line="360" w:lineRule="auto"/>
        <w:ind w:left="440" w:right="481"/>
        <w:jc w:val="both"/>
      </w:pPr>
      <w:r>
        <w:t>The number of ‘hidden layers’ decides how deep the network is Neural networks cannot process direct words, but they work on word embeddings or more specifically feature vectors representing those words. One of the abilities of deep learning is that for feature learning, handcrafted features are replaced with efficient algorithms (Seshadri et al., 2016). These are capable of capturing very high- level features from input data. As neural networks learn features from the task in hand they can adapt to any domain. Deep nets can perform better than traditional machine learning approaches if a sufficient amount of training data is given (Akhtar et al., 2016c).</w:t>
      </w:r>
    </w:p>
    <w:p>
      <w:pPr>
        <w:pStyle w:val="9"/>
        <w:spacing w:before="201" w:line="360" w:lineRule="auto"/>
        <w:ind w:left="440" w:right="481"/>
        <w:jc w:val="both"/>
      </w:pPr>
      <w:r>
        <w:t>Deep learning has found applications in a number of areas like sentiment analysis, computer vision, automatic speech recognition, etc. The brief description of some of the important deep learning models is given as follows.</w:t>
      </w:r>
    </w:p>
    <w:p>
      <w:pPr>
        <w:pStyle w:val="4"/>
        <w:numPr>
          <w:ilvl w:val="2"/>
          <w:numId w:val="8"/>
        </w:numPr>
        <w:rPr>
          <w:b w:val="0"/>
        </w:rPr>
      </w:pPr>
      <w:bookmarkStart w:id="70" w:name="_bookmark55"/>
      <w:bookmarkEnd w:id="70"/>
      <w:bookmarkStart w:id="71" w:name="_Toc230689945"/>
      <w:r>
        <w:t>Recurrent Neural Networks (RNNs)</w:t>
      </w:r>
      <w:bookmarkEnd w:id="71"/>
    </w:p>
    <w:p>
      <w:pPr>
        <w:pStyle w:val="9"/>
        <w:spacing w:before="38" w:line="360" w:lineRule="auto"/>
        <w:ind w:left="440" w:right="483"/>
        <w:jc w:val="both"/>
      </w:pPr>
      <w:r>
        <w:t>RNN</w:t>
      </w:r>
      <w:r>
        <w:rPr>
          <w:spacing w:val="-11"/>
        </w:rPr>
        <w:t xml:space="preserve"> </w:t>
      </w:r>
      <w:r>
        <w:t>connections</w:t>
      </w:r>
      <w:r>
        <w:rPr>
          <w:spacing w:val="-8"/>
        </w:rPr>
        <w:t xml:space="preserve"> </w:t>
      </w:r>
      <w:r>
        <w:t>form</w:t>
      </w:r>
      <w:r>
        <w:rPr>
          <w:spacing w:val="-8"/>
        </w:rPr>
        <w:t xml:space="preserve"> </w:t>
      </w:r>
      <w:r>
        <w:t>directed</w:t>
      </w:r>
      <w:r>
        <w:rPr>
          <w:spacing w:val="-9"/>
        </w:rPr>
        <w:t xml:space="preserve"> </w:t>
      </w:r>
      <w:r>
        <w:t>cycles,</w:t>
      </w:r>
      <w:r>
        <w:rPr>
          <w:spacing w:val="-9"/>
        </w:rPr>
        <w:t xml:space="preserve"> </w:t>
      </w:r>
      <w:r>
        <w:t>enabling</w:t>
      </w:r>
      <w:r>
        <w:rPr>
          <w:spacing w:val="-9"/>
        </w:rPr>
        <w:t xml:space="preserve"> </w:t>
      </w:r>
      <w:r>
        <w:t>LSTM</w:t>
      </w:r>
      <w:r>
        <w:rPr>
          <w:spacing w:val="-9"/>
        </w:rPr>
        <w:t xml:space="preserve"> </w:t>
      </w:r>
      <w:r>
        <w:t>outputs</w:t>
      </w:r>
      <w:r>
        <w:rPr>
          <w:spacing w:val="-11"/>
        </w:rPr>
        <w:t xml:space="preserve"> </w:t>
      </w:r>
      <w:r>
        <w:t>to</w:t>
      </w:r>
      <w:r>
        <w:rPr>
          <w:spacing w:val="-8"/>
        </w:rPr>
        <w:t xml:space="preserve"> </w:t>
      </w:r>
      <w:r>
        <w:t>be</w:t>
      </w:r>
      <w:r>
        <w:rPr>
          <w:spacing w:val="-13"/>
        </w:rPr>
        <w:t xml:space="preserve"> </w:t>
      </w:r>
      <w:r>
        <w:t>inputs</w:t>
      </w:r>
      <w:r>
        <w:rPr>
          <w:spacing w:val="-11"/>
        </w:rPr>
        <w:t xml:space="preserve"> </w:t>
      </w:r>
      <w:r>
        <w:t>to</w:t>
      </w:r>
      <w:r>
        <w:rPr>
          <w:spacing w:val="-8"/>
        </w:rPr>
        <w:t xml:space="preserve"> </w:t>
      </w:r>
      <w:r>
        <w:t>the</w:t>
      </w:r>
      <w:r>
        <w:rPr>
          <w:spacing w:val="-9"/>
        </w:rPr>
        <w:t xml:space="preserve"> </w:t>
      </w:r>
      <w:r>
        <w:t>current</w:t>
      </w:r>
      <w:r>
        <w:rPr>
          <w:spacing w:val="-8"/>
        </w:rPr>
        <w:t xml:space="preserve"> </w:t>
      </w:r>
      <w:r>
        <w:t>phase.</w:t>
      </w:r>
      <w:r>
        <w:rPr>
          <w:spacing w:val="-58"/>
        </w:rPr>
        <w:t xml:space="preserve"> </w:t>
      </w:r>
      <w:r>
        <w:t>RNN</w:t>
      </w:r>
      <w:r>
        <w:rPr>
          <w:spacing w:val="-7"/>
        </w:rPr>
        <w:t xml:space="preserve"> </w:t>
      </w:r>
      <w:r>
        <w:t>predicts</w:t>
      </w:r>
      <w:r>
        <w:rPr>
          <w:spacing w:val="-3"/>
        </w:rPr>
        <w:t xml:space="preserve"> </w:t>
      </w:r>
      <w:r>
        <w:t>a</w:t>
      </w:r>
      <w:r>
        <w:rPr>
          <w:spacing w:val="-6"/>
        </w:rPr>
        <w:t xml:space="preserve"> </w:t>
      </w:r>
      <w:r>
        <w:t>layer's</w:t>
      </w:r>
      <w:r>
        <w:rPr>
          <w:spacing w:val="-3"/>
        </w:rPr>
        <w:t xml:space="preserve"> </w:t>
      </w:r>
      <w:r>
        <w:t>output</w:t>
      </w:r>
      <w:r>
        <w:rPr>
          <w:spacing w:val="-5"/>
        </w:rPr>
        <w:t xml:space="preserve"> </w:t>
      </w:r>
      <w:r>
        <w:t>by</w:t>
      </w:r>
      <w:r>
        <w:rPr>
          <w:spacing w:val="-6"/>
        </w:rPr>
        <w:t xml:space="preserve"> </w:t>
      </w:r>
      <w:r>
        <w:t>preserving</w:t>
      </w:r>
      <w:r>
        <w:rPr>
          <w:spacing w:val="-6"/>
        </w:rPr>
        <w:t xml:space="preserve"> </w:t>
      </w:r>
      <w:r>
        <w:t>that</w:t>
      </w:r>
      <w:r>
        <w:rPr>
          <w:spacing w:val="-5"/>
        </w:rPr>
        <w:t xml:space="preserve"> </w:t>
      </w:r>
      <w:r>
        <w:t>layer's</w:t>
      </w:r>
      <w:r>
        <w:rPr>
          <w:spacing w:val="-5"/>
        </w:rPr>
        <w:t xml:space="preserve"> </w:t>
      </w:r>
      <w:r>
        <w:t>output</w:t>
      </w:r>
      <w:r>
        <w:rPr>
          <w:spacing w:val="-5"/>
        </w:rPr>
        <w:t xml:space="preserve"> </w:t>
      </w:r>
      <w:r>
        <w:t>and</w:t>
      </w:r>
      <w:r>
        <w:rPr>
          <w:spacing w:val="-4"/>
        </w:rPr>
        <w:t xml:space="preserve"> </w:t>
      </w:r>
      <w:r>
        <w:t>feeding</w:t>
      </w:r>
      <w:r>
        <w:rPr>
          <w:spacing w:val="-5"/>
        </w:rPr>
        <w:t xml:space="preserve"> </w:t>
      </w:r>
      <w:r>
        <w:t>it</w:t>
      </w:r>
      <w:r>
        <w:rPr>
          <w:spacing w:val="-5"/>
        </w:rPr>
        <w:t xml:space="preserve"> </w:t>
      </w:r>
      <w:r>
        <w:t>back</w:t>
      </w:r>
      <w:r>
        <w:rPr>
          <w:spacing w:val="-5"/>
        </w:rPr>
        <w:t xml:space="preserve"> </w:t>
      </w:r>
      <w:r>
        <w:t>into</w:t>
      </w:r>
      <w:r>
        <w:rPr>
          <w:spacing w:val="-5"/>
        </w:rPr>
        <w:t xml:space="preserve"> </w:t>
      </w:r>
      <w:r>
        <w:t>the</w:t>
      </w:r>
      <w:r>
        <w:rPr>
          <w:spacing w:val="-7"/>
        </w:rPr>
        <w:t xml:space="preserve"> </w:t>
      </w:r>
      <w:r>
        <w:t>input.</w:t>
      </w:r>
      <w:r>
        <w:rPr>
          <w:spacing w:val="-57"/>
        </w:rPr>
        <w:t xml:space="preserve"> </w:t>
      </w:r>
      <w:r>
        <w:t>The LSTM's output contributes to the current stage and thanks to its internal memory, can</w:t>
      </w:r>
      <w:r>
        <w:rPr>
          <w:spacing w:val="1"/>
        </w:rPr>
        <w:t xml:space="preserve"> </w:t>
      </w:r>
      <w:r>
        <w:t>remember prior inputs. RNNs are commonly employed for machine translation, handwriting</w:t>
      </w:r>
      <w:r>
        <w:rPr>
          <w:spacing w:val="1"/>
        </w:rPr>
        <w:t xml:space="preserve"> </w:t>
      </w:r>
      <w:r>
        <w:t>recognition, tie-series analysis, natural language processing, and picture captioning. RNN was</w:t>
      </w:r>
      <w:r>
        <w:rPr>
          <w:spacing w:val="1"/>
        </w:rPr>
        <w:t xml:space="preserve"> </w:t>
      </w:r>
      <w:r>
        <w:t>first used for natural language processing, but like CNN, it is now being introduced into other</w:t>
      </w:r>
      <w:r>
        <w:rPr>
          <w:spacing w:val="1"/>
        </w:rPr>
        <w:t xml:space="preserve"> </w:t>
      </w:r>
      <w:r>
        <w:t>disciplines. Sequential data with temporal dependencies is where RNN is most commonly used.</w:t>
      </w:r>
      <w:r>
        <w:rPr>
          <w:spacing w:val="-57"/>
        </w:rPr>
        <w:t xml:space="preserve"> </w:t>
      </w:r>
      <w:r>
        <w:t>Based</w:t>
      </w:r>
      <w:r>
        <w:rPr>
          <w:spacing w:val="17"/>
        </w:rPr>
        <w:t xml:space="preserve"> </w:t>
      </w:r>
      <w:r>
        <w:t>on</w:t>
      </w:r>
      <w:r>
        <w:rPr>
          <w:spacing w:val="17"/>
        </w:rPr>
        <w:t xml:space="preserve"> </w:t>
      </w:r>
      <w:r>
        <w:t>existing</w:t>
      </w:r>
      <w:r>
        <w:rPr>
          <w:spacing w:val="19"/>
        </w:rPr>
        <w:t xml:space="preserve"> </w:t>
      </w:r>
      <w:r>
        <w:t>data,</w:t>
      </w:r>
      <w:r>
        <w:rPr>
          <w:spacing w:val="19"/>
        </w:rPr>
        <w:t xml:space="preserve"> </w:t>
      </w:r>
      <w:r>
        <w:t>an</w:t>
      </w:r>
      <w:r>
        <w:rPr>
          <w:spacing w:val="18"/>
        </w:rPr>
        <w:t xml:space="preserve"> </w:t>
      </w:r>
      <w:r>
        <w:t>RNN</w:t>
      </w:r>
      <w:r>
        <w:rPr>
          <w:spacing w:val="17"/>
        </w:rPr>
        <w:t xml:space="preserve"> </w:t>
      </w:r>
      <w:r>
        <w:t>can</w:t>
      </w:r>
      <w:r>
        <w:rPr>
          <w:spacing w:val="18"/>
        </w:rPr>
        <w:t xml:space="preserve"> </w:t>
      </w:r>
      <w:r>
        <w:t>analyze</w:t>
      </w:r>
      <w:r>
        <w:rPr>
          <w:spacing w:val="17"/>
        </w:rPr>
        <w:t xml:space="preserve"> </w:t>
      </w:r>
      <w:r>
        <w:t>fresh</w:t>
      </w:r>
      <w:r>
        <w:rPr>
          <w:spacing w:val="19"/>
        </w:rPr>
        <w:t xml:space="preserve"> </w:t>
      </w:r>
      <w:r>
        <w:t>data.</w:t>
      </w:r>
      <w:r>
        <w:rPr>
          <w:spacing w:val="17"/>
        </w:rPr>
        <w:t xml:space="preserve"> </w:t>
      </w:r>
      <w:r>
        <w:t>The</w:t>
      </w:r>
      <w:r>
        <w:rPr>
          <w:spacing w:val="17"/>
        </w:rPr>
        <w:t xml:space="preserve"> </w:t>
      </w:r>
      <w:r>
        <w:t>difficulty</w:t>
      </w:r>
      <w:r>
        <w:rPr>
          <w:spacing w:val="17"/>
        </w:rPr>
        <w:t xml:space="preserve"> </w:t>
      </w:r>
      <w:r>
        <w:t>of</w:t>
      </w:r>
      <w:r>
        <w:rPr>
          <w:spacing w:val="17"/>
        </w:rPr>
        <w:t xml:space="preserve"> </w:t>
      </w:r>
      <w:r>
        <w:t>training</w:t>
      </w:r>
      <w:r>
        <w:rPr>
          <w:spacing w:val="18"/>
        </w:rPr>
        <w:t xml:space="preserve"> </w:t>
      </w:r>
      <w:r>
        <w:t>RNNs</w:t>
      </w:r>
      <w:r>
        <w:rPr>
          <w:spacing w:val="18"/>
        </w:rPr>
        <w:t xml:space="preserve"> </w:t>
      </w:r>
      <w:r>
        <w:t>with data that is time-dependent has been a significant issue. A number of RNN versions have been</w:t>
      </w:r>
      <w:r>
        <w:rPr>
          <w:spacing w:val="1"/>
        </w:rPr>
        <w:t xml:space="preserve"> </w:t>
      </w:r>
      <w:r>
        <w:t>developed</w:t>
      </w:r>
      <w:r>
        <w:rPr>
          <w:spacing w:val="-1"/>
        </w:rPr>
        <w:t xml:space="preserve"> </w:t>
      </w:r>
      <w:r>
        <w:t>to resolve</w:t>
      </w:r>
      <w:r>
        <w:rPr>
          <w:spacing w:val="-1"/>
        </w:rPr>
        <w:t xml:space="preserve"> </w:t>
      </w:r>
      <w:r>
        <w:t>this issue [43].</w:t>
      </w:r>
    </w:p>
    <w:p>
      <w:pPr>
        <w:pStyle w:val="4"/>
        <w:numPr>
          <w:ilvl w:val="2"/>
          <w:numId w:val="8"/>
        </w:numPr>
      </w:pPr>
      <w:bookmarkStart w:id="72" w:name="_bookmark56"/>
      <w:bookmarkEnd w:id="72"/>
      <w:bookmarkStart w:id="73" w:name="_Toc230689946"/>
      <w:r>
        <w:t>Long Short-Term Memory Networks (LSTMs)</w:t>
      </w:r>
      <w:bookmarkEnd w:id="73"/>
    </w:p>
    <w:p>
      <w:pPr>
        <w:pStyle w:val="9"/>
        <w:spacing w:before="38" w:line="360" w:lineRule="auto"/>
        <w:ind w:left="440" w:right="479"/>
        <w:jc w:val="both"/>
      </w:pPr>
      <w:r>
        <w:t>Hochreiter</w:t>
      </w:r>
      <w:r>
        <w:rPr>
          <w:spacing w:val="1"/>
        </w:rPr>
        <w:t xml:space="preserve"> </w:t>
      </w:r>
      <w:r>
        <w:t>and</w:t>
      </w:r>
      <w:r>
        <w:rPr>
          <w:spacing w:val="1"/>
        </w:rPr>
        <w:t xml:space="preserve"> </w:t>
      </w:r>
      <w:r>
        <w:t>Schmidhuber</w:t>
      </w:r>
      <w:r>
        <w:rPr>
          <w:spacing w:val="1"/>
        </w:rPr>
        <w:t xml:space="preserve"> </w:t>
      </w:r>
      <w:r>
        <w:t>developed</w:t>
      </w:r>
      <w:r>
        <w:rPr>
          <w:spacing w:val="1"/>
        </w:rPr>
        <w:t xml:space="preserve"> </w:t>
      </w:r>
      <w:r>
        <w:t>long-short-term</w:t>
      </w:r>
      <w:r>
        <w:rPr>
          <w:spacing w:val="1"/>
        </w:rPr>
        <w:t xml:space="preserve"> </w:t>
      </w:r>
      <w:r>
        <w:t>memory</w:t>
      </w:r>
      <w:r>
        <w:rPr>
          <w:spacing w:val="1"/>
        </w:rPr>
        <w:t xml:space="preserve"> </w:t>
      </w:r>
      <w:r>
        <w:t>(LSTM)</w:t>
      </w:r>
      <w:r>
        <w:rPr>
          <w:spacing w:val="1"/>
        </w:rPr>
        <w:t xml:space="preserve"> </w:t>
      </w:r>
      <w:r>
        <w:t>to</w:t>
      </w:r>
      <w:r>
        <w:rPr>
          <w:spacing w:val="1"/>
        </w:rPr>
        <w:t xml:space="preserve"> </w:t>
      </w:r>
      <w:r>
        <w:t>address</w:t>
      </w:r>
      <w:r>
        <w:rPr>
          <w:spacing w:val="1"/>
        </w:rPr>
        <w:t xml:space="preserve"> </w:t>
      </w:r>
      <w:r>
        <w:t>the</w:t>
      </w:r>
      <w:r>
        <w:rPr>
          <w:spacing w:val="1"/>
        </w:rPr>
        <w:t xml:space="preserve"> </w:t>
      </w:r>
      <w:r>
        <w:t>limitations of traditional Recurrent Neural Networks (RNNs) and machine learning techniques.</w:t>
      </w:r>
      <w:r>
        <w:rPr>
          <w:spacing w:val="1"/>
        </w:rPr>
        <w:t xml:space="preserve"> </w:t>
      </w:r>
      <w:r>
        <w:t>LSTM is particularly effective for processing and predicted time data with unknown periodic</w:t>
      </w:r>
      <w:r>
        <w:rPr>
          <w:spacing w:val="1"/>
        </w:rPr>
        <w:t xml:space="preserve"> </w:t>
      </w:r>
      <w:r>
        <w:t>delays. It can read, write, and erase data for extended periods, allowing for predictions of 1000</w:t>
      </w:r>
      <w:r>
        <w:rPr>
          <w:spacing w:val="1"/>
        </w:rPr>
        <w:t xml:space="preserve"> </w:t>
      </w:r>
      <w:r>
        <w:t>periods instead of 10. LSTM has applications in speech recognition, text compression, image</w:t>
      </w:r>
      <w:r>
        <w:rPr>
          <w:spacing w:val="1"/>
        </w:rPr>
        <w:t xml:space="preserve"> </w:t>
      </w:r>
      <w:r>
        <w:t>captioning,</w:t>
      </w:r>
      <w:r>
        <w:rPr>
          <w:spacing w:val="-1"/>
        </w:rPr>
        <w:t xml:space="preserve"> </w:t>
      </w:r>
      <w:r>
        <w:t>handwriting recognition, voice</w:t>
      </w:r>
      <w:r>
        <w:rPr>
          <w:spacing w:val="-2"/>
        </w:rPr>
        <w:t xml:space="preserve"> </w:t>
      </w:r>
      <w:r>
        <w:t>recognition,</w:t>
      </w:r>
      <w:r>
        <w:rPr>
          <w:spacing w:val="3"/>
        </w:rPr>
        <w:t xml:space="preserve"> </w:t>
      </w:r>
      <w:r>
        <w:t>and scene</w:t>
      </w:r>
      <w:r>
        <w:rPr>
          <w:spacing w:val="-1"/>
        </w:rPr>
        <w:t xml:space="preserve"> </w:t>
      </w:r>
      <w:r>
        <w:t>understanding.</w:t>
      </w:r>
      <w:r>
        <w:rPr>
          <w:spacing w:val="-1"/>
        </w:rPr>
        <w:t xml:space="preserve"> </w:t>
      </w:r>
      <w:r>
        <w:t>[44].</w:t>
      </w:r>
    </w:p>
    <w:p>
      <w:pPr>
        <w:pStyle w:val="4"/>
        <w:numPr>
          <w:ilvl w:val="2"/>
          <w:numId w:val="8"/>
        </w:numPr>
      </w:pPr>
      <w:bookmarkStart w:id="74" w:name="_bookmark57"/>
      <w:bookmarkEnd w:id="74"/>
      <w:bookmarkStart w:id="75" w:name="_Toc230689947"/>
      <w:r>
        <w:t>Convolution neural networks (CNNs)</w:t>
      </w:r>
      <w:bookmarkEnd w:id="75"/>
    </w:p>
    <w:p>
      <w:pPr>
        <w:pStyle w:val="9"/>
        <w:spacing w:before="36" w:line="360" w:lineRule="auto"/>
        <w:ind w:left="440" w:right="479"/>
        <w:jc w:val="both"/>
      </w:pPr>
      <w:r>
        <w:t>Convolutional</w:t>
      </w:r>
      <w:r>
        <w:rPr>
          <w:spacing w:val="1"/>
        </w:rPr>
        <w:t xml:space="preserve"> </w:t>
      </w:r>
      <w:r>
        <w:t>Neural</w:t>
      </w:r>
      <w:r>
        <w:rPr>
          <w:spacing w:val="1"/>
        </w:rPr>
        <w:t xml:space="preserve"> </w:t>
      </w:r>
      <w:r>
        <w:t>Networks</w:t>
      </w:r>
      <w:r>
        <w:rPr>
          <w:spacing w:val="1"/>
        </w:rPr>
        <w:t xml:space="preserve"> </w:t>
      </w:r>
      <w:r>
        <w:t>(CNNs)</w:t>
      </w:r>
      <w:r>
        <w:rPr>
          <w:spacing w:val="1"/>
        </w:rPr>
        <w:t xml:space="preserve"> </w:t>
      </w:r>
      <w:r>
        <w:t>have</w:t>
      </w:r>
      <w:r>
        <w:rPr>
          <w:spacing w:val="1"/>
        </w:rPr>
        <w:t xml:space="preserve"> </w:t>
      </w:r>
      <w:r>
        <w:t>proven</w:t>
      </w:r>
      <w:r>
        <w:rPr>
          <w:spacing w:val="1"/>
        </w:rPr>
        <w:t xml:space="preserve"> </w:t>
      </w:r>
      <w:r>
        <w:t>effective</w:t>
      </w:r>
      <w:r>
        <w:rPr>
          <w:spacing w:val="1"/>
        </w:rPr>
        <w:t xml:space="preserve"> </w:t>
      </w:r>
      <w:r>
        <w:t>in</w:t>
      </w:r>
      <w:r>
        <w:rPr>
          <w:spacing w:val="1"/>
        </w:rPr>
        <w:t xml:space="preserve"> </w:t>
      </w:r>
      <w:r>
        <w:t>detecting</w:t>
      </w:r>
      <w:r>
        <w:rPr>
          <w:spacing w:val="1"/>
        </w:rPr>
        <w:t xml:space="preserve"> </w:t>
      </w:r>
      <w:r>
        <w:t>patterns</w:t>
      </w:r>
      <w:r>
        <w:rPr>
          <w:spacing w:val="1"/>
        </w:rPr>
        <w:t xml:space="preserve"> </w:t>
      </w:r>
      <w:r>
        <w:t>in</w:t>
      </w:r>
      <w:r>
        <w:rPr>
          <w:spacing w:val="1"/>
        </w:rPr>
        <w:t xml:space="preserve"> </w:t>
      </w:r>
      <w:r>
        <w:t>unprocessed image data, a shift from traditional preprocessing techniques in image modeling,</w:t>
      </w:r>
      <w:r>
        <w:rPr>
          <w:spacing w:val="1"/>
        </w:rPr>
        <w:t xml:space="preserve"> </w:t>
      </w:r>
      <w:r>
        <w:t>which rely on aligning input images for easier management. However, even slightly different</w:t>
      </w:r>
      <w:r>
        <w:rPr>
          <w:spacing w:val="1"/>
        </w:rPr>
        <w:t xml:space="preserve"> </w:t>
      </w:r>
      <w:r>
        <w:t>rotations and scales can make image processing difficult. CNNs allow the network to process</w:t>
      </w:r>
      <w:r>
        <w:rPr>
          <w:spacing w:val="1"/>
        </w:rPr>
        <w:t xml:space="preserve"> </w:t>
      </w:r>
      <w:r>
        <w:t>raw image data, allowing practitioners to focus on modifying the network architecture [45].</w:t>
      </w:r>
      <w:r>
        <w:rPr>
          <w:spacing w:val="1"/>
        </w:rPr>
        <w:t xml:space="preserve"> </w:t>
      </w:r>
      <w:r>
        <w:t>Convolutional Neural Networks (CNNs) are machine learning techniques that extract advanced</w:t>
      </w:r>
      <w:r>
        <w:rPr>
          <w:spacing w:val="1"/>
        </w:rPr>
        <w:t xml:space="preserve"> </w:t>
      </w:r>
      <w:r>
        <w:t>features from large data sets, particularly for identifying objects in images. They excel in image</w:t>
      </w:r>
      <w:r>
        <w:rPr>
          <w:spacing w:val="-57"/>
        </w:rPr>
        <w:t xml:space="preserve"> </w:t>
      </w:r>
      <w:r>
        <w:t>classification competitions and can recognize faces, individuals, street signs, and platypuses.</w:t>
      </w:r>
      <w:r>
        <w:rPr>
          <w:spacing w:val="1"/>
        </w:rPr>
        <w:t xml:space="preserve"> </w:t>
      </w:r>
      <w:r>
        <w:t>CNNs</w:t>
      </w:r>
      <w:r>
        <w:rPr>
          <w:spacing w:val="-5"/>
        </w:rPr>
        <w:t xml:space="preserve"> </w:t>
      </w:r>
      <w:r>
        <w:t>are</w:t>
      </w:r>
      <w:r>
        <w:rPr>
          <w:spacing w:val="-5"/>
        </w:rPr>
        <w:t xml:space="preserve"> </w:t>
      </w:r>
      <w:r>
        <w:t>also</w:t>
      </w:r>
      <w:r>
        <w:rPr>
          <w:spacing w:val="-4"/>
        </w:rPr>
        <w:t xml:space="preserve"> </w:t>
      </w:r>
      <w:r>
        <w:t>useful</w:t>
      </w:r>
      <w:r>
        <w:rPr>
          <w:spacing w:val="-4"/>
        </w:rPr>
        <w:t xml:space="preserve"> </w:t>
      </w:r>
      <w:r>
        <w:t>in</w:t>
      </w:r>
      <w:r>
        <w:rPr>
          <w:spacing w:val="-3"/>
        </w:rPr>
        <w:t xml:space="preserve"> </w:t>
      </w:r>
      <w:r>
        <w:t>text</w:t>
      </w:r>
      <w:r>
        <w:rPr>
          <w:spacing w:val="-4"/>
        </w:rPr>
        <w:t xml:space="preserve"> </w:t>
      </w:r>
      <w:r>
        <w:t>analysis,</w:t>
      </w:r>
      <w:r>
        <w:rPr>
          <w:spacing w:val="-4"/>
        </w:rPr>
        <w:t xml:space="preserve"> </w:t>
      </w:r>
      <w:r>
        <w:t>analyzing</w:t>
      </w:r>
      <w:r>
        <w:rPr>
          <w:spacing w:val="-4"/>
        </w:rPr>
        <w:t xml:space="preserve"> </w:t>
      </w:r>
      <w:r>
        <w:t>words</w:t>
      </w:r>
      <w:r>
        <w:rPr>
          <w:spacing w:val="-4"/>
        </w:rPr>
        <w:t xml:space="preserve"> </w:t>
      </w:r>
      <w:r>
        <w:t>as</w:t>
      </w:r>
      <w:r>
        <w:rPr>
          <w:spacing w:val="-4"/>
        </w:rPr>
        <w:t xml:space="preserve"> </w:t>
      </w:r>
      <w:r>
        <w:t>independent</w:t>
      </w:r>
      <w:r>
        <w:rPr>
          <w:spacing w:val="-3"/>
        </w:rPr>
        <w:t xml:space="preserve"> </w:t>
      </w:r>
      <w:r>
        <w:t>units,</w:t>
      </w:r>
      <w:r>
        <w:rPr>
          <w:spacing w:val="-4"/>
        </w:rPr>
        <w:t xml:space="preserve"> </w:t>
      </w:r>
      <w:r>
        <w:t>and</w:t>
      </w:r>
      <w:r>
        <w:rPr>
          <w:spacing w:val="-4"/>
        </w:rPr>
        <w:t xml:space="preserve"> </w:t>
      </w:r>
      <w:r>
        <w:t>sound</w:t>
      </w:r>
      <w:r>
        <w:rPr>
          <w:spacing w:val="-4"/>
        </w:rPr>
        <w:t xml:space="preserve"> </w:t>
      </w:r>
      <w:r>
        <w:t>analysis.</w:t>
      </w:r>
      <w:r>
        <w:rPr>
          <w:spacing w:val="-57"/>
        </w:rPr>
        <w:t xml:space="preserve"> </w:t>
      </w:r>
      <w:r>
        <w:t>They</w:t>
      </w:r>
      <w:r>
        <w:rPr>
          <w:spacing w:val="-1"/>
        </w:rPr>
        <w:t xml:space="preserve"> </w:t>
      </w:r>
      <w:r>
        <w:t>are</w:t>
      </w:r>
      <w:r>
        <w:rPr>
          <w:spacing w:val="-1"/>
        </w:rPr>
        <w:t xml:space="preserve"> </w:t>
      </w:r>
      <w:r>
        <w:t>commonly associated with optical character</w:t>
      </w:r>
      <w:r>
        <w:rPr>
          <w:spacing w:val="-2"/>
        </w:rPr>
        <w:t xml:space="preserve"> </w:t>
      </w:r>
      <w:r>
        <w:t>recognition.</w:t>
      </w:r>
    </w:p>
    <w:p>
      <w:pPr>
        <w:pStyle w:val="9"/>
        <w:spacing w:before="200" w:line="360" w:lineRule="auto"/>
        <w:ind w:left="440" w:right="478"/>
        <w:jc w:val="both"/>
      </w:pPr>
      <w:r>
        <w:t>CNNs, built on basic neural networks, are effective in identifying images due to their unique</w:t>
      </w:r>
      <w:r>
        <w:rPr>
          <w:spacing w:val="1"/>
        </w:rPr>
        <w:t xml:space="preserve"> </w:t>
      </w:r>
      <w:r>
        <w:t>layer architecture consisting of Convolutional, Pooling, and Fully-Connected Layers. The CNN</w:t>
      </w:r>
      <w:r>
        <w:rPr>
          <w:spacing w:val="-57"/>
        </w:rPr>
        <w:t xml:space="preserve"> </w:t>
      </w:r>
      <w:r>
        <w:t>algorithm consists of two primary processes: convolution and sampling on convolutional and</w:t>
      </w:r>
      <w:r>
        <w:rPr>
          <w:spacing w:val="1"/>
        </w:rPr>
        <w:t xml:space="preserve"> </w:t>
      </w:r>
      <w:r>
        <w:t>max</w:t>
      </w:r>
      <w:r>
        <w:rPr>
          <w:spacing w:val="-1"/>
        </w:rPr>
        <w:t xml:space="preserve"> </w:t>
      </w:r>
      <w:r>
        <w:t>pooling layers. [45].</w:t>
      </w:r>
    </w:p>
    <w:p>
      <w:pPr>
        <w:spacing w:line="360" w:lineRule="auto"/>
        <w:jc w:val="both"/>
      </w:pPr>
      <w:r>
        <w:rPr>
          <w:sz w:val="20"/>
        </w:rPr>
        <w:drawing>
          <wp:inline distT="0" distB="0" distL="0" distR="0">
            <wp:extent cx="5478145" cy="1303655"/>
            <wp:effectExtent l="0" t="0" r="8255" b="0"/>
            <wp:docPr id="1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jpeg"/>
                    <pic:cNvPicPr>
                      <a:picLocks noChangeAspect="1"/>
                    </pic:cNvPicPr>
                  </pic:nvPicPr>
                  <pic:blipFill>
                    <a:blip r:embed="rId15" cstate="print"/>
                    <a:stretch>
                      <a:fillRect/>
                    </a:stretch>
                  </pic:blipFill>
                  <pic:spPr>
                    <a:xfrm>
                      <a:off x="0" y="0"/>
                      <a:ext cx="5480497" cy="1304501"/>
                    </a:xfrm>
                    <a:prstGeom prst="rect">
                      <a:avLst/>
                    </a:prstGeom>
                  </pic:spPr>
                </pic:pic>
              </a:graphicData>
            </a:graphic>
          </wp:inline>
        </w:drawing>
      </w:r>
    </w:p>
    <w:p>
      <w:pPr>
        <w:tabs>
          <w:tab w:val="left" w:pos="3744"/>
        </w:tabs>
        <w:rPr>
          <w:sz w:val="15"/>
        </w:rPr>
      </w:pPr>
    </w:p>
    <w:p>
      <w:pPr>
        <w:spacing w:before="91"/>
        <w:ind w:left="440"/>
        <w:jc w:val="both"/>
      </w:pPr>
      <w:bookmarkStart w:id="76" w:name="_bookmark58"/>
      <w:bookmarkEnd w:id="76"/>
      <w:r>
        <w:t>Figure2.</w:t>
      </w:r>
      <w:r>
        <w:rPr>
          <w:spacing w:val="-3"/>
        </w:rPr>
        <w:t xml:space="preserve"> </w:t>
      </w:r>
      <w:r>
        <w:t>7</w:t>
      </w:r>
      <w:r>
        <w:rPr>
          <w:spacing w:val="-2"/>
        </w:rPr>
        <w:t xml:space="preserve">  </w:t>
      </w:r>
      <w:r>
        <w:t>General</w:t>
      </w:r>
      <w:r>
        <w:rPr>
          <w:spacing w:val="-1"/>
        </w:rPr>
        <w:t xml:space="preserve"> </w:t>
      </w:r>
      <w:r>
        <w:t>CNN</w:t>
      </w:r>
      <w:r>
        <w:rPr>
          <w:spacing w:val="-3"/>
        </w:rPr>
        <w:t xml:space="preserve"> </w:t>
      </w:r>
      <w:r>
        <w:t>architecture.</w:t>
      </w:r>
    </w:p>
    <w:p>
      <w:pPr>
        <w:pStyle w:val="9"/>
        <w:spacing w:before="4"/>
        <w:rPr>
          <w:sz w:val="28"/>
        </w:rPr>
      </w:pPr>
    </w:p>
    <w:p>
      <w:pPr>
        <w:pStyle w:val="9"/>
        <w:spacing w:line="360" w:lineRule="auto"/>
        <w:ind w:left="440" w:right="481"/>
        <w:jc w:val="both"/>
      </w:pPr>
      <w:r>
        <w:t>This thesis uses a Convolutional Neural Network (CNN) model to identify and categorize</w:t>
      </w:r>
      <w:r>
        <w:rPr>
          <w:spacing w:val="1"/>
        </w:rPr>
        <w:t xml:space="preserve"> </w:t>
      </w:r>
      <w:r>
        <w:t>diseases in human skin fungal infection images. The model uses infected images as input and</w:t>
      </w:r>
      <w:r>
        <w:rPr>
          <w:spacing w:val="1"/>
        </w:rPr>
        <w:t xml:space="preserve"> </w:t>
      </w:r>
      <w:r>
        <w:t>uses</w:t>
      </w:r>
      <w:r>
        <w:rPr>
          <w:spacing w:val="-7"/>
        </w:rPr>
        <w:t xml:space="preserve"> </w:t>
      </w:r>
      <w:r>
        <w:t>multiple</w:t>
      </w:r>
      <w:r>
        <w:rPr>
          <w:spacing w:val="-7"/>
        </w:rPr>
        <w:t xml:space="preserve"> </w:t>
      </w:r>
      <w:r>
        <w:t>layers</w:t>
      </w:r>
      <w:r>
        <w:rPr>
          <w:spacing w:val="-8"/>
        </w:rPr>
        <w:t xml:space="preserve"> </w:t>
      </w:r>
      <w:r>
        <w:t>to</w:t>
      </w:r>
      <w:r>
        <w:rPr>
          <w:spacing w:val="-8"/>
        </w:rPr>
        <w:t xml:space="preserve"> </w:t>
      </w:r>
      <w:r>
        <w:t>transform</w:t>
      </w:r>
      <w:r>
        <w:rPr>
          <w:spacing w:val="-6"/>
        </w:rPr>
        <w:t xml:space="preserve"> </w:t>
      </w:r>
      <w:r>
        <w:t>the</w:t>
      </w:r>
      <w:r>
        <w:rPr>
          <w:spacing w:val="-8"/>
        </w:rPr>
        <w:t xml:space="preserve"> </w:t>
      </w:r>
      <w:r>
        <w:t>activation</w:t>
      </w:r>
      <w:r>
        <w:rPr>
          <w:spacing w:val="-6"/>
        </w:rPr>
        <w:t xml:space="preserve"> </w:t>
      </w:r>
      <w:r>
        <w:t>volume</w:t>
      </w:r>
      <w:r>
        <w:rPr>
          <w:spacing w:val="-7"/>
        </w:rPr>
        <w:t xml:space="preserve"> </w:t>
      </w:r>
      <w:r>
        <w:t>into</w:t>
      </w:r>
      <w:r>
        <w:rPr>
          <w:spacing w:val="-7"/>
        </w:rPr>
        <w:t xml:space="preserve"> </w:t>
      </w:r>
      <w:r>
        <w:t>different</w:t>
      </w:r>
      <w:r>
        <w:rPr>
          <w:spacing w:val="-6"/>
        </w:rPr>
        <w:t xml:space="preserve"> </w:t>
      </w:r>
      <w:r>
        <w:t>features.</w:t>
      </w:r>
      <w:r>
        <w:rPr>
          <w:spacing w:val="-7"/>
        </w:rPr>
        <w:t xml:space="preserve"> </w:t>
      </w:r>
      <w:r>
        <w:t>CNNs</w:t>
      </w:r>
      <w:r>
        <w:rPr>
          <w:spacing w:val="-6"/>
        </w:rPr>
        <w:t xml:space="preserve"> </w:t>
      </w:r>
      <w:r>
        <w:t>are</w:t>
      </w:r>
      <w:r>
        <w:rPr>
          <w:spacing w:val="-8"/>
        </w:rPr>
        <w:t xml:space="preserve"> </w:t>
      </w:r>
      <w:r>
        <w:t>popular</w:t>
      </w:r>
      <w:r>
        <w:rPr>
          <w:spacing w:val="-58"/>
        </w:rPr>
        <w:t xml:space="preserve"> </w:t>
      </w:r>
      <w:r>
        <w:t>for image and video recognition, with convolution and pooling layers extracting important</w:t>
      </w:r>
      <w:r>
        <w:rPr>
          <w:spacing w:val="1"/>
        </w:rPr>
        <w:t xml:space="preserve"> </w:t>
      </w:r>
      <w:r>
        <w:t>features. Fully connected layers map these extracted features into the output layer. The CNN</w:t>
      </w:r>
      <w:r>
        <w:rPr>
          <w:spacing w:val="1"/>
        </w:rPr>
        <w:t xml:space="preserve"> </w:t>
      </w:r>
      <w:r>
        <w:t>architecture incorporates activation functions, batch normalization, and dropout operations to</w:t>
      </w:r>
      <w:r>
        <w:rPr>
          <w:spacing w:val="1"/>
        </w:rPr>
        <w:t xml:space="preserve"> </w:t>
      </w:r>
      <w:r>
        <w:t>optimize</w:t>
      </w:r>
      <w:r>
        <w:rPr>
          <w:spacing w:val="-2"/>
        </w:rPr>
        <w:t xml:space="preserve"> </w:t>
      </w:r>
      <w:r>
        <w:t>performance. Common</w:t>
      </w:r>
      <w:r>
        <w:rPr>
          <w:spacing w:val="-1"/>
        </w:rPr>
        <w:t xml:space="preserve"> </w:t>
      </w:r>
      <w:r>
        <w:t>CNN</w:t>
      </w:r>
      <w:r>
        <w:rPr>
          <w:spacing w:val="-1"/>
        </w:rPr>
        <w:t xml:space="preserve"> </w:t>
      </w:r>
      <w:r>
        <w:t>layers</w:t>
      </w:r>
      <w:r>
        <w:rPr>
          <w:spacing w:val="-1"/>
        </w:rPr>
        <w:t xml:space="preserve"> </w:t>
      </w:r>
      <w:r>
        <w:t>include convolution and</w:t>
      </w:r>
      <w:r>
        <w:rPr>
          <w:spacing w:val="-1"/>
        </w:rPr>
        <w:t xml:space="preserve"> </w:t>
      </w:r>
      <w:r>
        <w:t>pooling layers.</w:t>
      </w:r>
    </w:p>
    <w:p>
      <w:pPr>
        <w:pStyle w:val="5"/>
        <w:numPr>
          <w:ilvl w:val="3"/>
          <w:numId w:val="8"/>
        </w:numPr>
      </w:pPr>
      <w:r>
        <w:t>Convolution</w:t>
      </w:r>
      <w:r>
        <w:rPr>
          <w:spacing w:val="-1"/>
        </w:rPr>
        <w:t xml:space="preserve"> </w:t>
      </w:r>
      <w:r>
        <w:t>Layer</w:t>
      </w:r>
    </w:p>
    <w:p>
      <w:pPr>
        <w:pStyle w:val="9"/>
        <w:spacing w:before="38" w:line="360" w:lineRule="auto"/>
        <w:ind w:left="440" w:right="482"/>
        <w:jc w:val="both"/>
      </w:pPr>
      <w:r>
        <w:t>Convolutions are an important tool used by CNNs to extract features from images. To create</w:t>
      </w:r>
      <w:r>
        <w:rPr>
          <w:spacing w:val="1"/>
        </w:rPr>
        <w:t xml:space="preserve"> </w:t>
      </w:r>
      <w:r>
        <w:t>feature maps, the input image is processed using tiny arrays of integers called kernels. By</w:t>
      </w:r>
      <w:r>
        <w:rPr>
          <w:spacing w:val="1"/>
        </w:rPr>
        <w:t xml:space="preserve"> </w:t>
      </w:r>
      <w:r>
        <w:t>multiplying the kernel elements by the matching input picture pixels element-by-element, each</w:t>
      </w:r>
      <w:r>
        <w:rPr>
          <w:spacing w:val="1"/>
        </w:rPr>
        <w:t xml:space="preserve"> </w:t>
      </w:r>
      <w:r>
        <w:t>kernel is utilized to scan the input image. After that, the data are added together to get a single</w:t>
      </w:r>
      <w:r>
        <w:rPr>
          <w:spacing w:val="1"/>
        </w:rPr>
        <w:t xml:space="preserve"> </w:t>
      </w:r>
      <w:r>
        <w:t>output value for each point in the output matrix. To produce numerous feature maps that each</w:t>
      </w:r>
      <w:r>
        <w:rPr>
          <w:spacing w:val="1"/>
        </w:rPr>
        <w:t xml:space="preserve"> </w:t>
      </w:r>
      <w:r>
        <w:t>highlight</w:t>
      </w:r>
      <w:r>
        <w:rPr>
          <w:spacing w:val="-3"/>
        </w:rPr>
        <w:t xml:space="preserve"> </w:t>
      </w:r>
      <w:r>
        <w:t>a</w:t>
      </w:r>
      <w:r>
        <w:rPr>
          <w:spacing w:val="-5"/>
        </w:rPr>
        <w:t xml:space="preserve"> </w:t>
      </w:r>
      <w:r>
        <w:t>distinct</w:t>
      </w:r>
      <w:r>
        <w:rPr>
          <w:spacing w:val="-3"/>
        </w:rPr>
        <w:t xml:space="preserve"> </w:t>
      </w:r>
      <w:r>
        <w:t>component</w:t>
      </w:r>
      <w:r>
        <w:rPr>
          <w:spacing w:val="-4"/>
        </w:rPr>
        <w:t xml:space="preserve"> </w:t>
      </w:r>
      <w:r>
        <w:t>of</w:t>
      </w:r>
      <w:r>
        <w:rPr>
          <w:spacing w:val="-5"/>
        </w:rPr>
        <w:t xml:space="preserve"> </w:t>
      </w:r>
      <w:r>
        <w:t>the</w:t>
      </w:r>
      <w:r>
        <w:rPr>
          <w:spacing w:val="-1"/>
        </w:rPr>
        <w:t xml:space="preserve"> </w:t>
      </w:r>
      <w:r>
        <w:t>input</w:t>
      </w:r>
      <w:r>
        <w:rPr>
          <w:spacing w:val="-3"/>
        </w:rPr>
        <w:t xml:space="preserve"> </w:t>
      </w:r>
      <w:r>
        <w:t>image,</w:t>
      </w:r>
      <w:r>
        <w:rPr>
          <w:spacing w:val="-2"/>
        </w:rPr>
        <w:t xml:space="preserve"> </w:t>
      </w:r>
      <w:r>
        <w:t>this</w:t>
      </w:r>
      <w:r>
        <w:rPr>
          <w:spacing w:val="-3"/>
        </w:rPr>
        <w:t xml:space="preserve"> </w:t>
      </w:r>
      <w:r>
        <w:t>process</w:t>
      </w:r>
      <w:r>
        <w:rPr>
          <w:spacing w:val="-3"/>
        </w:rPr>
        <w:t xml:space="preserve"> </w:t>
      </w:r>
      <w:r>
        <w:t>is</w:t>
      </w:r>
      <w:r>
        <w:rPr>
          <w:spacing w:val="-1"/>
        </w:rPr>
        <w:t xml:space="preserve"> </w:t>
      </w:r>
      <w:r>
        <w:t>repeated with</w:t>
      </w:r>
      <w:r>
        <w:rPr>
          <w:spacing w:val="-4"/>
        </w:rPr>
        <w:t xml:space="preserve"> </w:t>
      </w:r>
      <w:r>
        <w:t>multiple</w:t>
      </w:r>
      <w:r>
        <w:rPr>
          <w:spacing w:val="-4"/>
        </w:rPr>
        <w:t xml:space="preserve"> </w:t>
      </w:r>
      <w:r>
        <w:t>kernels.</w:t>
      </w:r>
      <w:r>
        <w:rPr>
          <w:spacing w:val="-57"/>
        </w:rPr>
        <w:t xml:space="preserve"> </w:t>
      </w:r>
      <w:r>
        <w:t>A</w:t>
      </w:r>
      <w:r>
        <w:rPr>
          <w:spacing w:val="-5"/>
        </w:rPr>
        <w:t xml:space="preserve"> </w:t>
      </w:r>
      <w:r>
        <w:t>"convolutional</w:t>
      </w:r>
      <w:r>
        <w:rPr>
          <w:spacing w:val="-4"/>
        </w:rPr>
        <w:t xml:space="preserve"> </w:t>
      </w:r>
      <w:r>
        <w:t>layer"</w:t>
      </w:r>
      <w:r>
        <w:rPr>
          <w:spacing w:val="-4"/>
        </w:rPr>
        <w:t xml:space="preserve"> </w:t>
      </w:r>
      <w:r>
        <w:t>or</w:t>
      </w:r>
      <w:r>
        <w:rPr>
          <w:spacing w:val="-6"/>
        </w:rPr>
        <w:t xml:space="preserve"> </w:t>
      </w:r>
      <w:r>
        <w:t>"convolutional</w:t>
      </w:r>
      <w:r>
        <w:rPr>
          <w:spacing w:val="-3"/>
        </w:rPr>
        <w:t xml:space="preserve"> </w:t>
      </w:r>
      <w:r>
        <w:t>feature</w:t>
      </w:r>
      <w:r>
        <w:rPr>
          <w:spacing w:val="-4"/>
        </w:rPr>
        <w:t xml:space="preserve"> </w:t>
      </w:r>
      <w:r>
        <w:t>extractor"</w:t>
      </w:r>
      <w:r>
        <w:rPr>
          <w:spacing w:val="-5"/>
        </w:rPr>
        <w:t xml:space="preserve"> </w:t>
      </w:r>
      <w:r>
        <w:t>is</w:t>
      </w:r>
      <w:r>
        <w:rPr>
          <w:spacing w:val="-3"/>
        </w:rPr>
        <w:t xml:space="preserve"> </w:t>
      </w:r>
      <w:r>
        <w:t>how</w:t>
      </w:r>
      <w:r>
        <w:rPr>
          <w:spacing w:val="-5"/>
        </w:rPr>
        <w:t xml:space="preserve"> </w:t>
      </w:r>
      <w:r>
        <w:t>this</w:t>
      </w:r>
      <w:r>
        <w:rPr>
          <w:spacing w:val="-4"/>
        </w:rPr>
        <w:t xml:space="preserve"> </w:t>
      </w:r>
      <w:r>
        <w:t>is</w:t>
      </w:r>
      <w:r>
        <w:rPr>
          <w:spacing w:val="-4"/>
        </w:rPr>
        <w:t xml:space="preserve"> </w:t>
      </w:r>
      <w:r>
        <w:t>frequently</w:t>
      </w:r>
      <w:r>
        <w:rPr>
          <w:spacing w:val="-5"/>
        </w:rPr>
        <w:t xml:space="preserve"> </w:t>
      </w:r>
      <w:r>
        <w:t>referred</w:t>
      </w:r>
      <w:r>
        <w:rPr>
          <w:spacing w:val="-4"/>
        </w:rPr>
        <w:t xml:space="preserve"> </w:t>
      </w:r>
      <w:r>
        <w:t>to.</w:t>
      </w:r>
      <w:r>
        <w:rPr>
          <w:spacing w:val="-58"/>
        </w:rPr>
        <w:t xml:space="preserve"> </w:t>
      </w:r>
      <w:r>
        <w:t>Every layer generates feature maps that can be conceptualized as a hierarchical depiction of the</w:t>
      </w:r>
      <w:r>
        <w:rPr>
          <w:spacing w:val="1"/>
        </w:rPr>
        <w:t xml:space="preserve"> </w:t>
      </w:r>
      <w:r>
        <w:t>input</w:t>
      </w:r>
      <w:r>
        <w:rPr>
          <w:spacing w:val="1"/>
        </w:rPr>
        <w:t xml:space="preserve"> </w:t>
      </w:r>
      <w:r>
        <w:t>image,</w:t>
      </w:r>
      <w:r>
        <w:rPr>
          <w:spacing w:val="1"/>
        </w:rPr>
        <w:t xml:space="preserve"> </w:t>
      </w:r>
      <w:r>
        <w:t>whereby</w:t>
      </w:r>
      <w:r>
        <w:rPr>
          <w:spacing w:val="1"/>
        </w:rPr>
        <w:t xml:space="preserve"> </w:t>
      </w:r>
      <w:r>
        <w:t>lower-level</w:t>
      </w:r>
      <w:r>
        <w:rPr>
          <w:spacing w:val="1"/>
        </w:rPr>
        <w:t xml:space="preserve"> </w:t>
      </w:r>
      <w:r>
        <w:t>features</w:t>
      </w:r>
      <w:r>
        <w:rPr>
          <w:spacing w:val="1"/>
        </w:rPr>
        <w:t xml:space="preserve"> </w:t>
      </w:r>
      <w:r>
        <w:t>indicate</w:t>
      </w:r>
      <w:r>
        <w:rPr>
          <w:spacing w:val="1"/>
        </w:rPr>
        <w:t xml:space="preserve"> </w:t>
      </w:r>
      <w:r>
        <w:t>fundamental</w:t>
      </w:r>
      <w:r>
        <w:rPr>
          <w:spacing w:val="1"/>
        </w:rPr>
        <w:t xml:space="preserve"> </w:t>
      </w:r>
      <w:r>
        <w:t>patterns</w:t>
      </w:r>
      <w:r>
        <w:rPr>
          <w:spacing w:val="1"/>
        </w:rPr>
        <w:t xml:space="preserve"> </w:t>
      </w:r>
      <w:r>
        <w:t>and</w:t>
      </w:r>
      <w:r>
        <w:rPr>
          <w:spacing w:val="1"/>
        </w:rPr>
        <w:t xml:space="preserve"> </w:t>
      </w:r>
      <w:r>
        <w:t>higher-level</w:t>
      </w:r>
      <w:r>
        <w:rPr>
          <w:spacing w:val="1"/>
        </w:rPr>
        <w:t xml:space="preserve"> </w:t>
      </w:r>
      <w:r>
        <w:t>features</w:t>
      </w:r>
      <w:r>
        <w:rPr>
          <w:spacing w:val="-1"/>
        </w:rPr>
        <w:t xml:space="preserve"> </w:t>
      </w:r>
      <w:r>
        <w:t>show more complex ideas.</w:t>
      </w:r>
    </w:p>
    <w:p>
      <w:pPr>
        <w:pStyle w:val="9"/>
        <w:spacing w:before="200" w:line="360" w:lineRule="auto"/>
        <w:ind w:left="440" w:right="488"/>
        <w:jc w:val="both"/>
      </w:pPr>
      <w:r>
        <w:t>CNNs can identify patterns and predict results based on previously seen data because they have</w:t>
      </w:r>
      <w:r>
        <w:rPr>
          <w:spacing w:val="-57"/>
        </w:rPr>
        <w:t xml:space="preserve"> </w:t>
      </w:r>
      <w:r>
        <w:t>the capacity to learn these feature representations. During training, the kernels utilized in every</w:t>
      </w:r>
      <w:r>
        <w:rPr>
          <w:spacing w:val="1"/>
        </w:rPr>
        <w:t xml:space="preserve"> </w:t>
      </w:r>
      <w:r>
        <w:t>layer</w:t>
      </w:r>
      <w:r>
        <w:rPr>
          <w:spacing w:val="-1"/>
        </w:rPr>
        <w:t xml:space="preserve"> </w:t>
      </w:r>
      <w:r>
        <w:t>can be</w:t>
      </w:r>
      <w:r>
        <w:rPr>
          <w:spacing w:val="-1"/>
        </w:rPr>
        <w:t xml:space="preserve"> </w:t>
      </w:r>
      <w:r>
        <w:t>acquired,</w:t>
      </w:r>
      <w:r>
        <w:rPr>
          <w:spacing w:val="2"/>
        </w:rPr>
        <w:t xml:space="preserve"> </w:t>
      </w:r>
      <w:r>
        <w:t>enabling</w:t>
      </w:r>
      <w:r>
        <w:rPr>
          <w:spacing w:val="-1"/>
        </w:rPr>
        <w:t xml:space="preserve"> </w:t>
      </w:r>
      <w:r>
        <w:t>the network</w:t>
      </w:r>
      <w:r>
        <w:rPr>
          <w:spacing w:val="-1"/>
        </w:rPr>
        <w:t xml:space="preserve"> </w:t>
      </w:r>
      <w:r>
        <w:t>to adjust</w:t>
      </w:r>
      <w:r>
        <w:rPr>
          <w:spacing w:val="-1"/>
        </w:rPr>
        <w:t xml:space="preserve"> </w:t>
      </w:r>
      <w:r>
        <w:t>to distinct tasks and</w:t>
      </w:r>
      <w:r>
        <w:rPr>
          <w:spacing w:val="-1"/>
        </w:rPr>
        <w:t xml:space="preserve"> </w:t>
      </w:r>
      <w:r>
        <w:t>datasets.</w:t>
      </w:r>
    </w:p>
    <w:p>
      <w:pPr>
        <w:pStyle w:val="9"/>
        <w:spacing w:before="79" w:line="360" w:lineRule="auto"/>
        <w:ind w:left="440" w:right="484"/>
        <w:jc w:val="both"/>
      </w:pPr>
      <w:r>
        <w:t>Figure 2.6, referred to, provides an example of how CNNs arrange an input image using several</w:t>
      </w:r>
      <w:r>
        <w:rPr>
          <w:spacing w:val="-57"/>
        </w:rPr>
        <w:t xml:space="preserve"> </w:t>
      </w:r>
      <w:r>
        <w:t>kernels to generate numerous feature maps. This is an excellent method for understanding how</w:t>
      </w:r>
      <w:r>
        <w:rPr>
          <w:spacing w:val="1"/>
        </w:rPr>
        <w:t xml:space="preserve"> </w:t>
      </w:r>
      <w:r>
        <w:t>CNNs</w:t>
      </w:r>
      <w:r>
        <w:rPr>
          <w:spacing w:val="-1"/>
        </w:rPr>
        <w:t xml:space="preserve"> </w:t>
      </w:r>
      <w:r>
        <w:t>extract features and visualizing the</w:t>
      </w:r>
      <w:r>
        <w:rPr>
          <w:spacing w:val="-1"/>
        </w:rPr>
        <w:t xml:space="preserve"> </w:t>
      </w:r>
      <w:r>
        <w:t>procedure. [45].</w:t>
      </w:r>
    </w:p>
    <w:p>
      <w:pPr>
        <w:pStyle w:val="9"/>
        <w:rPr>
          <w:sz w:val="20"/>
        </w:rPr>
      </w:pPr>
      <w:r>
        <w:drawing>
          <wp:anchor distT="0" distB="0" distL="0" distR="0" simplePos="0" relativeHeight="251659264" behindDoc="0" locked="0" layoutInCell="1" allowOverlap="1">
            <wp:simplePos x="0" y="0"/>
            <wp:positionH relativeFrom="page">
              <wp:posOffset>1819910</wp:posOffset>
            </wp:positionH>
            <wp:positionV relativeFrom="paragraph">
              <wp:posOffset>17780</wp:posOffset>
            </wp:positionV>
            <wp:extent cx="4762500" cy="1027430"/>
            <wp:effectExtent l="0" t="0" r="0" b="1270"/>
            <wp:wrapTopAndBottom/>
            <wp:docPr id="2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1.jpeg"/>
                    <pic:cNvPicPr>
                      <a:picLocks noChangeAspect="1"/>
                    </pic:cNvPicPr>
                  </pic:nvPicPr>
                  <pic:blipFill>
                    <a:blip r:embed="rId16" cstate="print"/>
                    <a:stretch>
                      <a:fillRect/>
                    </a:stretch>
                  </pic:blipFill>
                  <pic:spPr>
                    <a:xfrm>
                      <a:off x="0" y="0"/>
                      <a:ext cx="4762500" cy="1027430"/>
                    </a:xfrm>
                    <a:prstGeom prst="rect">
                      <a:avLst/>
                    </a:prstGeom>
                  </pic:spPr>
                </pic:pic>
              </a:graphicData>
            </a:graphic>
          </wp:anchor>
        </w:drawing>
      </w:r>
    </w:p>
    <w:p>
      <w:pPr>
        <w:spacing w:before="224"/>
        <w:ind w:left="440"/>
        <w:jc w:val="both"/>
        <w:rPr>
          <w:b/>
        </w:rPr>
      </w:pPr>
      <w:bookmarkStart w:id="77" w:name="_bookmark59"/>
      <w:bookmarkEnd w:id="77"/>
      <w:r>
        <w:rPr>
          <w:b/>
        </w:rPr>
        <w:t>Figure</w:t>
      </w:r>
      <w:r>
        <w:rPr>
          <w:b/>
          <w:spacing w:val="-3"/>
        </w:rPr>
        <w:t xml:space="preserve"> </w:t>
      </w:r>
      <w:r>
        <w:rPr>
          <w:b/>
        </w:rPr>
        <w:t>2. 8 convolutional</w:t>
      </w:r>
      <w:r>
        <w:rPr>
          <w:b/>
          <w:spacing w:val="-2"/>
        </w:rPr>
        <w:t xml:space="preserve"> </w:t>
      </w:r>
      <w:r>
        <w:rPr>
          <w:b/>
        </w:rPr>
        <w:t>layers</w:t>
      </w:r>
    </w:p>
    <w:p>
      <w:pPr>
        <w:rPr>
          <w:b/>
        </w:rPr>
      </w:pPr>
    </w:p>
    <w:p>
      <w:pPr>
        <w:pStyle w:val="5"/>
        <w:numPr>
          <w:ilvl w:val="3"/>
          <w:numId w:val="8"/>
        </w:numPr>
      </w:pPr>
      <w:r>
        <w:t>Pooling Layer</w:t>
      </w:r>
    </w:p>
    <w:p>
      <w:pPr>
        <w:pStyle w:val="9"/>
        <w:spacing w:before="38" w:line="360" w:lineRule="auto"/>
        <w:ind w:left="440" w:right="480"/>
        <w:jc w:val="both"/>
      </w:pPr>
      <w:r>
        <w:t>Pooling layers are essential. By reducing the distance dimension of the feature representations</w:t>
      </w:r>
      <w:r>
        <w:rPr>
          <w:spacing w:val="1"/>
        </w:rPr>
        <w:t xml:space="preserve"> </w:t>
      </w:r>
      <w:r>
        <w:t>thus</w:t>
      </w:r>
      <w:r>
        <w:rPr>
          <w:spacing w:val="1"/>
        </w:rPr>
        <w:t xml:space="preserve"> </w:t>
      </w:r>
      <w:r>
        <w:t>reducing</w:t>
      </w:r>
      <w:r>
        <w:rPr>
          <w:spacing w:val="1"/>
        </w:rPr>
        <w:t xml:space="preserve"> </w:t>
      </w:r>
      <w:r>
        <w:t>the</w:t>
      </w:r>
      <w:r>
        <w:rPr>
          <w:spacing w:val="1"/>
        </w:rPr>
        <w:t xml:space="preserve"> </w:t>
      </w:r>
      <w:r>
        <w:t>numeral</w:t>
      </w:r>
      <w:r>
        <w:rPr>
          <w:spacing w:val="1"/>
        </w:rPr>
        <w:t xml:space="preserve"> </w:t>
      </w:r>
      <w:r>
        <w:t>of</w:t>
      </w:r>
      <w:r>
        <w:rPr>
          <w:spacing w:val="1"/>
        </w:rPr>
        <w:t xml:space="preserve"> </w:t>
      </w:r>
      <w:r>
        <w:t>required</w:t>
      </w:r>
      <w:r>
        <w:rPr>
          <w:spacing w:val="1"/>
        </w:rPr>
        <w:t xml:space="preserve"> </w:t>
      </w:r>
      <w:r>
        <w:t>computations</w:t>
      </w:r>
      <w:r>
        <w:rPr>
          <w:spacing w:val="1"/>
        </w:rPr>
        <w:t xml:space="preserve"> </w:t>
      </w:r>
      <w:r>
        <w:t>and</w:t>
      </w:r>
      <w:r>
        <w:rPr>
          <w:spacing w:val="1"/>
        </w:rPr>
        <w:t xml:space="preserve"> </w:t>
      </w:r>
      <w:r>
        <w:t>parameters,</w:t>
      </w:r>
      <w:r>
        <w:rPr>
          <w:spacing w:val="1"/>
        </w:rPr>
        <w:t xml:space="preserve"> </w:t>
      </w:r>
      <w:r>
        <w:t>these</w:t>
      </w:r>
      <w:r>
        <w:rPr>
          <w:spacing w:val="1"/>
        </w:rPr>
        <w:t xml:space="preserve"> </w:t>
      </w:r>
      <w:r>
        <w:t>layers</w:t>
      </w:r>
      <w:r>
        <w:rPr>
          <w:spacing w:val="1"/>
        </w:rPr>
        <w:t xml:space="preserve"> </w:t>
      </w:r>
      <w:r>
        <w:t>help</w:t>
      </w:r>
      <w:r>
        <w:rPr>
          <w:spacing w:val="1"/>
        </w:rPr>
        <w:t xml:space="preserve"> </w:t>
      </w:r>
      <w:r>
        <w:t>to</w:t>
      </w:r>
      <w:r>
        <w:rPr>
          <w:spacing w:val="-57"/>
        </w:rPr>
        <w:t xml:space="preserve"> </w:t>
      </w:r>
      <w:r>
        <w:t>minimize the computational pressure on the network. The pooling layer functions by combining</w:t>
      </w:r>
      <w:r>
        <w:rPr>
          <w:spacing w:val="-58"/>
        </w:rPr>
        <w:t xml:space="preserve"> </w:t>
      </w:r>
      <w:r>
        <w:t>a number of the previous layer's outputs to form a single neuron. By essentially dropping the</w:t>
      </w:r>
      <w:r>
        <w:rPr>
          <w:spacing w:val="1"/>
        </w:rPr>
        <w:t xml:space="preserve"> </w:t>
      </w:r>
      <w:r>
        <w:t>three-dimensional dimensions of the data, this method reduces the overall complexity of the</w:t>
      </w:r>
      <w:r>
        <w:rPr>
          <w:spacing w:val="1"/>
        </w:rPr>
        <w:t xml:space="preserve"> </w:t>
      </w:r>
      <w:r>
        <w:t>network and enables it to concentrate on the most important elements. Maximum pooling and</w:t>
      </w:r>
      <w:r>
        <w:rPr>
          <w:spacing w:val="1"/>
        </w:rPr>
        <w:t xml:space="preserve"> </w:t>
      </w:r>
      <w:r>
        <w:t>average</w:t>
      </w:r>
      <w:r>
        <w:rPr>
          <w:spacing w:val="-2"/>
        </w:rPr>
        <w:t xml:space="preserve"> </w:t>
      </w:r>
      <w:r>
        <w:t>pooling are</w:t>
      </w:r>
      <w:r>
        <w:rPr>
          <w:spacing w:val="-1"/>
        </w:rPr>
        <w:t xml:space="preserve"> </w:t>
      </w:r>
      <w:r>
        <w:t>the two main pooling techniques</w:t>
      </w:r>
      <w:r>
        <w:rPr>
          <w:spacing w:val="-1"/>
        </w:rPr>
        <w:t xml:space="preserve"> </w:t>
      </w:r>
      <w:r>
        <w:t>used in CNNs</w:t>
      </w:r>
      <w:r>
        <w:rPr>
          <w:spacing w:val="-2"/>
        </w:rPr>
        <w:t xml:space="preserve"> </w:t>
      </w:r>
      <w:r>
        <w:t>[45].</w:t>
      </w:r>
    </w:p>
    <w:p>
      <w:pPr>
        <w:pStyle w:val="9"/>
        <w:spacing w:before="199" w:line="360" w:lineRule="auto"/>
        <w:ind w:left="440" w:right="482"/>
        <w:jc w:val="both"/>
      </w:pPr>
      <w:r>
        <w:rPr>
          <w:b/>
          <w:spacing w:val="-1"/>
        </w:rPr>
        <w:t>Maximum</w:t>
      </w:r>
      <w:r>
        <w:rPr>
          <w:b/>
          <w:spacing w:val="-11"/>
        </w:rPr>
        <w:t xml:space="preserve"> </w:t>
      </w:r>
      <w:r>
        <w:rPr>
          <w:b/>
          <w:spacing w:val="-1"/>
        </w:rPr>
        <w:t>Pooling:</w:t>
      </w:r>
      <w:r>
        <w:rPr>
          <w:b/>
          <w:spacing w:val="-12"/>
        </w:rPr>
        <w:t xml:space="preserve"> </w:t>
      </w:r>
      <w:r>
        <w:t>As</w:t>
      </w:r>
      <w:r>
        <w:rPr>
          <w:spacing w:val="-13"/>
        </w:rPr>
        <w:t xml:space="preserve"> </w:t>
      </w:r>
      <w:r>
        <w:t>it</w:t>
      </w:r>
      <w:r>
        <w:rPr>
          <w:spacing w:val="-12"/>
        </w:rPr>
        <w:t xml:space="preserve"> </w:t>
      </w:r>
      <w:r>
        <w:t>moves</w:t>
      </w:r>
      <w:r>
        <w:rPr>
          <w:spacing w:val="-13"/>
        </w:rPr>
        <w:t xml:space="preserve"> </w:t>
      </w:r>
      <w:r>
        <w:t>through</w:t>
      </w:r>
      <w:r>
        <w:rPr>
          <w:spacing w:val="-13"/>
        </w:rPr>
        <w:t xml:space="preserve"> </w:t>
      </w:r>
      <w:r>
        <w:t>the</w:t>
      </w:r>
      <w:r>
        <w:rPr>
          <w:spacing w:val="-13"/>
        </w:rPr>
        <w:t xml:space="preserve"> </w:t>
      </w:r>
      <w:r>
        <w:t>input,</w:t>
      </w:r>
      <w:r>
        <w:rPr>
          <w:spacing w:val="-12"/>
        </w:rPr>
        <w:t xml:space="preserve"> </w:t>
      </w:r>
      <w:r>
        <w:t>the</w:t>
      </w:r>
      <w:r>
        <w:rPr>
          <w:spacing w:val="-13"/>
        </w:rPr>
        <w:t xml:space="preserve"> </w:t>
      </w:r>
      <w:r>
        <w:t>maximum</w:t>
      </w:r>
      <w:r>
        <w:rPr>
          <w:spacing w:val="-12"/>
        </w:rPr>
        <w:t xml:space="preserve"> </w:t>
      </w:r>
      <w:r>
        <w:t>pooling</w:t>
      </w:r>
      <w:r>
        <w:rPr>
          <w:spacing w:val="-15"/>
        </w:rPr>
        <w:t xml:space="preserve"> </w:t>
      </w:r>
      <w:r>
        <w:t>filter</w:t>
      </w:r>
      <w:r>
        <w:rPr>
          <w:spacing w:val="-13"/>
        </w:rPr>
        <w:t xml:space="preserve"> </w:t>
      </w:r>
      <w:r>
        <w:t>chooses</w:t>
      </w:r>
      <w:r>
        <w:rPr>
          <w:spacing w:val="-12"/>
        </w:rPr>
        <w:t xml:space="preserve"> </w:t>
      </w:r>
      <w:r>
        <w:t>the</w:t>
      </w:r>
      <w:r>
        <w:rPr>
          <w:spacing w:val="-13"/>
        </w:rPr>
        <w:t xml:space="preserve"> </w:t>
      </w:r>
      <w:r>
        <w:t>input</w:t>
      </w:r>
      <w:r>
        <w:rPr>
          <w:spacing w:val="-57"/>
        </w:rPr>
        <w:t xml:space="preserve"> </w:t>
      </w:r>
      <w:r>
        <w:t>pixel with the highest value. Since it has been demonstrated to be more effective than average</w:t>
      </w:r>
      <w:r>
        <w:rPr>
          <w:spacing w:val="1"/>
        </w:rPr>
        <w:t xml:space="preserve"> </w:t>
      </w:r>
      <w:r>
        <w:t>pooling,</w:t>
      </w:r>
      <w:r>
        <w:rPr>
          <w:spacing w:val="-1"/>
        </w:rPr>
        <w:t xml:space="preserve"> </w:t>
      </w:r>
      <w:r>
        <w:t>this technique is frequently</w:t>
      </w:r>
      <w:r>
        <w:rPr>
          <w:spacing w:val="-1"/>
        </w:rPr>
        <w:t xml:space="preserve"> </w:t>
      </w:r>
      <w:r>
        <w:t>utilized in CNN</w:t>
      </w:r>
      <w:r>
        <w:rPr>
          <w:spacing w:val="-1"/>
        </w:rPr>
        <w:t xml:space="preserve"> </w:t>
      </w:r>
      <w:r>
        <w:t>architectures.</w:t>
      </w:r>
    </w:p>
    <w:p>
      <w:pPr>
        <w:pStyle w:val="9"/>
        <w:spacing w:before="200" w:line="360" w:lineRule="auto"/>
        <w:ind w:left="440" w:right="484"/>
        <w:jc w:val="both"/>
      </w:pPr>
      <w:r>
        <w:rPr>
          <w:b/>
        </w:rPr>
        <w:t>Average</w:t>
      </w:r>
      <w:r>
        <w:rPr>
          <w:b/>
          <w:spacing w:val="-8"/>
        </w:rPr>
        <w:t xml:space="preserve"> </w:t>
      </w:r>
      <w:r>
        <w:rPr>
          <w:b/>
        </w:rPr>
        <w:t>Pooling:</w:t>
      </w:r>
      <w:r>
        <w:rPr>
          <w:b/>
          <w:spacing w:val="-6"/>
        </w:rPr>
        <w:t xml:space="preserve"> </w:t>
      </w:r>
      <w:r>
        <w:t>As</w:t>
      </w:r>
      <w:r>
        <w:rPr>
          <w:spacing w:val="-7"/>
        </w:rPr>
        <w:t xml:space="preserve"> </w:t>
      </w:r>
      <w:r>
        <w:t>the</w:t>
      </w:r>
      <w:r>
        <w:rPr>
          <w:spacing w:val="-7"/>
        </w:rPr>
        <w:t xml:space="preserve"> </w:t>
      </w:r>
      <w:r>
        <w:t>filter</w:t>
      </w:r>
      <w:r>
        <w:rPr>
          <w:spacing w:val="-7"/>
        </w:rPr>
        <w:t xml:space="preserve"> </w:t>
      </w:r>
      <w:r>
        <w:t>passes</w:t>
      </w:r>
      <w:r>
        <w:rPr>
          <w:spacing w:val="-8"/>
        </w:rPr>
        <w:t xml:space="preserve"> </w:t>
      </w:r>
      <w:r>
        <w:t>over</w:t>
      </w:r>
      <w:r>
        <w:rPr>
          <w:spacing w:val="-7"/>
        </w:rPr>
        <w:t xml:space="preserve"> </w:t>
      </w:r>
      <w:r>
        <w:t>the</w:t>
      </w:r>
      <w:r>
        <w:rPr>
          <w:spacing w:val="-7"/>
        </w:rPr>
        <w:t xml:space="preserve"> </w:t>
      </w:r>
      <w:r>
        <w:t>input,</w:t>
      </w:r>
      <w:r>
        <w:rPr>
          <w:spacing w:val="-6"/>
        </w:rPr>
        <w:t xml:space="preserve"> </w:t>
      </w:r>
      <w:r>
        <w:t>the</w:t>
      </w:r>
      <w:r>
        <w:rPr>
          <w:spacing w:val="-7"/>
        </w:rPr>
        <w:t xml:space="preserve"> </w:t>
      </w:r>
      <w:r>
        <w:t>average</w:t>
      </w:r>
      <w:r>
        <w:rPr>
          <w:spacing w:val="-8"/>
        </w:rPr>
        <w:t xml:space="preserve"> </w:t>
      </w:r>
      <w:r>
        <w:t>value</w:t>
      </w:r>
      <w:r>
        <w:rPr>
          <w:spacing w:val="-7"/>
        </w:rPr>
        <w:t xml:space="preserve"> </w:t>
      </w:r>
      <w:r>
        <w:t>within</w:t>
      </w:r>
      <w:r>
        <w:rPr>
          <w:spacing w:val="-6"/>
        </w:rPr>
        <w:t xml:space="preserve"> </w:t>
      </w:r>
      <w:r>
        <w:t>the</w:t>
      </w:r>
      <w:r>
        <w:rPr>
          <w:spacing w:val="-7"/>
        </w:rPr>
        <w:t xml:space="preserve"> </w:t>
      </w:r>
      <w:r>
        <w:t>receptive</w:t>
      </w:r>
      <w:r>
        <w:rPr>
          <w:spacing w:val="-7"/>
        </w:rPr>
        <w:t xml:space="preserve"> </w:t>
      </w:r>
      <w:r>
        <w:t>field</w:t>
      </w:r>
      <w:r>
        <w:rPr>
          <w:spacing w:val="-58"/>
        </w:rPr>
        <w:t xml:space="preserve"> </w:t>
      </w:r>
      <w:r>
        <w:t>is</w:t>
      </w:r>
      <w:r>
        <w:rPr>
          <w:spacing w:val="-1"/>
        </w:rPr>
        <w:t xml:space="preserve"> </w:t>
      </w:r>
      <w:r>
        <w:t>determined using the average</w:t>
      </w:r>
      <w:r>
        <w:rPr>
          <w:spacing w:val="-1"/>
        </w:rPr>
        <w:t xml:space="preserve"> </w:t>
      </w:r>
      <w:r>
        <w:t>pooling method.</w:t>
      </w:r>
    </w:p>
    <w:p>
      <w:pPr>
        <w:pStyle w:val="9"/>
        <w:spacing w:before="200" w:line="360" w:lineRule="auto"/>
        <w:ind w:left="440" w:right="482"/>
        <w:jc w:val="both"/>
      </w:pPr>
      <w:r>
        <w:t>Figure 2.10 illustrates an example of the maximum pooling and average pooling procedure. By</w:t>
      </w:r>
      <w:r>
        <w:rPr>
          <w:spacing w:val="1"/>
        </w:rPr>
        <w:t xml:space="preserve"> </w:t>
      </w:r>
      <w:r>
        <w:t>choosing the highest and average value from each 2x2 input patch and passing it to the output,</w:t>
      </w:r>
      <w:r>
        <w:rPr>
          <w:spacing w:val="1"/>
        </w:rPr>
        <w:t xml:space="preserve"> </w:t>
      </w:r>
      <w:r>
        <w:t>the 2x2 pooling layer efficiently reduces the spatial dimensions in both the width and height</w:t>
      </w:r>
      <w:r>
        <w:rPr>
          <w:spacing w:val="1"/>
        </w:rPr>
        <w:t xml:space="preserve"> </w:t>
      </w:r>
      <w:r>
        <w:t>dimensions</w:t>
      </w:r>
      <w:r>
        <w:rPr>
          <w:spacing w:val="-1"/>
        </w:rPr>
        <w:t xml:space="preserve"> </w:t>
      </w:r>
      <w:r>
        <w:t>by a</w:t>
      </w:r>
      <w:r>
        <w:rPr>
          <w:spacing w:val="-1"/>
        </w:rPr>
        <w:t xml:space="preserve"> </w:t>
      </w:r>
      <w:r>
        <w:t>factor of</w:t>
      </w:r>
      <w:r>
        <w:rPr>
          <w:spacing w:val="1"/>
        </w:rPr>
        <w:t xml:space="preserve"> </w:t>
      </w:r>
      <w:r>
        <w:t>2.</w:t>
      </w:r>
    </w:p>
    <w:p>
      <w:pPr>
        <w:pStyle w:val="9"/>
        <w:ind w:left="440"/>
        <w:rPr>
          <w:sz w:val="20"/>
        </w:rPr>
      </w:pPr>
      <w:r>
        <w:rPr>
          <w:sz w:val="20"/>
        </w:rPr>
        <w:drawing>
          <wp:inline distT="0" distB="0" distL="0" distR="0">
            <wp:extent cx="5895340" cy="1616075"/>
            <wp:effectExtent l="0" t="0" r="0" b="0"/>
            <wp:docPr id="23"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2.jpeg"/>
                    <pic:cNvPicPr>
                      <a:picLocks noChangeAspect="1"/>
                    </pic:cNvPicPr>
                  </pic:nvPicPr>
                  <pic:blipFill>
                    <a:blip r:embed="rId17" cstate="print"/>
                    <a:stretch>
                      <a:fillRect/>
                    </a:stretch>
                  </pic:blipFill>
                  <pic:spPr>
                    <a:xfrm>
                      <a:off x="0" y="0"/>
                      <a:ext cx="5895764" cy="1616202"/>
                    </a:xfrm>
                    <a:prstGeom prst="rect">
                      <a:avLst/>
                    </a:prstGeom>
                  </pic:spPr>
                </pic:pic>
              </a:graphicData>
            </a:graphic>
          </wp:inline>
        </w:drawing>
      </w:r>
    </w:p>
    <w:p>
      <w:pPr>
        <w:pStyle w:val="9"/>
        <w:rPr>
          <w:sz w:val="21"/>
        </w:rPr>
      </w:pPr>
    </w:p>
    <w:p>
      <w:pPr>
        <w:spacing w:before="91"/>
        <w:ind w:left="440"/>
        <w:jc w:val="both"/>
      </w:pPr>
      <w:bookmarkStart w:id="78" w:name="_bookmark60"/>
      <w:bookmarkEnd w:id="78"/>
      <w:r>
        <w:t>Figure 2.</w:t>
      </w:r>
      <w:r>
        <w:rPr>
          <w:spacing w:val="1"/>
        </w:rPr>
        <w:t xml:space="preserve"> </w:t>
      </w:r>
      <w:r>
        <w:t>9</w:t>
      </w:r>
      <w:r>
        <w:rPr>
          <w:spacing w:val="-3"/>
        </w:rPr>
        <w:t xml:space="preserve"> </w:t>
      </w:r>
      <w:r>
        <w:t>average</w:t>
      </w:r>
      <w:r>
        <w:rPr>
          <w:spacing w:val="-1"/>
        </w:rPr>
        <w:t xml:space="preserve"> </w:t>
      </w:r>
      <w:r>
        <w:t>and</w:t>
      </w:r>
      <w:r>
        <w:rPr>
          <w:spacing w:val="-2"/>
        </w:rPr>
        <w:t xml:space="preserve"> </w:t>
      </w:r>
      <w:r>
        <w:t>Max</w:t>
      </w:r>
      <w:r>
        <w:rPr>
          <w:spacing w:val="1"/>
        </w:rPr>
        <w:t xml:space="preserve"> </w:t>
      </w:r>
      <w:r>
        <w:t>pooling</w:t>
      </w:r>
    </w:p>
    <w:p>
      <w:pPr>
        <w:pStyle w:val="5"/>
        <w:numPr>
          <w:ilvl w:val="3"/>
          <w:numId w:val="8"/>
        </w:numPr>
        <w:spacing w:before="240" w:after="240"/>
      </w:pPr>
      <w:r>
        <w:t>Fully Connected Layer</w:t>
      </w:r>
    </w:p>
    <w:p>
      <w:pPr>
        <w:pStyle w:val="9"/>
        <w:spacing w:before="36" w:line="360" w:lineRule="auto"/>
        <w:ind w:left="440" w:right="482"/>
        <w:jc w:val="both"/>
      </w:pPr>
      <w:r>
        <w:t>The</w:t>
      </w:r>
      <w:r>
        <w:rPr>
          <w:spacing w:val="-7"/>
        </w:rPr>
        <w:t xml:space="preserve"> </w:t>
      </w:r>
      <w:r>
        <w:t>final</w:t>
      </w:r>
      <w:r>
        <w:rPr>
          <w:spacing w:val="-6"/>
        </w:rPr>
        <w:t xml:space="preserve"> </w:t>
      </w:r>
      <w:r>
        <w:t>layers</w:t>
      </w:r>
      <w:r>
        <w:rPr>
          <w:spacing w:val="-6"/>
        </w:rPr>
        <w:t xml:space="preserve"> </w:t>
      </w:r>
      <w:r>
        <w:t>of</w:t>
      </w:r>
      <w:r>
        <w:rPr>
          <w:spacing w:val="-7"/>
        </w:rPr>
        <w:t xml:space="preserve"> </w:t>
      </w:r>
      <w:r>
        <w:t>a</w:t>
      </w:r>
      <w:r>
        <w:rPr>
          <w:spacing w:val="-6"/>
        </w:rPr>
        <w:t xml:space="preserve"> </w:t>
      </w:r>
      <w:r>
        <w:t>neural</w:t>
      </w:r>
      <w:r>
        <w:rPr>
          <w:spacing w:val="-6"/>
        </w:rPr>
        <w:t xml:space="preserve"> </w:t>
      </w:r>
      <w:r>
        <w:t>network</w:t>
      </w:r>
      <w:r>
        <w:rPr>
          <w:spacing w:val="-7"/>
        </w:rPr>
        <w:t xml:space="preserve"> </w:t>
      </w:r>
      <w:r>
        <w:t>are</w:t>
      </w:r>
      <w:r>
        <w:rPr>
          <w:spacing w:val="-6"/>
        </w:rPr>
        <w:t xml:space="preserve"> </w:t>
      </w:r>
      <w:r>
        <w:t>typically</w:t>
      </w:r>
      <w:r>
        <w:rPr>
          <w:spacing w:val="-6"/>
        </w:rPr>
        <w:t xml:space="preserve"> </w:t>
      </w:r>
      <w:r>
        <w:t>fully</w:t>
      </w:r>
      <w:r>
        <w:rPr>
          <w:spacing w:val="-5"/>
        </w:rPr>
        <w:t xml:space="preserve"> </w:t>
      </w:r>
      <w:r>
        <w:t>connected,</w:t>
      </w:r>
      <w:r>
        <w:rPr>
          <w:spacing w:val="-7"/>
        </w:rPr>
        <w:t xml:space="preserve"> </w:t>
      </w:r>
      <w:r>
        <w:t>with</w:t>
      </w:r>
      <w:r>
        <w:rPr>
          <w:spacing w:val="-6"/>
        </w:rPr>
        <w:t xml:space="preserve"> </w:t>
      </w:r>
      <w:r>
        <w:t>each</w:t>
      </w:r>
      <w:r>
        <w:rPr>
          <w:spacing w:val="-3"/>
        </w:rPr>
        <w:t xml:space="preserve"> </w:t>
      </w:r>
      <w:r>
        <w:t>neuron</w:t>
      </w:r>
      <w:r>
        <w:rPr>
          <w:spacing w:val="-7"/>
        </w:rPr>
        <w:t xml:space="preserve"> </w:t>
      </w:r>
      <w:r>
        <w:t>connected</w:t>
      </w:r>
      <w:r>
        <w:rPr>
          <w:spacing w:val="-6"/>
        </w:rPr>
        <w:t xml:space="preserve"> </w:t>
      </w:r>
      <w:r>
        <w:t>to</w:t>
      </w:r>
      <w:r>
        <w:rPr>
          <w:spacing w:val="-58"/>
        </w:rPr>
        <w:t xml:space="preserve"> </w:t>
      </w:r>
      <w:r>
        <w:t>every neuron in</w:t>
      </w:r>
      <w:r>
        <w:rPr>
          <w:spacing w:val="1"/>
        </w:rPr>
        <w:t xml:space="preserve"> </w:t>
      </w:r>
      <w:r>
        <w:t>the previous layers. This</w:t>
      </w:r>
      <w:r>
        <w:rPr>
          <w:spacing w:val="1"/>
        </w:rPr>
        <w:t xml:space="preserve"> </w:t>
      </w:r>
      <w:r>
        <w:t>architecture follows a pyramidal structure,</w:t>
      </w:r>
      <w:r>
        <w:rPr>
          <w:spacing w:val="1"/>
        </w:rPr>
        <w:t xml:space="preserve"> </w:t>
      </w:r>
      <w:r>
        <w:t>with</w:t>
      </w:r>
      <w:r>
        <w:rPr>
          <w:spacing w:val="1"/>
        </w:rPr>
        <w:t xml:space="preserve"> </w:t>
      </w:r>
      <w:r>
        <w:t>parameters</w:t>
      </w:r>
      <w:r>
        <w:rPr>
          <w:spacing w:val="-9"/>
        </w:rPr>
        <w:t xml:space="preserve"> </w:t>
      </w:r>
      <w:r>
        <w:t>progressively</w:t>
      </w:r>
      <w:r>
        <w:rPr>
          <w:spacing w:val="-6"/>
        </w:rPr>
        <w:t xml:space="preserve"> </w:t>
      </w:r>
      <w:r>
        <w:t>convergent</w:t>
      </w:r>
      <w:r>
        <w:rPr>
          <w:spacing w:val="-6"/>
        </w:rPr>
        <w:t xml:space="preserve"> </w:t>
      </w:r>
      <w:r>
        <w:t>from</w:t>
      </w:r>
      <w:r>
        <w:rPr>
          <w:spacing w:val="-8"/>
        </w:rPr>
        <w:t xml:space="preserve"> </w:t>
      </w:r>
      <w:r>
        <w:t>top</w:t>
      </w:r>
      <w:r>
        <w:rPr>
          <w:spacing w:val="-8"/>
        </w:rPr>
        <w:t xml:space="preserve"> </w:t>
      </w:r>
      <w:r>
        <w:t>to</w:t>
      </w:r>
      <w:r>
        <w:rPr>
          <w:spacing w:val="-8"/>
        </w:rPr>
        <w:t xml:space="preserve"> </w:t>
      </w:r>
      <w:r>
        <w:t>bottom</w:t>
      </w:r>
      <w:r>
        <w:rPr>
          <w:spacing w:val="-8"/>
        </w:rPr>
        <w:t xml:space="preserve"> </w:t>
      </w:r>
      <w:r>
        <w:t>until</w:t>
      </w:r>
      <w:r>
        <w:rPr>
          <w:spacing w:val="-8"/>
        </w:rPr>
        <w:t xml:space="preserve"> </w:t>
      </w:r>
      <w:r>
        <w:t>the</w:t>
      </w:r>
      <w:r>
        <w:rPr>
          <w:spacing w:val="-9"/>
        </w:rPr>
        <w:t xml:space="preserve"> </w:t>
      </w:r>
      <w:r>
        <w:t>desired</w:t>
      </w:r>
      <w:r>
        <w:rPr>
          <w:spacing w:val="-9"/>
        </w:rPr>
        <w:t xml:space="preserve"> </w:t>
      </w:r>
      <w:r>
        <w:t>output</w:t>
      </w:r>
      <w:r>
        <w:rPr>
          <w:spacing w:val="-8"/>
        </w:rPr>
        <w:t xml:space="preserve"> </w:t>
      </w:r>
      <w:r>
        <w:t>class</w:t>
      </w:r>
      <w:r>
        <w:rPr>
          <w:spacing w:val="-9"/>
        </w:rPr>
        <w:t xml:space="preserve"> </w:t>
      </w:r>
      <w:r>
        <w:t>is</w:t>
      </w:r>
      <w:r>
        <w:rPr>
          <w:spacing w:val="-7"/>
        </w:rPr>
        <w:t xml:space="preserve"> </w:t>
      </w:r>
      <w:r>
        <w:t>reached.</w:t>
      </w:r>
      <w:r>
        <w:rPr>
          <w:spacing w:val="-58"/>
        </w:rPr>
        <w:t xml:space="preserve"> </w:t>
      </w:r>
      <w:r>
        <w:t>Enhancing</w:t>
      </w:r>
      <w:r>
        <w:rPr>
          <w:spacing w:val="-4"/>
        </w:rPr>
        <w:t xml:space="preserve"> </w:t>
      </w:r>
      <w:r>
        <w:t>the</w:t>
      </w:r>
      <w:r>
        <w:rPr>
          <w:spacing w:val="-3"/>
        </w:rPr>
        <w:t xml:space="preserve"> </w:t>
      </w:r>
      <w:r>
        <w:t>learning</w:t>
      </w:r>
      <w:r>
        <w:rPr>
          <w:spacing w:val="-4"/>
        </w:rPr>
        <w:t xml:space="preserve"> </w:t>
      </w:r>
      <w:r>
        <w:t>capacity</w:t>
      </w:r>
      <w:r>
        <w:rPr>
          <w:spacing w:val="-4"/>
        </w:rPr>
        <w:t xml:space="preserve"> </w:t>
      </w:r>
      <w:r>
        <w:t>can</w:t>
      </w:r>
      <w:r>
        <w:rPr>
          <w:spacing w:val="-4"/>
        </w:rPr>
        <w:t xml:space="preserve"> </w:t>
      </w:r>
      <w:r>
        <w:t>be</w:t>
      </w:r>
      <w:r>
        <w:rPr>
          <w:spacing w:val="-5"/>
        </w:rPr>
        <w:t xml:space="preserve"> </w:t>
      </w:r>
      <w:r>
        <w:t>achieved</w:t>
      </w:r>
      <w:r>
        <w:rPr>
          <w:spacing w:val="-4"/>
        </w:rPr>
        <w:t xml:space="preserve"> </w:t>
      </w:r>
      <w:r>
        <w:t>by</w:t>
      </w:r>
      <w:r>
        <w:rPr>
          <w:spacing w:val="-6"/>
        </w:rPr>
        <w:t xml:space="preserve"> </w:t>
      </w:r>
      <w:r>
        <w:t>increasing</w:t>
      </w:r>
      <w:r>
        <w:rPr>
          <w:spacing w:val="-3"/>
        </w:rPr>
        <w:t xml:space="preserve"> </w:t>
      </w:r>
      <w:r>
        <w:t>the</w:t>
      </w:r>
      <w:r>
        <w:rPr>
          <w:spacing w:val="-4"/>
        </w:rPr>
        <w:t xml:space="preserve"> </w:t>
      </w:r>
      <w:r>
        <w:t>number</w:t>
      </w:r>
      <w:r>
        <w:rPr>
          <w:spacing w:val="-5"/>
        </w:rPr>
        <w:t xml:space="preserve"> </w:t>
      </w:r>
      <w:r>
        <w:t>of</w:t>
      </w:r>
      <w:r>
        <w:rPr>
          <w:spacing w:val="-7"/>
        </w:rPr>
        <w:t xml:space="preserve"> </w:t>
      </w:r>
      <w:r>
        <w:t>hidden</w:t>
      </w:r>
      <w:r>
        <w:rPr>
          <w:spacing w:val="-4"/>
        </w:rPr>
        <w:t xml:space="preserve"> </w:t>
      </w:r>
      <w:r>
        <w:t>units</w:t>
      </w:r>
      <w:r>
        <w:rPr>
          <w:spacing w:val="-4"/>
        </w:rPr>
        <w:t xml:space="preserve"> </w:t>
      </w:r>
      <w:r>
        <w:t>in</w:t>
      </w:r>
      <w:r>
        <w:rPr>
          <w:spacing w:val="-6"/>
        </w:rPr>
        <w:t xml:space="preserve"> </w:t>
      </w:r>
      <w:r>
        <w:t>the</w:t>
      </w:r>
      <w:r>
        <w:rPr>
          <w:spacing w:val="-58"/>
        </w:rPr>
        <w:t xml:space="preserve"> </w:t>
      </w:r>
      <w:r>
        <w:t>fully connected layers. However, the accuracy of the network tends to plateau beyond a certain</w:t>
      </w:r>
      <w:r>
        <w:rPr>
          <w:spacing w:val="1"/>
        </w:rPr>
        <w:t xml:space="preserve"> </w:t>
      </w:r>
      <w:r>
        <w:t>point, as there is no strict formula for determining the optimal number of units. Research shows</w:t>
      </w:r>
      <w:r>
        <w:rPr>
          <w:spacing w:val="-57"/>
        </w:rPr>
        <w:t xml:space="preserve"> </w:t>
      </w:r>
      <w:r>
        <w:t>that</w:t>
      </w:r>
      <w:r>
        <w:rPr>
          <w:spacing w:val="-10"/>
        </w:rPr>
        <w:t xml:space="preserve"> </w:t>
      </w:r>
      <w:r>
        <w:t>many</w:t>
      </w:r>
      <w:r>
        <w:rPr>
          <w:spacing w:val="-9"/>
        </w:rPr>
        <w:t xml:space="preserve"> </w:t>
      </w:r>
      <w:r>
        <w:t>successful</w:t>
      </w:r>
      <w:r>
        <w:rPr>
          <w:spacing w:val="-9"/>
        </w:rPr>
        <w:t xml:space="preserve"> </w:t>
      </w:r>
      <w:r>
        <w:t>network</w:t>
      </w:r>
      <w:r>
        <w:rPr>
          <w:spacing w:val="-9"/>
        </w:rPr>
        <w:t xml:space="preserve"> </w:t>
      </w:r>
      <w:r>
        <w:t>architectures</w:t>
      </w:r>
      <w:r>
        <w:rPr>
          <w:spacing w:val="-9"/>
        </w:rPr>
        <w:t xml:space="preserve"> </w:t>
      </w:r>
      <w:r>
        <w:t>use</w:t>
      </w:r>
      <w:r>
        <w:rPr>
          <w:spacing w:val="-9"/>
        </w:rPr>
        <w:t xml:space="preserve"> </w:t>
      </w:r>
      <w:r>
        <w:t>unit’s</w:t>
      </w:r>
      <w:r>
        <w:rPr>
          <w:spacing w:val="-9"/>
        </w:rPr>
        <w:t xml:space="preserve"> </w:t>
      </w:r>
      <w:r>
        <w:t>multiples</w:t>
      </w:r>
      <w:r>
        <w:rPr>
          <w:spacing w:val="-9"/>
        </w:rPr>
        <w:t xml:space="preserve"> </w:t>
      </w:r>
      <w:r>
        <w:t>of</w:t>
      </w:r>
      <w:r>
        <w:rPr>
          <w:spacing w:val="-9"/>
        </w:rPr>
        <w:t xml:space="preserve"> </w:t>
      </w:r>
      <w:r>
        <w:t>64,</w:t>
      </w:r>
      <w:r>
        <w:rPr>
          <w:spacing w:val="-9"/>
        </w:rPr>
        <w:t xml:space="preserve"> </w:t>
      </w:r>
      <w:r>
        <w:t>which</w:t>
      </w:r>
      <w:r>
        <w:rPr>
          <w:spacing w:val="-9"/>
        </w:rPr>
        <w:t xml:space="preserve"> </w:t>
      </w:r>
      <w:r>
        <w:t>may</w:t>
      </w:r>
      <w:r>
        <w:rPr>
          <w:spacing w:val="-9"/>
        </w:rPr>
        <w:t xml:space="preserve"> </w:t>
      </w:r>
      <w:r>
        <w:t>provide</w:t>
      </w:r>
      <w:r>
        <w:rPr>
          <w:spacing w:val="-7"/>
        </w:rPr>
        <w:t xml:space="preserve"> </w:t>
      </w:r>
      <w:r>
        <w:t>a</w:t>
      </w:r>
      <w:r>
        <w:rPr>
          <w:spacing w:val="-10"/>
        </w:rPr>
        <w:t xml:space="preserve"> </w:t>
      </w:r>
      <w:r>
        <w:t>good</w:t>
      </w:r>
      <w:r>
        <w:rPr>
          <w:spacing w:val="-57"/>
        </w:rPr>
        <w:t xml:space="preserve"> </w:t>
      </w:r>
      <w:r>
        <w:t>balance between model complexity and performance. Additionally, shallow fully connected</w:t>
      </w:r>
      <w:r>
        <w:rPr>
          <w:spacing w:val="1"/>
        </w:rPr>
        <w:t xml:space="preserve"> </w:t>
      </w:r>
      <w:r>
        <w:t>networks with two or three layers can perform well with sufficient training data, suggesting that</w:t>
      </w:r>
      <w:r>
        <w:rPr>
          <w:spacing w:val="-57"/>
        </w:rPr>
        <w:t xml:space="preserve"> </w:t>
      </w:r>
      <w:r>
        <w:t>complex multilayer structures may not always be necessary [45].</w:t>
      </w:r>
    </w:p>
    <w:p>
      <w:pPr>
        <w:pStyle w:val="9"/>
        <w:rPr>
          <w:sz w:val="20"/>
        </w:rPr>
      </w:pPr>
      <w:r>
        <w:drawing>
          <wp:anchor distT="0" distB="0" distL="0" distR="0" simplePos="0" relativeHeight="251659264" behindDoc="0" locked="0" layoutInCell="1" allowOverlap="1">
            <wp:simplePos x="0" y="0"/>
            <wp:positionH relativeFrom="page">
              <wp:posOffset>1565910</wp:posOffset>
            </wp:positionH>
            <wp:positionV relativeFrom="paragraph">
              <wp:posOffset>40005</wp:posOffset>
            </wp:positionV>
            <wp:extent cx="4333240" cy="1224280"/>
            <wp:effectExtent l="0" t="0" r="0" b="0"/>
            <wp:wrapTopAndBottom/>
            <wp:docPr id="25"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3.jpeg"/>
                    <pic:cNvPicPr>
                      <a:picLocks noChangeAspect="1"/>
                    </pic:cNvPicPr>
                  </pic:nvPicPr>
                  <pic:blipFill>
                    <a:blip r:embed="rId18" cstate="print"/>
                    <a:stretch>
                      <a:fillRect/>
                    </a:stretch>
                  </pic:blipFill>
                  <pic:spPr>
                    <a:xfrm>
                      <a:off x="0" y="0"/>
                      <a:ext cx="4333240" cy="1224280"/>
                    </a:xfrm>
                    <a:prstGeom prst="rect">
                      <a:avLst/>
                    </a:prstGeom>
                  </pic:spPr>
                </pic:pic>
              </a:graphicData>
            </a:graphic>
          </wp:anchor>
        </w:drawing>
      </w:r>
    </w:p>
    <w:p>
      <w:pPr>
        <w:tabs>
          <w:tab w:val="left" w:pos="1615"/>
        </w:tabs>
        <w:rPr>
          <w:sz w:val="24"/>
        </w:rPr>
      </w:pPr>
      <w:r>
        <w:rPr>
          <w:sz w:val="21"/>
        </w:rPr>
        <w:tab/>
      </w:r>
      <w:bookmarkStart w:id="79" w:name="_bookmark61"/>
      <w:bookmarkEnd w:id="79"/>
      <w:r>
        <w:t>Figure2.</w:t>
      </w:r>
      <w:r>
        <w:rPr>
          <w:spacing w:val="-1"/>
        </w:rPr>
        <w:t xml:space="preserve"> </w:t>
      </w:r>
      <w:r>
        <w:t>10</w:t>
      </w:r>
      <w:r>
        <w:rPr>
          <w:spacing w:val="-12"/>
        </w:rPr>
        <w:t xml:space="preserve"> </w:t>
      </w:r>
      <w:r>
        <w:rPr>
          <w:sz w:val="24"/>
        </w:rPr>
        <w:t>fully</w:t>
      </w:r>
      <w:r>
        <w:rPr>
          <w:spacing w:val="-1"/>
          <w:sz w:val="24"/>
        </w:rPr>
        <w:t xml:space="preserve"> </w:t>
      </w:r>
      <w:r>
        <w:rPr>
          <w:sz w:val="24"/>
        </w:rPr>
        <w:t>connected layers</w:t>
      </w:r>
    </w:p>
    <w:p>
      <w:pPr>
        <w:pStyle w:val="9"/>
        <w:ind w:left="450"/>
        <w:rPr>
          <w:b/>
        </w:rPr>
      </w:pPr>
      <w:r>
        <w:rPr>
          <w:b/>
        </w:rPr>
        <w:t>Dropout</w:t>
      </w:r>
      <w:r>
        <w:rPr>
          <w:b/>
          <w:spacing w:val="-2"/>
        </w:rPr>
        <w:t xml:space="preserve"> </w:t>
      </w:r>
      <w:r>
        <w:rPr>
          <w:b/>
        </w:rPr>
        <w:t>Layer</w:t>
      </w:r>
    </w:p>
    <w:p>
      <w:pPr>
        <w:pStyle w:val="9"/>
        <w:spacing w:before="1"/>
        <w:rPr>
          <w:b/>
          <w:sz w:val="21"/>
        </w:rPr>
      </w:pPr>
    </w:p>
    <w:p>
      <w:pPr>
        <w:pStyle w:val="9"/>
        <w:spacing w:line="360" w:lineRule="auto"/>
        <w:ind w:left="440" w:right="482"/>
        <w:jc w:val="both"/>
      </w:pPr>
      <w:r>
        <w:t>Through the random skipping of some units or connections, the dropout mechanism works to</w:t>
      </w:r>
      <w:r>
        <w:rPr>
          <w:spacing w:val="1"/>
        </w:rPr>
        <w:t xml:space="preserve"> </w:t>
      </w:r>
      <w:r>
        <w:t>prevent or reduce overfitting on the training dataset. Typically, the dropout layer is applied in a</w:t>
      </w:r>
      <w:r>
        <w:rPr>
          <w:spacing w:val="1"/>
        </w:rPr>
        <w:t xml:space="preserve"> </w:t>
      </w:r>
      <w:r>
        <w:t>fully</w:t>
      </w:r>
      <w:r>
        <w:rPr>
          <w:spacing w:val="-2"/>
        </w:rPr>
        <w:t xml:space="preserve"> </w:t>
      </w:r>
      <w:r>
        <w:t>connected</w:t>
      </w:r>
      <w:r>
        <w:rPr>
          <w:spacing w:val="-1"/>
        </w:rPr>
        <w:t xml:space="preserve"> </w:t>
      </w:r>
      <w:r>
        <w:t>network</w:t>
      </w:r>
      <w:r>
        <w:rPr>
          <w:spacing w:val="-1"/>
        </w:rPr>
        <w:t xml:space="preserve"> </w:t>
      </w:r>
      <w:r>
        <w:t>after</w:t>
      </w:r>
      <w:r>
        <w:rPr>
          <w:spacing w:val="-1"/>
        </w:rPr>
        <w:t xml:space="preserve"> </w:t>
      </w:r>
      <w:r>
        <w:t>the</w:t>
      </w:r>
      <w:r>
        <w:rPr>
          <w:spacing w:val="-4"/>
        </w:rPr>
        <w:t xml:space="preserve"> </w:t>
      </w:r>
      <w:r>
        <w:t>layer</w:t>
      </w:r>
      <w:r>
        <w:rPr>
          <w:spacing w:val="-1"/>
        </w:rPr>
        <w:t xml:space="preserve"> </w:t>
      </w:r>
      <w:r>
        <w:t>containing neurons.</w:t>
      </w:r>
      <w:r>
        <w:rPr>
          <w:spacing w:val="-1"/>
        </w:rPr>
        <w:t xml:space="preserve"> </w:t>
      </w:r>
      <w:r>
        <w:t>A</w:t>
      </w:r>
      <w:r>
        <w:rPr>
          <w:spacing w:val="-2"/>
        </w:rPr>
        <w:t xml:space="preserve"> </w:t>
      </w:r>
      <w:r>
        <w:t>regularization</w:t>
      </w:r>
      <w:r>
        <w:rPr>
          <w:spacing w:val="-2"/>
        </w:rPr>
        <w:t xml:space="preserve"> </w:t>
      </w:r>
      <w:r>
        <w:t>layer</w:t>
      </w:r>
      <w:r>
        <w:rPr>
          <w:spacing w:val="-1"/>
        </w:rPr>
        <w:t xml:space="preserve"> </w:t>
      </w:r>
      <w:r>
        <w:t>is</w:t>
      </w:r>
      <w:r>
        <w:rPr>
          <w:spacing w:val="-2"/>
        </w:rPr>
        <w:t xml:space="preserve"> </w:t>
      </w:r>
      <w:r>
        <w:t>the</w:t>
      </w:r>
      <w:r>
        <w:rPr>
          <w:spacing w:val="-1"/>
        </w:rPr>
        <w:t xml:space="preserve"> </w:t>
      </w:r>
      <w:r>
        <w:t>dropout</w:t>
      </w:r>
      <w:r>
        <w:rPr>
          <w:spacing w:val="-58"/>
        </w:rPr>
        <w:t xml:space="preserve"> </w:t>
      </w:r>
      <w:r>
        <w:t>layer. In each iteration, it arbitrarily removes some neurons' weights to give the remaining</w:t>
      </w:r>
      <w:r>
        <w:rPr>
          <w:spacing w:val="1"/>
        </w:rPr>
        <w:t xml:space="preserve"> </w:t>
      </w:r>
      <w:r>
        <w:t>neurons</w:t>
      </w:r>
      <w:r>
        <w:rPr>
          <w:spacing w:val="-1"/>
        </w:rPr>
        <w:t xml:space="preserve"> </w:t>
      </w:r>
      <w:r>
        <w:t>greater</w:t>
      </w:r>
      <w:r>
        <w:rPr>
          <w:spacing w:val="-2"/>
        </w:rPr>
        <w:t xml:space="preserve"> </w:t>
      </w:r>
      <w:r>
        <w:t>weight. People typically accept 20–50%</w:t>
      </w:r>
      <w:r>
        <w:rPr>
          <w:spacing w:val="-1"/>
        </w:rPr>
        <w:t xml:space="preserve"> </w:t>
      </w:r>
      <w:r>
        <w:t>dropout rates.[46].</w:t>
      </w:r>
    </w:p>
    <w:p>
      <w:pPr>
        <w:pStyle w:val="9"/>
        <w:ind w:left="450"/>
        <w:rPr>
          <w:b/>
        </w:rPr>
      </w:pPr>
      <w:r>
        <w:rPr>
          <w:b/>
        </w:rPr>
        <w:t>Activation Function Layer</w:t>
      </w:r>
    </w:p>
    <w:p>
      <w:pPr>
        <w:pStyle w:val="9"/>
        <w:spacing w:before="9"/>
        <w:rPr>
          <w:b/>
          <w:sz w:val="20"/>
        </w:rPr>
      </w:pPr>
    </w:p>
    <w:p>
      <w:pPr>
        <w:pStyle w:val="9"/>
        <w:spacing w:before="1" w:line="360" w:lineRule="auto"/>
        <w:ind w:left="440" w:right="478"/>
        <w:jc w:val="both"/>
      </w:pPr>
      <w:r>
        <w:t>Activation functions are crucial in CNN models as they aid in learning and approximating</w:t>
      </w:r>
      <w:r>
        <w:rPr>
          <w:spacing w:val="1"/>
        </w:rPr>
        <w:t xml:space="preserve"> </w:t>
      </w:r>
      <w:r>
        <w:t>complex</w:t>
      </w:r>
      <w:r>
        <w:rPr>
          <w:spacing w:val="-12"/>
        </w:rPr>
        <w:t xml:space="preserve"> </w:t>
      </w:r>
      <w:r>
        <w:t>network</w:t>
      </w:r>
      <w:r>
        <w:rPr>
          <w:spacing w:val="-10"/>
        </w:rPr>
        <w:t xml:space="preserve"> </w:t>
      </w:r>
      <w:r>
        <w:t>relationships.</w:t>
      </w:r>
      <w:r>
        <w:rPr>
          <w:spacing w:val="-11"/>
        </w:rPr>
        <w:t xml:space="preserve"> </w:t>
      </w:r>
      <w:r>
        <w:t>They</w:t>
      </w:r>
      <w:r>
        <w:rPr>
          <w:spacing w:val="-11"/>
        </w:rPr>
        <w:t xml:space="preserve"> </w:t>
      </w:r>
      <w:r>
        <w:t>determine</w:t>
      </w:r>
      <w:r>
        <w:rPr>
          <w:spacing w:val="-12"/>
        </w:rPr>
        <w:t xml:space="preserve"> </w:t>
      </w:r>
      <w:r>
        <w:t>forward</w:t>
      </w:r>
      <w:r>
        <w:rPr>
          <w:spacing w:val="-9"/>
        </w:rPr>
        <w:t xml:space="preserve"> </w:t>
      </w:r>
      <w:r>
        <w:t>enabled</w:t>
      </w:r>
      <w:r>
        <w:rPr>
          <w:spacing w:val="-9"/>
        </w:rPr>
        <w:t xml:space="preserve"> </w:t>
      </w:r>
      <w:r>
        <w:t>or</w:t>
      </w:r>
      <w:r>
        <w:rPr>
          <w:spacing w:val="-12"/>
        </w:rPr>
        <w:t xml:space="preserve"> </w:t>
      </w:r>
      <w:r>
        <w:t>disabled</w:t>
      </w:r>
      <w:r>
        <w:rPr>
          <w:spacing w:val="-7"/>
        </w:rPr>
        <w:t xml:space="preserve"> </w:t>
      </w:r>
      <w:r>
        <w:t>information,</w:t>
      </w:r>
      <w:r>
        <w:rPr>
          <w:spacing w:val="-11"/>
        </w:rPr>
        <w:t xml:space="preserve"> </w:t>
      </w:r>
      <w:r>
        <w:t>adding</w:t>
      </w:r>
      <w:r>
        <w:rPr>
          <w:spacing w:val="-58"/>
        </w:rPr>
        <w:t xml:space="preserve"> </w:t>
      </w:r>
      <w:r>
        <w:t>nonlinearity to the network. Common functions include ReLU, SoftMax, tanH, and sigmoid</w:t>
      </w:r>
      <w:r>
        <w:rPr>
          <w:spacing w:val="1"/>
        </w:rPr>
        <w:t xml:space="preserve"> </w:t>
      </w:r>
      <w:r>
        <w:t>functions.</w:t>
      </w:r>
      <w:r>
        <w:rPr>
          <w:spacing w:val="-1"/>
        </w:rPr>
        <w:t xml:space="preserve"> </w:t>
      </w:r>
      <w:r>
        <w:t>[46].</w:t>
      </w:r>
    </w:p>
    <w:p>
      <w:pPr>
        <w:pStyle w:val="9"/>
        <w:ind w:left="450"/>
        <w:rPr>
          <w:b/>
        </w:rPr>
      </w:pPr>
      <w:r>
        <w:rPr>
          <w:b/>
        </w:rPr>
        <w:t>ReLU (Rectified Linear Unit) Function</w:t>
      </w:r>
    </w:p>
    <w:p>
      <w:pPr>
        <w:pStyle w:val="9"/>
        <w:spacing w:before="3"/>
        <w:rPr>
          <w:b/>
          <w:sz w:val="29"/>
        </w:rPr>
      </w:pPr>
    </w:p>
    <w:p>
      <w:pPr>
        <w:pStyle w:val="9"/>
        <w:spacing w:line="360" w:lineRule="auto"/>
        <w:ind w:left="440" w:right="483"/>
        <w:jc w:val="both"/>
      </w:pPr>
      <w:r>
        <w:t>The ReLU function has an advantage over other activation functions. A neuron that receives</w:t>
      </w:r>
      <w:r>
        <w:rPr>
          <w:spacing w:val="1"/>
        </w:rPr>
        <w:t xml:space="preserve"> </w:t>
      </w:r>
      <w:r>
        <w:t>negative input becomes eliminated and becomes zero. On the other hand, the neuron activates</w:t>
      </w:r>
      <w:r>
        <w:rPr>
          <w:spacing w:val="1"/>
        </w:rPr>
        <w:t xml:space="preserve"> </w:t>
      </w:r>
      <w:r>
        <w:rPr>
          <w:spacing w:val="-1"/>
        </w:rPr>
        <w:t>and</w:t>
      </w:r>
      <w:r>
        <w:rPr>
          <w:spacing w:val="-15"/>
        </w:rPr>
        <w:t xml:space="preserve"> </w:t>
      </w:r>
      <w:r>
        <w:rPr>
          <w:spacing w:val="-1"/>
        </w:rPr>
        <w:t>returns</w:t>
      </w:r>
      <w:r>
        <w:rPr>
          <w:spacing w:val="-12"/>
        </w:rPr>
        <w:t xml:space="preserve"> </w:t>
      </w:r>
      <w:r>
        <w:rPr>
          <w:spacing w:val="-1"/>
        </w:rPr>
        <w:t>a</w:t>
      </w:r>
      <w:r>
        <w:rPr>
          <w:spacing w:val="-16"/>
        </w:rPr>
        <w:t xml:space="preserve"> </w:t>
      </w:r>
      <w:r>
        <w:t>positive</w:t>
      </w:r>
      <w:r>
        <w:rPr>
          <w:spacing w:val="-16"/>
        </w:rPr>
        <w:t xml:space="preserve"> </w:t>
      </w:r>
      <w:r>
        <w:t>value</w:t>
      </w:r>
      <w:r>
        <w:rPr>
          <w:spacing w:val="-16"/>
        </w:rPr>
        <w:t xml:space="preserve"> </w:t>
      </w:r>
      <w:r>
        <w:t>of</w:t>
      </w:r>
      <w:r>
        <w:rPr>
          <w:spacing w:val="-16"/>
        </w:rPr>
        <w:t xml:space="preserve"> </w:t>
      </w:r>
      <w:r>
        <w:t>x</w:t>
      </w:r>
      <w:r>
        <w:rPr>
          <w:spacing w:val="-15"/>
        </w:rPr>
        <w:t xml:space="preserve"> </w:t>
      </w:r>
      <w:r>
        <w:t>if</w:t>
      </w:r>
      <w:r>
        <w:rPr>
          <w:spacing w:val="-15"/>
        </w:rPr>
        <w:t xml:space="preserve"> </w:t>
      </w:r>
      <w:r>
        <w:t>the</w:t>
      </w:r>
      <w:r>
        <w:rPr>
          <w:spacing w:val="-15"/>
        </w:rPr>
        <w:t xml:space="preserve"> </w:t>
      </w:r>
      <w:r>
        <w:t>input</w:t>
      </w:r>
      <w:r>
        <w:rPr>
          <w:spacing w:val="-14"/>
        </w:rPr>
        <w:t xml:space="preserve"> </w:t>
      </w:r>
      <w:r>
        <w:t>is</w:t>
      </w:r>
      <w:r>
        <w:rPr>
          <w:spacing w:val="-14"/>
        </w:rPr>
        <w:t xml:space="preserve"> </w:t>
      </w:r>
      <w:r>
        <w:t>positive.</w:t>
      </w:r>
      <w:r>
        <w:rPr>
          <w:spacing w:val="-15"/>
        </w:rPr>
        <w:t xml:space="preserve"> </w:t>
      </w:r>
      <w:r>
        <w:t>Therefore,</w:t>
      </w:r>
      <w:r>
        <w:rPr>
          <w:spacing w:val="-13"/>
        </w:rPr>
        <w:t xml:space="preserve"> </w:t>
      </w:r>
      <w:r>
        <w:t>a</w:t>
      </w:r>
      <w:r>
        <w:rPr>
          <w:spacing w:val="-13"/>
        </w:rPr>
        <w:t xml:space="preserve"> </w:t>
      </w:r>
      <w:r>
        <w:t>dense</w:t>
      </w:r>
      <w:r>
        <w:rPr>
          <w:spacing w:val="-16"/>
        </w:rPr>
        <w:t xml:space="preserve"> </w:t>
      </w:r>
      <w:r>
        <w:t>and</w:t>
      </w:r>
      <w:r>
        <w:rPr>
          <w:spacing w:val="-15"/>
        </w:rPr>
        <w:t xml:space="preserve"> </w:t>
      </w:r>
      <w:r>
        <w:t>extremely</w:t>
      </w:r>
      <w:r>
        <w:rPr>
          <w:spacing w:val="-15"/>
        </w:rPr>
        <w:t xml:space="preserve"> </w:t>
      </w:r>
      <w:r>
        <w:t>effective</w:t>
      </w:r>
      <w:r>
        <w:rPr>
          <w:spacing w:val="-57"/>
        </w:rPr>
        <w:t xml:space="preserve"> </w:t>
      </w:r>
      <w:r>
        <w:t>network is formed, with just a few numbers of neurons being active at a time. Moreover, by</w:t>
      </w:r>
      <w:r>
        <w:rPr>
          <w:spacing w:val="1"/>
        </w:rPr>
        <w:t xml:space="preserve"> </w:t>
      </w:r>
      <w:r>
        <w:rPr>
          <w:spacing w:val="-1"/>
        </w:rPr>
        <w:t>solving</w:t>
      </w:r>
      <w:r>
        <w:rPr>
          <w:spacing w:val="-15"/>
        </w:rPr>
        <w:t xml:space="preserve"> </w:t>
      </w:r>
      <w:r>
        <w:rPr>
          <w:spacing w:val="-1"/>
        </w:rPr>
        <w:t>the</w:t>
      </w:r>
      <w:r>
        <w:rPr>
          <w:spacing w:val="-15"/>
        </w:rPr>
        <w:t xml:space="preserve"> </w:t>
      </w:r>
      <w:r>
        <w:t>vanishing</w:t>
      </w:r>
      <w:r>
        <w:rPr>
          <w:spacing w:val="-15"/>
        </w:rPr>
        <w:t xml:space="preserve"> </w:t>
      </w:r>
      <w:r>
        <w:t>gradient</w:t>
      </w:r>
      <w:r>
        <w:rPr>
          <w:spacing w:val="-15"/>
        </w:rPr>
        <w:t xml:space="preserve"> </w:t>
      </w:r>
      <w:r>
        <w:t>issue,</w:t>
      </w:r>
      <w:r>
        <w:rPr>
          <w:spacing w:val="-15"/>
        </w:rPr>
        <w:t xml:space="preserve"> </w:t>
      </w:r>
      <w:r>
        <w:t>the</w:t>
      </w:r>
      <w:r>
        <w:rPr>
          <w:spacing w:val="-15"/>
        </w:rPr>
        <w:t xml:space="preserve"> </w:t>
      </w:r>
      <w:r>
        <w:t>ReLU</w:t>
      </w:r>
      <w:r>
        <w:rPr>
          <w:spacing w:val="-13"/>
        </w:rPr>
        <w:t xml:space="preserve"> </w:t>
      </w:r>
      <w:r>
        <w:t>function</w:t>
      </w:r>
      <w:r>
        <w:rPr>
          <w:spacing w:val="-15"/>
        </w:rPr>
        <w:t xml:space="preserve"> </w:t>
      </w:r>
      <w:r>
        <w:t>has</w:t>
      </w:r>
      <w:r>
        <w:rPr>
          <w:spacing w:val="-15"/>
        </w:rPr>
        <w:t xml:space="preserve"> </w:t>
      </w:r>
      <w:r>
        <w:t>significantly</w:t>
      </w:r>
      <w:r>
        <w:rPr>
          <w:spacing w:val="-15"/>
        </w:rPr>
        <w:t xml:space="preserve"> </w:t>
      </w:r>
      <w:r>
        <w:t>enhanced</w:t>
      </w:r>
      <w:r>
        <w:rPr>
          <w:spacing w:val="-15"/>
        </w:rPr>
        <w:t xml:space="preserve"> </w:t>
      </w:r>
      <w:r>
        <w:t>deep</w:t>
      </w:r>
      <w:r>
        <w:rPr>
          <w:spacing w:val="-15"/>
        </w:rPr>
        <w:t xml:space="preserve"> </w:t>
      </w:r>
      <w:r>
        <w:t>learning.</w:t>
      </w:r>
    </w:p>
    <w:p>
      <w:pPr>
        <w:pStyle w:val="9"/>
        <w:tabs>
          <w:tab w:val="left" w:leader="dot" w:pos="8075"/>
        </w:tabs>
        <w:spacing w:before="202"/>
        <w:ind w:left="440"/>
        <w:jc w:val="both"/>
      </w:pPr>
      <w:r>
        <w:t>(</w:t>
      </w:r>
      <w:r>
        <w:rPr>
          <w:rFonts w:ascii="Cambria Math" w:eastAsia="Cambria Math"/>
        </w:rPr>
        <w:t>𝒙</w:t>
      </w:r>
      <w:r>
        <w:t>)</w:t>
      </w:r>
      <w:r>
        <w:rPr>
          <w:spacing w:val="-2"/>
        </w:rPr>
        <w:t xml:space="preserve"> </w:t>
      </w:r>
      <w:r>
        <w:t>=</w:t>
      </w:r>
      <w:r>
        <w:rPr>
          <w:spacing w:val="-1"/>
        </w:rPr>
        <w:t xml:space="preserve"> </w:t>
      </w:r>
      <w:r>
        <w:rPr>
          <w:rFonts w:ascii="Cambria Math" w:eastAsia="Cambria Math"/>
        </w:rPr>
        <w:t>𝐦𝐚𝐱</w:t>
      </w:r>
      <w:r>
        <w:t>(</w:t>
      </w:r>
      <w:r>
        <w:rPr>
          <w:rFonts w:ascii="Cambria Math" w:eastAsia="Cambria Math"/>
        </w:rPr>
        <w:t>𝟎</w:t>
      </w:r>
      <w:r>
        <w:t>,</w:t>
      </w:r>
      <w:r>
        <w:rPr>
          <w:rFonts w:ascii="Cambria Math" w:eastAsia="Cambria Math"/>
        </w:rPr>
        <w:t>𝑿</w:t>
      </w:r>
      <w:r>
        <w:t>)</w:t>
      </w:r>
      <w:r>
        <w:tab/>
      </w:r>
      <w:r>
        <w:t>Equations (2.1)</w:t>
      </w:r>
    </w:p>
    <w:p>
      <w:pPr>
        <w:pStyle w:val="9"/>
        <w:tabs>
          <w:tab w:val="left" w:leader="dot" w:pos="8075"/>
        </w:tabs>
        <w:spacing w:before="202"/>
        <w:ind w:left="440"/>
        <w:jc w:val="both"/>
      </w:pPr>
    </w:p>
    <w:p>
      <w:pPr>
        <w:pStyle w:val="9"/>
        <w:ind w:left="450"/>
        <w:rPr>
          <w:b/>
        </w:rPr>
      </w:pPr>
      <w:r>
        <w:rPr>
          <w:b/>
        </w:rPr>
        <w:t>SoftMax Function</w:t>
      </w:r>
    </w:p>
    <w:p>
      <w:pPr>
        <w:pStyle w:val="9"/>
        <w:spacing w:before="4"/>
        <w:rPr>
          <w:b/>
          <w:sz w:val="29"/>
        </w:rPr>
      </w:pPr>
    </w:p>
    <w:p>
      <w:pPr>
        <w:pStyle w:val="9"/>
        <w:spacing w:before="1" w:line="360" w:lineRule="auto"/>
        <w:ind w:left="440" w:right="754"/>
      </w:pPr>
      <w:r>
        <w:t>An array of real numbers is fed into the Softmax function, which returns a matrix of values</w:t>
      </w:r>
      <w:r>
        <w:rPr>
          <w:spacing w:val="1"/>
        </w:rPr>
        <w:t xml:space="preserve"> </w:t>
      </w:r>
      <w:r>
        <w:t>appropriate</w:t>
      </w:r>
      <w:r>
        <w:rPr>
          <w:spacing w:val="-1"/>
        </w:rPr>
        <w:t xml:space="preserve"> </w:t>
      </w:r>
      <w:r>
        <w:t>to</w:t>
      </w:r>
      <w:r>
        <w:rPr>
          <w:spacing w:val="-1"/>
        </w:rPr>
        <w:t xml:space="preserve"> </w:t>
      </w:r>
      <w:r>
        <w:t>the</w:t>
      </w:r>
      <w:r>
        <w:rPr>
          <w:spacing w:val="1"/>
        </w:rPr>
        <w:t xml:space="preserve"> </w:t>
      </w:r>
      <w:r>
        <w:t>exponential</w:t>
      </w:r>
      <w:r>
        <w:rPr>
          <w:spacing w:val="-1"/>
        </w:rPr>
        <w:t xml:space="preserve"> </w:t>
      </w:r>
      <w:r>
        <w:t>numbers of</w:t>
      </w:r>
      <w:r>
        <w:rPr>
          <w:spacing w:val="-3"/>
        </w:rPr>
        <w:t xml:space="preserve"> </w:t>
      </w:r>
      <w:r>
        <w:t>the input</w:t>
      </w:r>
      <w:r>
        <w:rPr>
          <w:spacing w:val="-1"/>
        </w:rPr>
        <w:t xml:space="preserve"> </w:t>
      </w:r>
      <w:r>
        <w:t>values. To</w:t>
      </w:r>
      <w:r>
        <w:rPr>
          <w:spacing w:val="-1"/>
        </w:rPr>
        <w:t xml:space="preserve"> </w:t>
      </w:r>
      <w:r>
        <w:t>make</w:t>
      </w:r>
      <w:r>
        <w:rPr>
          <w:spacing w:val="-2"/>
        </w:rPr>
        <w:t xml:space="preserve"> </w:t>
      </w:r>
      <w:r>
        <w:t>sure</w:t>
      </w:r>
      <w:r>
        <w:rPr>
          <w:spacing w:val="-2"/>
        </w:rPr>
        <w:t xml:space="preserve"> </w:t>
      </w:r>
      <w:r>
        <w:t>the output</w:t>
      </w:r>
      <w:r>
        <w:rPr>
          <w:spacing w:val="-1"/>
        </w:rPr>
        <w:t xml:space="preserve"> </w:t>
      </w:r>
      <w:r>
        <w:t>numbers</w:t>
      </w:r>
      <w:r>
        <w:rPr>
          <w:spacing w:val="-57"/>
        </w:rPr>
        <w:t xml:space="preserve"> </w:t>
      </w:r>
      <w:r>
        <w:t>can</w:t>
      </w:r>
      <w:r>
        <w:rPr>
          <w:spacing w:val="-1"/>
        </w:rPr>
        <w:t xml:space="preserve"> </w:t>
      </w:r>
      <w:r>
        <w:t>be</w:t>
      </w:r>
      <w:r>
        <w:rPr>
          <w:spacing w:val="-1"/>
        </w:rPr>
        <w:t xml:space="preserve"> </w:t>
      </w:r>
      <w:r>
        <w:t>understood as probabilities, they are</w:t>
      </w:r>
      <w:r>
        <w:rPr>
          <w:spacing w:val="-2"/>
        </w:rPr>
        <w:t xml:space="preserve"> </w:t>
      </w:r>
      <w:r>
        <w:t>normalized</w:t>
      </w:r>
      <w:r>
        <w:rPr>
          <w:spacing w:val="-1"/>
        </w:rPr>
        <w:t xml:space="preserve"> </w:t>
      </w:r>
      <w:r>
        <w:t>to have</w:t>
      </w:r>
      <w:r>
        <w:rPr>
          <w:spacing w:val="-2"/>
        </w:rPr>
        <w:t xml:space="preserve"> </w:t>
      </w:r>
      <w:r>
        <w:t>a</w:t>
      </w:r>
      <w:r>
        <w:rPr>
          <w:spacing w:val="-1"/>
        </w:rPr>
        <w:t xml:space="preserve"> </w:t>
      </w:r>
      <w:r>
        <w:t>sum of 1.</w:t>
      </w:r>
    </w:p>
    <w:p>
      <w:pPr>
        <w:pStyle w:val="9"/>
        <w:tabs>
          <w:tab w:val="left" w:leader="hyphen" w:pos="7130"/>
        </w:tabs>
        <w:spacing w:before="2"/>
        <w:ind w:left="440"/>
      </w:pPr>
      <w:r>
        <w:t>SoftMax(x)</w:t>
      </w:r>
      <w:r>
        <w:rPr>
          <w:spacing w:val="-3"/>
        </w:rPr>
        <w:t xml:space="preserve"> </w:t>
      </w:r>
      <w:r>
        <w:t>=</w:t>
      </w:r>
      <w:r>
        <w:rPr>
          <w:spacing w:val="-1"/>
        </w:rPr>
        <w:t xml:space="preserve"> </w:t>
      </w:r>
      <w:r>
        <w:t>exp(x)</w:t>
      </w:r>
      <w:r>
        <w:rPr>
          <w:spacing w:val="-2"/>
        </w:rPr>
        <w:t xml:space="preserve"> </w:t>
      </w:r>
      <w:r>
        <w:t>/</w:t>
      </w:r>
      <w:r>
        <w:rPr>
          <w:spacing w:val="-1"/>
        </w:rPr>
        <w:t xml:space="preserve"> </w:t>
      </w:r>
      <w:r>
        <w:t>sum</w:t>
      </w:r>
      <w:r>
        <w:rPr>
          <w:spacing w:val="1"/>
        </w:rPr>
        <w:t xml:space="preserve"> </w:t>
      </w:r>
      <w:r>
        <w:t>(exp(x))</w:t>
      </w:r>
      <w:r>
        <w:tab/>
      </w:r>
      <w:r>
        <w:t>Equations</w:t>
      </w:r>
      <w:r>
        <w:rPr>
          <w:spacing w:val="1"/>
        </w:rPr>
        <w:t xml:space="preserve"> </w:t>
      </w:r>
      <w:r>
        <w:t>(2.2)</w:t>
      </w:r>
    </w:p>
    <w:p>
      <w:pPr>
        <w:pStyle w:val="9"/>
        <w:spacing w:before="136" w:line="360" w:lineRule="auto"/>
        <w:ind w:left="440" w:right="668"/>
      </w:pPr>
      <w:r>
        <w:t>Where</w:t>
      </w:r>
      <w:r>
        <w:rPr>
          <w:spacing w:val="-3"/>
        </w:rPr>
        <w:t xml:space="preserve"> </w:t>
      </w:r>
      <w:r>
        <w:rPr>
          <w:sz w:val="20"/>
        </w:rPr>
        <w:t>x</w:t>
      </w:r>
      <w:r>
        <w:rPr>
          <w:spacing w:val="10"/>
          <w:sz w:val="20"/>
        </w:rPr>
        <w:t xml:space="preserve"> </w:t>
      </w:r>
      <w:r>
        <w:t>is the</w:t>
      </w:r>
      <w:r>
        <w:rPr>
          <w:spacing w:val="-2"/>
        </w:rPr>
        <w:t xml:space="preserve"> </w:t>
      </w:r>
      <w:r>
        <w:t>input</w:t>
      </w:r>
      <w:r>
        <w:rPr>
          <w:spacing w:val="-1"/>
        </w:rPr>
        <w:t xml:space="preserve"> </w:t>
      </w:r>
      <w:r>
        <w:t xml:space="preserve">vector, </w:t>
      </w:r>
      <w:r>
        <w:rPr>
          <w:sz w:val="20"/>
        </w:rPr>
        <w:t>exp</w:t>
      </w:r>
      <w:r>
        <w:rPr>
          <w:spacing w:val="10"/>
          <w:sz w:val="20"/>
        </w:rPr>
        <w:t xml:space="preserve"> </w:t>
      </w:r>
      <w:r>
        <w:t>is</w:t>
      </w:r>
      <w:r>
        <w:rPr>
          <w:spacing w:val="-1"/>
        </w:rPr>
        <w:t xml:space="preserve"> </w:t>
      </w:r>
      <w:r>
        <w:t>the</w:t>
      </w:r>
      <w:r>
        <w:rPr>
          <w:spacing w:val="-1"/>
        </w:rPr>
        <w:t xml:space="preserve"> </w:t>
      </w:r>
      <w:r>
        <w:t>exponential</w:t>
      </w:r>
      <w:r>
        <w:rPr>
          <w:spacing w:val="-1"/>
        </w:rPr>
        <w:t xml:space="preserve"> </w:t>
      </w:r>
      <w:r>
        <w:t>function,</w:t>
      </w:r>
      <w:r>
        <w:rPr>
          <w:spacing w:val="-1"/>
        </w:rPr>
        <w:t xml:space="preserve"> </w:t>
      </w:r>
      <w:r>
        <w:t>and</w:t>
      </w:r>
      <w:r>
        <w:rPr>
          <w:spacing w:val="1"/>
        </w:rPr>
        <w:t xml:space="preserve"> </w:t>
      </w:r>
      <w:r>
        <w:rPr>
          <w:sz w:val="20"/>
        </w:rPr>
        <w:t>sum</w:t>
      </w:r>
      <w:r>
        <w:rPr>
          <w:spacing w:val="10"/>
          <w:sz w:val="20"/>
        </w:rPr>
        <w:t xml:space="preserve"> </w:t>
      </w:r>
      <w:r>
        <w:t>is</w:t>
      </w:r>
      <w:r>
        <w:rPr>
          <w:spacing w:val="-1"/>
        </w:rPr>
        <w:t xml:space="preserve"> </w:t>
      </w:r>
      <w:r>
        <w:t>the</w:t>
      </w:r>
      <w:r>
        <w:rPr>
          <w:spacing w:val="-1"/>
        </w:rPr>
        <w:t xml:space="preserve"> </w:t>
      </w:r>
      <w:r>
        <w:t>sum</w:t>
      </w:r>
      <w:r>
        <w:rPr>
          <w:spacing w:val="-1"/>
        </w:rPr>
        <w:t xml:space="preserve"> </w:t>
      </w:r>
      <w:r>
        <w:t>of</w:t>
      </w:r>
      <w:r>
        <w:rPr>
          <w:spacing w:val="-1"/>
        </w:rPr>
        <w:t xml:space="preserve"> </w:t>
      </w:r>
      <w:r>
        <w:t>the</w:t>
      </w:r>
      <w:r>
        <w:rPr>
          <w:spacing w:val="-2"/>
        </w:rPr>
        <w:t xml:space="preserve"> </w:t>
      </w:r>
      <w:r>
        <w:t>elements</w:t>
      </w:r>
      <w:r>
        <w:rPr>
          <w:spacing w:val="-57"/>
        </w:rPr>
        <w:t xml:space="preserve"> </w:t>
      </w:r>
      <w:r>
        <w:t>in</w:t>
      </w:r>
      <w:r>
        <w:rPr>
          <w:spacing w:val="-1"/>
        </w:rPr>
        <w:t xml:space="preserve"> </w:t>
      </w:r>
      <w:r>
        <w:t>the</w:t>
      </w:r>
      <w:r>
        <w:rPr>
          <w:spacing w:val="-1"/>
        </w:rPr>
        <w:t xml:space="preserve"> </w:t>
      </w:r>
      <w:r>
        <w:t>input vector.</w:t>
      </w:r>
    </w:p>
    <w:p>
      <w:pPr>
        <w:pStyle w:val="9"/>
        <w:spacing w:before="136" w:line="360" w:lineRule="auto"/>
        <w:ind w:left="440" w:right="668"/>
        <w:rPr>
          <w:b/>
          <w:bCs/>
        </w:rPr>
      </w:pPr>
      <w:r>
        <w:rPr>
          <w:b/>
          <w:bCs/>
        </w:rPr>
        <w:t>Sigmoid Function</w:t>
      </w:r>
    </w:p>
    <w:p>
      <w:pPr>
        <w:pStyle w:val="9"/>
        <w:spacing w:before="240" w:line="360" w:lineRule="auto"/>
        <w:ind w:left="440" w:right="476"/>
        <w:jc w:val="both"/>
      </w:pPr>
      <w:r>
        <w:t>The sigmoid activation function, with an input of real numbers and an output in the range of 0-</w:t>
      </w:r>
      <w:r>
        <w:rPr>
          <w:spacing w:val="1"/>
        </w:rPr>
        <w:t xml:space="preserve"> </w:t>
      </w:r>
      <w:r>
        <w:t>1,</w:t>
      </w:r>
      <w:r>
        <w:rPr>
          <w:spacing w:val="-1"/>
        </w:rPr>
        <w:t xml:space="preserve"> </w:t>
      </w:r>
      <w:r>
        <w:t>has an 'S'-shaped</w:t>
      </w:r>
      <w:r>
        <w:rPr>
          <w:spacing w:val="2"/>
        </w:rPr>
        <w:t xml:space="preserve"> </w:t>
      </w:r>
      <w:r>
        <w:t>curve</w:t>
      </w:r>
      <w:r>
        <w:rPr>
          <w:spacing w:val="-1"/>
        </w:rPr>
        <w:t xml:space="preserve"> </w:t>
      </w:r>
      <w:r>
        <w:t>and a</w:t>
      </w:r>
      <w:r>
        <w:rPr>
          <w:spacing w:val="-1"/>
        </w:rPr>
        <w:t xml:space="preserve"> </w:t>
      </w:r>
      <w:r>
        <w:t>mathematical</w:t>
      </w:r>
      <w:r>
        <w:rPr>
          <w:spacing w:val="-1"/>
        </w:rPr>
        <w:t xml:space="preserve"> </w:t>
      </w:r>
      <w:r>
        <w:t>representation.</w:t>
      </w:r>
    </w:p>
    <w:p>
      <w:pPr>
        <w:pStyle w:val="9"/>
        <w:tabs>
          <w:tab w:val="left" w:leader="hyphen" w:pos="5637"/>
        </w:tabs>
        <w:spacing w:before="200"/>
        <w:ind w:left="440"/>
        <w:jc w:val="both"/>
      </w:pPr>
      <w:r>
        <w:t>(</w:t>
      </w:r>
      <w:r>
        <w:rPr>
          <w:rFonts w:ascii="Cambria Math" w:hAnsi="Cambria Math" w:eastAsia="Cambria Math"/>
        </w:rPr>
        <w:t>𝑥</w:t>
      </w:r>
      <w:r>
        <w:t>)</w:t>
      </w:r>
      <w:r>
        <w:rPr>
          <w:rFonts w:ascii="Cambria Math" w:hAnsi="Cambria Math" w:eastAsia="Cambria Math"/>
        </w:rPr>
        <w:t>𝑠𝑖𝑔𝑚</w:t>
      </w:r>
      <w:r>
        <w:rPr>
          <w:rFonts w:ascii="Cambria Math" w:hAnsi="Cambria Math" w:eastAsia="Cambria Math"/>
          <w:spacing w:val="6"/>
        </w:rPr>
        <w:t xml:space="preserve"> </w:t>
      </w:r>
      <w:r>
        <w:t>=</w:t>
      </w:r>
      <w:r>
        <w:rPr>
          <w:spacing w:val="-1"/>
        </w:rPr>
        <w:t xml:space="preserve"> </w:t>
      </w:r>
      <w:r>
        <w:t>1/</w:t>
      </w:r>
      <w:r>
        <w:rPr>
          <w:spacing w:val="-1"/>
        </w:rPr>
        <w:t xml:space="preserve"> </w:t>
      </w:r>
      <w:r>
        <w:t>1+</w:t>
      </w:r>
      <w:r>
        <w:rPr>
          <w:rFonts w:ascii="Cambria Math" w:hAnsi="Cambria Math" w:eastAsia="Cambria Math"/>
        </w:rPr>
        <w:t>𝑒</w:t>
      </w:r>
      <w:r>
        <w:t>−</w:t>
      </w:r>
      <w:r>
        <w:rPr>
          <w:rFonts w:ascii="Cambria Math" w:hAnsi="Cambria Math" w:eastAsia="Cambria Math"/>
        </w:rPr>
        <w:t>𝑥</w:t>
      </w:r>
      <w:r>
        <w:tab/>
      </w:r>
      <w:r>
        <w:t>Equations (2.3)</w:t>
      </w:r>
    </w:p>
    <w:p>
      <w:pPr>
        <w:pStyle w:val="9"/>
        <w:spacing w:before="6"/>
        <w:rPr>
          <w:sz w:val="29"/>
        </w:rPr>
      </w:pPr>
    </w:p>
    <w:p>
      <w:pPr>
        <w:pStyle w:val="9"/>
        <w:ind w:left="450"/>
        <w:rPr>
          <w:b/>
        </w:rPr>
      </w:pPr>
      <w:r>
        <w:rPr>
          <w:b/>
        </w:rPr>
        <w:t>Batch Normalization Layer</w:t>
      </w:r>
    </w:p>
    <w:p>
      <w:pPr>
        <w:pStyle w:val="9"/>
        <w:spacing w:before="6"/>
        <w:rPr>
          <w:b/>
          <w:sz w:val="22"/>
        </w:rPr>
      </w:pPr>
    </w:p>
    <w:p>
      <w:pPr>
        <w:pStyle w:val="9"/>
        <w:spacing w:line="360" w:lineRule="auto"/>
        <w:ind w:left="440" w:right="481"/>
        <w:jc w:val="both"/>
      </w:pPr>
      <w:r>
        <w:t>Batch normalization is a technique used to reduce the convergence time of a network by</w:t>
      </w:r>
      <w:r>
        <w:rPr>
          <w:spacing w:val="1"/>
        </w:rPr>
        <w:t xml:space="preserve"> </w:t>
      </w:r>
      <w:r>
        <w:t>controlling</w:t>
      </w:r>
      <w:r>
        <w:rPr>
          <w:spacing w:val="1"/>
        </w:rPr>
        <w:t xml:space="preserve"> </w:t>
      </w:r>
      <w:r>
        <w:t>the</w:t>
      </w:r>
      <w:r>
        <w:rPr>
          <w:spacing w:val="1"/>
        </w:rPr>
        <w:t xml:space="preserve"> </w:t>
      </w:r>
      <w:r>
        <w:t>internal</w:t>
      </w:r>
      <w:r>
        <w:rPr>
          <w:spacing w:val="1"/>
        </w:rPr>
        <w:t xml:space="preserve"> </w:t>
      </w:r>
      <w:r>
        <w:t>covariance</w:t>
      </w:r>
      <w:r>
        <w:rPr>
          <w:spacing w:val="1"/>
        </w:rPr>
        <w:t xml:space="preserve"> </w:t>
      </w:r>
      <w:r>
        <w:t>shift</w:t>
      </w:r>
      <w:r>
        <w:rPr>
          <w:spacing w:val="1"/>
        </w:rPr>
        <w:t xml:space="preserve"> </w:t>
      </w:r>
      <w:r>
        <w:t>between</w:t>
      </w:r>
      <w:r>
        <w:rPr>
          <w:spacing w:val="1"/>
        </w:rPr>
        <w:t xml:space="preserve"> </w:t>
      </w:r>
      <w:r>
        <w:t>feature-maps,</w:t>
      </w:r>
      <w:r>
        <w:rPr>
          <w:spacing w:val="1"/>
        </w:rPr>
        <w:t xml:space="preserve"> </w:t>
      </w:r>
      <w:r>
        <w:t>which</w:t>
      </w:r>
      <w:r>
        <w:rPr>
          <w:spacing w:val="1"/>
        </w:rPr>
        <w:t xml:space="preserve"> </w:t>
      </w:r>
      <w:r>
        <w:t>can</w:t>
      </w:r>
      <w:r>
        <w:rPr>
          <w:spacing w:val="1"/>
        </w:rPr>
        <w:t xml:space="preserve"> </w:t>
      </w:r>
      <w:r>
        <w:t>slow</w:t>
      </w:r>
      <w:r>
        <w:rPr>
          <w:spacing w:val="1"/>
        </w:rPr>
        <w:t xml:space="preserve"> </w:t>
      </w:r>
      <w:r>
        <w:t>down</w:t>
      </w:r>
      <w:r>
        <w:rPr>
          <w:spacing w:val="1"/>
        </w:rPr>
        <w:t xml:space="preserve"> </w:t>
      </w:r>
      <w:r>
        <w:t>convergence</w:t>
      </w:r>
      <w:r>
        <w:rPr>
          <w:spacing w:val="-2"/>
        </w:rPr>
        <w:t xml:space="preserve"> </w:t>
      </w:r>
      <w:r>
        <w:t>time by forcing the</w:t>
      </w:r>
      <w:r>
        <w:rPr>
          <w:spacing w:val="-1"/>
        </w:rPr>
        <w:t xml:space="preserve"> </w:t>
      </w:r>
      <w:r>
        <w:t>learning rate</w:t>
      </w:r>
      <w:r>
        <w:rPr>
          <w:spacing w:val="-1"/>
        </w:rPr>
        <w:t xml:space="preserve"> </w:t>
      </w:r>
      <w:r>
        <w:t>to a smaller</w:t>
      </w:r>
      <w:r>
        <w:rPr>
          <w:spacing w:val="-1"/>
        </w:rPr>
        <w:t xml:space="preserve"> </w:t>
      </w:r>
      <w:r>
        <w:t>value.</w:t>
      </w:r>
      <w:r>
        <w:rPr>
          <w:spacing w:val="2"/>
        </w:rPr>
        <w:t xml:space="preserve"> </w:t>
      </w:r>
      <w:r>
        <w:t>[47].</w:t>
      </w:r>
    </w:p>
    <w:p>
      <w:pPr>
        <w:pStyle w:val="9"/>
        <w:ind w:left="450"/>
        <w:rPr>
          <w:b/>
        </w:rPr>
      </w:pPr>
      <w:r>
        <w:rPr>
          <w:b/>
        </w:rPr>
        <w:t>Hyper parameters</w:t>
      </w:r>
    </w:p>
    <w:p>
      <w:pPr>
        <w:pStyle w:val="9"/>
        <w:spacing w:before="1"/>
        <w:rPr>
          <w:b/>
          <w:sz w:val="21"/>
        </w:rPr>
      </w:pPr>
    </w:p>
    <w:p>
      <w:pPr>
        <w:pStyle w:val="9"/>
        <w:spacing w:line="360" w:lineRule="auto"/>
        <w:ind w:left="440" w:right="486"/>
        <w:jc w:val="both"/>
      </w:pPr>
      <w:r>
        <w:rPr>
          <w:b/>
        </w:rPr>
        <w:t>Stride</w:t>
      </w:r>
      <w:r>
        <w:t>: In the context of convolutional neural networks (CNNs), the stride refers to the number</w:t>
      </w:r>
      <w:r>
        <w:rPr>
          <w:spacing w:val="1"/>
        </w:rPr>
        <w:t xml:space="preserve"> </w:t>
      </w:r>
      <w:r>
        <w:t>of pixels the convolution filter or kernel moves at each step during the convolution operation.</w:t>
      </w:r>
      <w:r>
        <w:rPr>
          <w:spacing w:val="1"/>
        </w:rPr>
        <w:t xml:space="preserve"> </w:t>
      </w:r>
      <w:r>
        <w:t>[47].</w:t>
      </w:r>
    </w:p>
    <w:p>
      <w:pPr>
        <w:pStyle w:val="9"/>
        <w:spacing w:before="200" w:line="360" w:lineRule="auto"/>
        <w:ind w:left="440" w:right="485"/>
        <w:jc w:val="both"/>
      </w:pPr>
      <w:r>
        <w:rPr>
          <w:b/>
        </w:rPr>
        <w:t xml:space="preserve">Filter size: </w:t>
      </w:r>
      <w:r>
        <w:t>In the context of convolutional neural networks (CNNs), the filter size refers to the</w:t>
      </w:r>
      <w:r>
        <w:rPr>
          <w:spacing w:val="1"/>
        </w:rPr>
        <w:t xml:space="preserve"> </w:t>
      </w:r>
      <w:r>
        <w:t>dimensions of the convolution kernels or filters used in the convolutional layers of the network</w:t>
      </w:r>
      <w:r>
        <w:rPr>
          <w:spacing w:val="1"/>
        </w:rPr>
        <w:t xml:space="preserve"> </w:t>
      </w:r>
      <w:r>
        <w:t>[47].</w:t>
      </w:r>
    </w:p>
    <w:p>
      <w:pPr>
        <w:pStyle w:val="9"/>
        <w:spacing w:before="199" w:line="360" w:lineRule="auto"/>
        <w:ind w:left="440" w:right="480"/>
        <w:jc w:val="both"/>
      </w:pPr>
      <w:r>
        <w:rPr>
          <w:b/>
        </w:rPr>
        <w:t>Padding</w:t>
      </w:r>
      <w:r>
        <w:t>: Padding is a technique used to maintain spatial size after convolution by adding zero</w:t>
      </w:r>
      <w:r>
        <w:rPr>
          <w:spacing w:val="1"/>
        </w:rPr>
        <w:t xml:space="preserve"> </w:t>
      </w:r>
      <w:r>
        <w:t>columns</w:t>
      </w:r>
      <w:r>
        <w:rPr>
          <w:spacing w:val="-11"/>
        </w:rPr>
        <w:t xml:space="preserve"> </w:t>
      </w:r>
      <w:r>
        <w:t>and</w:t>
      </w:r>
      <w:r>
        <w:rPr>
          <w:spacing w:val="-10"/>
        </w:rPr>
        <w:t xml:space="preserve"> </w:t>
      </w:r>
      <w:r>
        <w:t>rows,</w:t>
      </w:r>
      <w:r>
        <w:rPr>
          <w:spacing w:val="-11"/>
        </w:rPr>
        <w:t xml:space="preserve"> </w:t>
      </w:r>
      <w:r>
        <w:t>thereby</w:t>
      </w:r>
      <w:r>
        <w:rPr>
          <w:spacing w:val="-10"/>
        </w:rPr>
        <w:t xml:space="preserve"> </w:t>
      </w:r>
      <w:r>
        <w:t>improving</w:t>
      </w:r>
      <w:r>
        <w:rPr>
          <w:spacing w:val="-11"/>
        </w:rPr>
        <w:t xml:space="preserve"> </w:t>
      </w:r>
      <w:r>
        <w:t>performance</w:t>
      </w:r>
      <w:r>
        <w:rPr>
          <w:spacing w:val="-9"/>
        </w:rPr>
        <w:t xml:space="preserve"> </w:t>
      </w:r>
      <w:r>
        <w:t>by</w:t>
      </w:r>
      <w:r>
        <w:rPr>
          <w:spacing w:val="-11"/>
        </w:rPr>
        <w:t xml:space="preserve"> </w:t>
      </w:r>
      <w:r>
        <w:t>preserving</w:t>
      </w:r>
      <w:r>
        <w:rPr>
          <w:spacing w:val="-10"/>
        </w:rPr>
        <w:t xml:space="preserve"> </w:t>
      </w:r>
      <w:r>
        <w:t>information</w:t>
      </w:r>
      <w:r>
        <w:rPr>
          <w:spacing w:val="-11"/>
        </w:rPr>
        <w:t xml:space="preserve"> </w:t>
      </w:r>
      <w:r>
        <w:t>around</w:t>
      </w:r>
      <w:r>
        <w:rPr>
          <w:spacing w:val="-9"/>
        </w:rPr>
        <w:t xml:space="preserve"> </w:t>
      </w:r>
      <w:r>
        <w:t>edges.</w:t>
      </w:r>
      <w:r>
        <w:rPr>
          <w:spacing w:val="-8"/>
        </w:rPr>
        <w:t xml:space="preserve"> </w:t>
      </w:r>
      <w:r>
        <w:t>The</w:t>
      </w:r>
      <w:r>
        <w:rPr>
          <w:spacing w:val="-58"/>
        </w:rPr>
        <w:t xml:space="preserve"> </w:t>
      </w:r>
      <w:r>
        <w:t>Padding Hyper parameter typically remains constant, ensuring the output size is the same as the</w:t>
      </w:r>
      <w:r>
        <w:rPr>
          <w:spacing w:val="-57"/>
        </w:rPr>
        <w:t xml:space="preserve"> </w:t>
      </w:r>
      <w:r>
        <w:t>input size. If the number of columns is odd, additional columns are added to the right network</w:t>
      </w:r>
      <w:r>
        <w:rPr>
          <w:spacing w:val="1"/>
        </w:rPr>
        <w:t xml:space="preserve"> </w:t>
      </w:r>
      <w:r>
        <w:t>filter,</w:t>
      </w:r>
      <w:r>
        <w:rPr>
          <w:spacing w:val="-1"/>
        </w:rPr>
        <w:t xml:space="preserve"> </w:t>
      </w:r>
      <w:r>
        <w:t>affecting the movement in an image</w:t>
      </w:r>
      <w:r>
        <w:rPr>
          <w:spacing w:val="-2"/>
        </w:rPr>
        <w:t xml:space="preserve"> </w:t>
      </w:r>
      <w:r>
        <w:t>or video.</w:t>
      </w:r>
      <w:r>
        <w:rPr>
          <w:spacing w:val="2"/>
        </w:rPr>
        <w:t xml:space="preserve"> </w:t>
      </w:r>
      <w:r>
        <w:t>[47].</w:t>
      </w:r>
    </w:p>
    <w:p>
      <w:pPr>
        <w:pStyle w:val="9"/>
        <w:spacing w:before="201" w:line="362" w:lineRule="auto"/>
        <w:ind w:left="440" w:right="485"/>
        <w:jc w:val="both"/>
      </w:pPr>
      <w:r>
        <w:rPr>
          <w:b/>
        </w:rPr>
        <w:t xml:space="preserve">Batch size: </w:t>
      </w:r>
      <w:r>
        <w:t>batch size refers to the number of samples (data points) that are passed through the</w:t>
      </w:r>
      <w:r>
        <w:rPr>
          <w:spacing w:val="1"/>
        </w:rPr>
        <w:t xml:space="preserve"> </w:t>
      </w:r>
      <w:r>
        <w:t>model</w:t>
      </w:r>
      <w:r>
        <w:rPr>
          <w:spacing w:val="-1"/>
        </w:rPr>
        <w:t xml:space="preserve"> </w:t>
      </w:r>
      <w:r>
        <w:t>during each iteration of</w:t>
      </w:r>
      <w:r>
        <w:rPr>
          <w:spacing w:val="-1"/>
        </w:rPr>
        <w:t xml:space="preserve"> </w:t>
      </w:r>
      <w:r>
        <w:t>the training process.</w:t>
      </w:r>
    </w:p>
    <w:p>
      <w:pPr>
        <w:pStyle w:val="9"/>
        <w:spacing w:before="194" w:line="360" w:lineRule="auto"/>
        <w:ind w:left="440" w:right="486"/>
        <w:jc w:val="both"/>
      </w:pPr>
      <w:r>
        <w:rPr>
          <w:b/>
        </w:rPr>
        <w:t>Epoch</w:t>
      </w:r>
      <w:r>
        <w:t>: In the context of machine learning, particularly in the training of neural networks, an</w:t>
      </w:r>
      <w:r>
        <w:rPr>
          <w:spacing w:val="1"/>
        </w:rPr>
        <w:t xml:space="preserve"> </w:t>
      </w:r>
      <w:r>
        <w:t>epoch</w:t>
      </w:r>
      <w:r>
        <w:rPr>
          <w:spacing w:val="-1"/>
        </w:rPr>
        <w:t xml:space="preserve"> </w:t>
      </w:r>
      <w:r>
        <w:t>refers to one</w:t>
      </w:r>
      <w:r>
        <w:rPr>
          <w:spacing w:val="-1"/>
        </w:rPr>
        <w:t xml:space="preserve"> </w:t>
      </w:r>
      <w:r>
        <w:t>complete</w:t>
      </w:r>
      <w:r>
        <w:rPr>
          <w:spacing w:val="-1"/>
        </w:rPr>
        <w:t xml:space="preserve"> </w:t>
      </w:r>
      <w:r>
        <w:t>pass</w:t>
      </w:r>
      <w:r>
        <w:rPr>
          <w:spacing w:val="-1"/>
        </w:rPr>
        <w:t xml:space="preserve"> </w:t>
      </w:r>
      <w:r>
        <w:t>of the entire</w:t>
      </w:r>
      <w:r>
        <w:rPr>
          <w:spacing w:val="-1"/>
        </w:rPr>
        <w:t xml:space="preserve"> </w:t>
      </w:r>
      <w:r>
        <w:t>training dataset through</w:t>
      </w:r>
      <w:r>
        <w:rPr>
          <w:spacing w:val="-1"/>
        </w:rPr>
        <w:t xml:space="preserve"> </w:t>
      </w:r>
      <w:r>
        <w:t>the</w:t>
      </w:r>
      <w:r>
        <w:rPr>
          <w:spacing w:val="1"/>
        </w:rPr>
        <w:t xml:space="preserve"> </w:t>
      </w:r>
      <w:r>
        <w:t>model.</w:t>
      </w:r>
    </w:p>
    <w:p>
      <w:pPr>
        <w:pStyle w:val="3"/>
        <w:numPr>
          <w:ilvl w:val="1"/>
          <w:numId w:val="8"/>
        </w:numPr>
        <w:ind w:left="990" w:hanging="540"/>
        <w:rPr>
          <w:sz w:val="28"/>
        </w:rPr>
      </w:pPr>
      <w:bookmarkStart w:id="80" w:name="_bookmark62"/>
      <w:bookmarkEnd w:id="80"/>
      <w:bookmarkStart w:id="81" w:name="_Toc230689948"/>
      <w:r>
        <w:rPr>
          <w:sz w:val="28"/>
        </w:rPr>
        <w:t>Transfer Learning and Fine Tuning</w:t>
      </w:r>
      <w:bookmarkEnd w:id="81"/>
    </w:p>
    <w:p>
      <w:pPr>
        <w:pStyle w:val="9"/>
        <w:spacing w:before="9"/>
        <w:rPr>
          <w:b/>
          <w:sz w:val="34"/>
        </w:rPr>
      </w:pPr>
    </w:p>
    <w:p>
      <w:pPr>
        <w:pStyle w:val="9"/>
        <w:spacing w:line="360" w:lineRule="auto"/>
        <w:ind w:left="440" w:right="479"/>
        <w:jc w:val="both"/>
      </w:pPr>
      <w:r>
        <w:t/>
      </w:r>
      <w:r>
        <w:rPr>
          <w:spacing w:val="1"/>
        </w:rPr>
        <w:t xml:space="preserve"/>
      </w:r>
      <w:r>
        <w:t/>
      </w:r>
      <w:r>
        <w:rPr>
          <w:spacing w:val="1"/>
        </w:rPr>
        <w:t xml:space="preserve"/>
      </w:r>
      <w:r>
        <w:t xml:space="preserve"/>
      </w:r>
      <w:commentRangeStart w:id="12"/>
      <w:r>
        <w:t xml:space="preserve"/>
      </w:r>
      <w:commentRangeEnd w:id="12"/>
      <w:r>
        <w:commentReference w:id="12"/>
      </w:r>
      <w:r>
        <w:t/>
      </w:r>
      <w:r>
        <w:rPr>
          <w:spacing w:val="1"/>
        </w:rPr>
        <w:t xml:space="preserve"/>
      </w:r>
      <w:r>
        <w:t/>
      </w:r>
      <w:r>
        <w:rPr>
          <w:spacing w:val="1"/>
        </w:rPr>
        <w:t xml:space="preserve"/>
      </w:r>
      <w:r>
        <w:t xml:space="preserve"/>
      </w:r>
      <w:commentRangeStart w:id="13"/>
      <w:r>
        <w:t/>
      </w:r>
      <w:r>
        <w:rPr>
          <w:spacing w:val="1"/>
        </w:rPr>
        <w:t xml:space="preserve"/>
      </w:r>
      <w:r>
        <w:t/>
      </w:r>
      <w:r>
        <w:rPr>
          <w:spacing w:val="-9"/>
        </w:rPr>
        <w:t xml:space="preserve"/>
      </w:r>
      <w:r>
        <w:t/>
      </w:r>
      <w:r>
        <w:rPr>
          <w:spacing w:val="-9"/>
        </w:rPr>
        <w:t xml:space="preserve"/>
      </w:r>
      <w:r>
        <w:t/>
      </w:r>
      <w:r>
        <w:rPr>
          <w:spacing w:val="-11"/>
        </w:rPr>
        <w:t xml:space="preserve"/>
      </w:r>
      <w:r>
        <w:t/>
      </w:r>
      <w:r>
        <w:rPr>
          <w:spacing w:val="-8"/>
        </w:rPr>
        <w:t xml:space="preserve"/>
      </w:r>
      <w:r>
        <w:t/>
      </w:r>
      <w:r>
        <w:rPr>
          <w:spacing w:val="-8"/>
        </w:rPr>
        <w:t xml:space="preserve"/>
      </w:r>
      <w:r>
        <w:t/>
      </w:r>
      <w:r>
        <w:rPr>
          <w:spacing w:val="-9"/>
        </w:rPr>
        <w:t xml:space="preserve"/>
      </w:r>
      <w:r>
        <w:t/>
      </w:r>
      <w:r>
        <w:rPr>
          <w:spacing w:val="-7"/>
        </w:rPr>
        <w:t xml:space="preserve"/>
      </w:r>
      <w:r>
        <w:t/>
      </w:r>
      <w:r>
        <w:rPr>
          <w:spacing w:val="-10"/>
        </w:rPr>
        <w:t xml:space="preserve"/>
      </w:r>
      <w:r>
        <w:t/>
      </w:r>
      <w:r>
        <w:rPr>
          <w:spacing w:val="-8"/>
        </w:rPr>
        <w:t xml:space="preserve"/>
      </w:r>
      <w:r>
        <w:t/>
      </w:r>
      <w:r>
        <w:rPr>
          <w:spacing w:val="-10"/>
        </w:rPr>
        <w:t xml:space="preserve"/>
      </w:r>
      <w:r>
        <w:t/>
      </w:r>
      <w:r>
        <w:rPr>
          <w:spacing w:val="-8"/>
        </w:rPr>
        <w:t xml:space="preserve"/>
      </w:r>
      <w:r>
        <w:t/>
      </w:r>
      <w:r>
        <w:rPr>
          <w:spacing w:val="-9"/>
        </w:rPr>
        <w:t xml:space="preserve"/>
      </w:r>
      <w:r>
        <w:t/>
      </w:r>
      <w:r>
        <w:rPr>
          <w:spacing w:val="-9"/>
        </w:rPr>
        <w:t xml:space="preserve"/>
      </w:r>
      <w:r>
        <w:t/>
      </w:r>
      <w:r>
        <w:rPr>
          <w:spacing w:val="-58"/>
        </w:rPr>
        <w:t xml:space="preserve"/>
      </w:r>
      <w:r>
        <w:t/>
      </w:r>
      <w:r>
        <w:rPr>
          <w:spacing w:val="-1"/>
        </w:rPr>
        <w:t xml:space="preserve"/>
      </w:r>
      <w:r>
        <w:t/>
      </w:r>
      <w:commentRangeEnd w:id="13"/>
      <w:r>
        <w:commentReference w:id="13"/>
      </w:r>
      <w:r>
        <w:t/>
      </w:r>
    </w:p>
    <w:p>
      <w:pPr>
        <w:jc w:val="both"/>
      </w:pPr>
      <w:r>
        <w:rPr>
          <w:rFonts w:ascii="Times New Roman" w:hAnsi="Times New Roman"/>
          <w:sz w:val="24"/>
          <w:color w:val="0000FF"/>
        </w:rPr>
        <w:t xml:space="preserve">The study uses only text data; medical and image examples are not applicable.</w:t>
      </w:r>
    </w:p>
    <w:p>
      <w:pPr>
        <w:jc w:val="both"/>
      </w:pPr>
      <w:r>
        <w:rPr>
          <w:rFonts w:ascii="Times New Roman" w:hAnsi="Times New Roman"/>
          <w:sz w:val="24"/>
          <w:color w:val="0000FF"/>
        </w:rPr>
        <w:t xml:space="preserve">Transfer learning here refers to text models: pretrained multilingual language models for Amharic (e.g., XLM-RoBERTa, AfriBERTa) are discussed as future work. Image-pretraining examples such as ImageNet are not relevant to this text task and are removed.</w:t>
      </w:r>
    </w:p>
    <w:p>
      <w:pPr>
        <w:pStyle w:val="3"/>
        <w:numPr>
          <w:ilvl w:val="1"/>
          <w:numId w:val="8"/>
        </w:numPr>
        <w:ind w:left="990" w:hanging="540"/>
      </w:pPr>
      <w:bookmarkStart w:id="82" w:name="_bookmark63"/>
      <w:bookmarkEnd w:id="82"/>
      <w:bookmarkStart w:id="83" w:name="_Toc230689949"/>
      <w:r>
        <w:rPr>
          <w:sz w:val="28"/>
        </w:rPr>
        <w:t>Explanation about the Used Models</w:t>
      </w:r>
      <w:bookmarkEnd w:id="83"/>
    </w:p>
    <w:p>
      <w:pPr>
        <w:pStyle w:val="9"/>
        <w:spacing w:before="8"/>
        <w:rPr>
          <w:b/>
          <w:sz w:val="34"/>
        </w:rPr>
      </w:pPr>
      <w:commentRangeStart w:id="14"/>
    </w:p>
    <w:p>
      <w:pPr>
        <w:jc w:val="both"/>
      </w:pPr>
      <w:r>
        <w:rPr>
          <w:rFonts w:ascii="Times New Roman" w:hAnsi="Times New Roman"/>
          <w:sz w:val="24"/>
          <w:color w:val="0000FF"/>
        </w:rPr>
        <w:t xml:space="preserve">CNNs are introduced once in the deep-learning background; the duplicate discussion is removed.</w:t>
      </w:r>
    </w:p>
    <w:p>
      <w:pPr>
        <w:pStyle w:val="4"/>
        <w:numPr>
          <w:ilvl w:val="2"/>
          <w:numId w:val="8"/>
        </w:numPr>
        <w:tabs>
          <w:tab w:val="left" w:pos="1881"/>
        </w:tabs>
        <w:ind w:left="1880" w:hanging="721"/>
        <w:jc w:val="left"/>
      </w:pPr>
      <w:bookmarkStart w:id="84" w:name="_bookmark64"/>
      <w:bookmarkEnd w:id="84"/>
      <w:bookmarkStart w:id="85" w:name="_Toc230689950"/>
      <w:r>
        <w:t>CNN</w:t>
      </w:r>
      <w:bookmarkEnd w:id="85"/>
      <w:commentRangeEnd w:id="14"/>
      <w:r>
        <w:commentReference w:id="14"/>
      </w:r>
    </w:p>
    <w:p>
      <w:pPr>
        <w:pStyle w:val="9"/>
        <w:spacing w:before="5"/>
        <w:rPr>
          <w:b/>
        </w:rPr>
      </w:pPr>
    </w:p>
    <w:p>
      <w:pPr>
        <w:pStyle w:val="9"/>
        <w:spacing w:line="360" w:lineRule="auto"/>
        <w:ind w:left="440" w:right="481"/>
        <w:jc w:val="both"/>
      </w:pPr>
      <w:r>
        <w:t>Fine-tuning is the process of training a CNN from a set of weights from a CNN that has already</w:t>
      </w:r>
      <w:r>
        <w:rPr>
          <w:spacing w:val="-57"/>
        </w:rPr>
        <w:t xml:space="preserve"> </w:t>
      </w:r>
      <w:r>
        <w:t>been trained. It is standard procedure to add a new fully connected layer with as many nodes as</w:t>
      </w:r>
      <w:r>
        <w:rPr>
          <w:spacing w:val="1"/>
        </w:rPr>
        <w:t xml:space="preserve"> </w:t>
      </w:r>
      <w:r>
        <w:t>the number of classes in the intended application in instead of the last fully connected layer of</w:t>
      </w:r>
      <w:r>
        <w:rPr>
          <w:spacing w:val="1"/>
        </w:rPr>
        <w:t xml:space="preserve"> </w:t>
      </w:r>
      <w:r>
        <w:rPr>
          <w:spacing w:val="-1"/>
        </w:rPr>
        <w:t>the</w:t>
      </w:r>
      <w:r>
        <w:rPr>
          <w:spacing w:val="-15"/>
        </w:rPr>
        <w:t xml:space="preserve"> </w:t>
      </w:r>
      <w:r>
        <w:rPr>
          <w:spacing w:val="-1"/>
        </w:rPr>
        <w:t>pre-trained</w:t>
      </w:r>
      <w:r>
        <w:rPr>
          <w:spacing w:val="-15"/>
        </w:rPr>
        <w:t xml:space="preserve"> </w:t>
      </w:r>
      <w:r>
        <w:rPr>
          <w:spacing w:val="-1"/>
        </w:rPr>
        <w:t>CNN.</w:t>
      </w:r>
      <w:r>
        <w:rPr>
          <w:spacing w:val="-15"/>
        </w:rPr>
        <w:t xml:space="preserve"> </w:t>
      </w:r>
      <w:r>
        <w:t>While</w:t>
      </w:r>
      <w:r>
        <w:rPr>
          <w:spacing w:val="-15"/>
        </w:rPr>
        <w:t xml:space="preserve"> </w:t>
      </w:r>
      <w:r>
        <w:t>the</w:t>
      </w:r>
      <w:r>
        <w:rPr>
          <w:spacing w:val="-15"/>
        </w:rPr>
        <w:t xml:space="preserve"> </w:t>
      </w:r>
      <w:r>
        <w:t>subsequent</w:t>
      </w:r>
      <w:r>
        <w:rPr>
          <w:spacing w:val="-14"/>
        </w:rPr>
        <w:t xml:space="preserve"> </w:t>
      </w:r>
      <w:r>
        <w:t>layers</w:t>
      </w:r>
      <w:r>
        <w:rPr>
          <w:spacing w:val="-15"/>
        </w:rPr>
        <w:t xml:space="preserve"> </w:t>
      </w:r>
      <w:r>
        <w:t>of</w:t>
      </w:r>
      <w:r>
        <w:rPr>
          <w:spacing w:val="-15"/>
        </w:rPr>
        <w:t xml:space="preserve"> </w:t>
      </w:r>
      <w:r>
        <w:t>a</w:t>
      </w:r>
      <w:r>
        <w:rPr>
          <w:spacing w:val="-16"/>
        </w:rPr>
        <w:t xml:space="preserve"> </w:t>
      </w:r>
      <w:r>
        <w:t>CNN</w:t>
      </w:r>
      <w:r>
        <w:rPr>
          <w:spacing w:val="-16"/>
        </w:rPr>
        <w:t xml:space="preserve"> </w:t>
      </w:r>
      <w:r>
        <w:t>learn</w:t>
      </w:r>
      <w:r>
        <w:rPr>
          <w:spacing w:val="-15"/>
        </w:rPr>
        <w:t xml:space="preserve"> </w:t>
      </w:r>
      <w:r>
        <w:t>increasingly</w:t>
      </w:r>
      <w:r>
        <w:rPr>
          <w:spacing w:val="-14"/>
        </w:rPr>
        <w:t xml:space="preserve"> </w:t>
      </w:r>
      <w:r>
        <w:t>high-level</w:t>
      </w:r>
      <w:r>
        <w:rPr>
          <w:spacing w:val="-14"/>
        </w:rPr>
        <w:t xml:space="preserve"> </w:t>
      </w:r>
      <w:r>
        <w:t>features</w:t>
      </w:r>
      <w:r>
        <w:rPr>
          <w:spacing w:val="-57"/>
        </w:rPr>
        <w:t xml:space="preserve"> </w:t>
      </w:r>
      <w:r>
        <w:t>more relevant to the classes of the targeted application, the earliest layers of a CNN generally</w:t>
      </w:r>
      <w:r>
        <w:rPr>
          <w:spacing w:val="1"/>
        </w:rPr>
        <w:t xml:space="preserve"> </w:t>
      </w:r>
      <w:r>
        <w:t>learn generic features like edge detectors or color blob detectors, which are applicable to many</w:t>
      </w:r>
      <w:r>
        <w:rPr>
          <w:spacing w:val="1"/>
        </w:rPr>
        <w:t xml:space="preserve"> </w:t>
      </w:r>
      <w:r>
        <w:t>vision</w:t>
      </w:r>
      <w:r>
        <w:rPr>
          <w:spacing w:val="-10"/>
        </w:rPr>
        <w:t xml:space="preserve"> </w:t>
      </w:r>
      <w:r>
        <w:t>tasks.</w:t>
      </w:r>
      <w:r>
        <w:rPr>
          <w:spacing w:val="-8"/>
        </w:rPr>
        <w:t xml:space="preserve"> </w:t>
      </w:r>
      <w:r>
        <w:t>[44].</w:t>
      </w:r>
      <w:r>
        <w:rPr>
          <w:spacing w:val="43"/>
        </w:rPr>
        <w:t xml:space="preserve"> </w:t>
      </w:r>
      <w:r>
        <w:t>Specifically</w:t>
      </w:r>
      <w:r>
        <w:rPr>
          <w:spacing w:val="-9"/>
        </w:rPr>
        <w:t xml:space="preserve"> </w:t>
      </w:r>
      <w:r>
        <w:t>Convolutional</w:t>
      </w:r>
      <w:r>
        <w:rPr>
          <w:spacing w:val="-9"/>
        </w:rPr>
        <w:t xml:space="preserve"> </w:t>
      </w:r>
      <w:r>
        <w:t>Neural</w:t>
      </w:r>
      <w:r>
        <w:rPr>
          <w:spacing w:val="-9"/>
        </w:rPr>
        <w:t xml:space="preserve"> </w:t>
      </w:r>
      <w:r>
        <w:t>Networks</w:t>
      </w:r>
      <w:r>
        <w:rPr>
          <w:spacing w:val="-6"/>
        </w:rPr>
        <w:t xml:space="preserve"> </w:t>
      </w:r>
      <w:r>
        <w:t>(CNNs)</w:t>
      </w:r>
      <w:r>
        <w:rPr>
          <w:spacing w:val="-10"/>
        </w:rPr>
        <w:t xml:space="preserve"> </w:t>
      </w:r>
      <w:r>
        <w:t>are</w:t>
      </w:r>
      <w:r>
        <w:rPr>
          <w:spacing w:val="-8"/>
        </w:rPr>
        <w:t xml:space="preserve"> </w:t>
      </w:r>
      <w:r>
        <w:t>deep</w:t>
      </w:r>
      <w:r>
        <w:rPr>
          <w:spacing w:val="-10"/>
        </w:rPr>
        <w:t xml:space="preserve"> </w:t>
      </w:r>
      <w:r>
        <w:t>learning</w:t>
      </w:r>
      <w:r>
        <w:rPr>
          <w:spacing w:val="-9"/>
        </w:rPr>
        <w:t xml:space="preserve"> </w:t>
      </w:r>
      <w:r>
        <w:t>neural</w:t>
      </w:r>
      <w:r>
        <w:rPr>
          <w:spacing w:val="-58"/>
        </w:rPr>
        <w:t xml:space="preserve"> </w:t>
      </w:r>
      <w:r>
        <w:t>networks designed for image and video recognition tasks. They are used in computer vision</w:t>
      </w:r>
      <w:r>
        <w:rPr>
          <w:spacing w:val="1"/>
        </w:rPr>
        <w:t xml:space="preserve"> </w:t>
      </w:r>
      <w:r>
        <w:t>applications</w:t>
      </w:r>
      <w:r>
        <w:rPr>
          <w:spacing w:val="1"/>
        </w:rPr>
        <w:t xml:space="preserve"> </w:t>
      </w:r>
      <w:r>
        <w:t>like</w:t>
      </w:r>
      <w:r>
        <w:rPr>
          <w:spacing w:val="1"/>
        </w:rPr>
        <w:t xml:space="preserve"> </w:t>
      </w:r>
      <w:r>
        <w:t>segmentation,</w:t>
      </w:r>
      <w:r>
        <w:rPr>
          <w:spacing w:val="1"/>
        </w:rPr>
        <w:t xml:space="preserve"> </w:t>
      </w:r>
      <w:r>
        <w:t>object</w:t>
      </w:r>
      <w:r>
        <w:rPr>
          <w:spacing w:val="1"/>
        </w:rPr>
        <w:t xml:space="preserve"> </w:t>
      </w:r>
      <w:r>
        <w:t>identification,</w:t>
      </w:r>
      <w:r>
        <w:rPr>
          <w:spacing w:val="1"/>
        </w:rPr>
        <w:t xml:space="preserve"> </w:t>
      </w:r>
      <w:r>
        <w:t>and</w:t>
      </w:r>
      <w:r>
        <w:rPr>
          <w:spacing w:val="1"/>
        </w:rPr>
        <w:t xml:space="preserve"> </w:t>
      </w:r>
      <w:r>
        <w:t>image</w:t>
      </w:r>
      <w:r>
        <w:rPr>
          <w:spacing w:val="1"/>
        </w:rPr>
        <w:t xml:space="preserve"> </w:t>
      </w:r>
      <w:r>
        <w:t>classification.</w:t>
      </w:r>
      <w:r>
        <w:rPr>
          <w:spacing w:val="1"/>
        </w:rPr>
        <w:t xml:space="preserve"> </w:t>
      </w:r>
      <w:r>
        <w:t>The</w:t>
      </w:r>
      <w:r>
        <w:rPr>
          <w:spacing w:val="1"/>
        </w:rPr>
        <w:t xml:space="preserve"> </w:t>
      </w:r>
      <w:r>
        <w:t>CNN's</w:t>
      </w:r>
      <w:r>
        <w:rPr>
          <w:spacing w:val="1"/>
        </w:rPr>
        <w:t xml:space="preserve"> </w:t>
      </w:r>
      <w:r>
        <w:t>fundamental component is the convolutional layer, which applies the mathematical operation of</w:t>
      </w:r>
      <w:r>
        <w:rPr>
          <w:spacing w:val="-57"/>
        </w:rPr>
        <w:t xml:space="preserve"> </w:t>
      </w:r>
      <w:r>
        <w:t>convolution to the input data. This operation involves sliding a small filter across the input data,</w:t>
      </w:r>
      <w:r>
        <w:rPr>
          <w:spacing w:val="-58"/>
        </w:rPr>
        <w:t xml:space="preserve"> </w:t>
      </w:r>
      <w:r>
        <w:t>multiplying each part by the filter, and summing the results to produce a single output value.</w:t>
      </w:r>
      <w:r>
        <w:rPr>
          <w:spacing w:val="1"/>
        </w:rPr>
        <w:t xml:space="preserve"> </w:t>
      </w:r>
      <w:r>
        <w:t>CNNs can extract progressively complicated features by stacking many convolutional layers on</w:t>
      </w:r>
      <w:r>
        <w:rPr>
          <w:spacing w:val="-57"/>
        </w:rPr>
        <w:t xml:space="preserve"> </w:t>
      </w:r>
      <w:r>
        <w:t>top</w:t>
      </w:r>
      <w:r>
        <w:rPr>
          <w:spacing w:val="-1"/>
        </w:rPr>
        <w:t xml:space="preserve"> </w:t>
      </w:r>
      <w:r>
        <w:t>of one</w:t>
      </w:r>
      <w:r>
        <w:rPr>
          <w:spacing w:val="-2"/>
        </w:rPr>
        <w:t xml:space="preserve"> </w:t>
      </w:r>
      <w:r>
        <w:t>another.</w:t>
      </w:r>
    </w:p>
    <w:p>
      <w:pPr>
        <w:rPr>
          <w:sz w:val="24"/>
          <w:szCs w:val="24"/>
        </w:rPr>
      </w:pPr>
      <w:r>
        <w:br w:type="page"/>
      </w:r>
    </w:p>
    <w:p>
      <w:pPr>
        <w:pStyle w:val="9"/>
        <w:spacing w:before="203" w:line="360" w:lineRule="auto"/>
        <w:ind w:left="440" w:right="480"/>
        <w:jc w:val="both"/>
      </w:pPr>
      <w:r>
        <w:drawing>
          <wp:anchor distT="0" distB="0" distL="0" distR="0" simplePos="0" relativeHeight="251659264" behindDoc="0" locked="0" layoutInCell="1" allowOverlap="1">
            <wp:simplePos x="0" y="0"/>
            <wp:positionH relativeFrom="page">
              <wp:posOffset>1726565</wp:posOffset>
            </wp:positionH>
            <wp:positionV relativeFrom="paragraph">
              <wp:posOffset>1609090</wp:posOffset>
            </wp:positionV>
            <wp:extent cx="3387090" cy="1016000"/>
            <wp:effectExtent l="0" t="0" r="3810" b="0"/>
            <wp:wrapTopAndBottom/>
            <wp:docPr id="27"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4.jpeg"/>
                    <pic:cNvPicPr>
                      <a:picLocks noChangeAspect="1"/>
                    </pic:cNvPicPr>
                  </pic:nvPicPr>
                  <pic:blipFill>
                    <a:blip r:embed="rId19" cstate="print"/>
                    <a:stretch>
                      <a:fillRect/>
                    </a:stretch>
                  </pic:blipFill>
                  <pic:spPr>
                    <a:xfrm>
                      <a:off x="0" y="0"/>
                      <a:ext cx="3387090" cy="1016000"/>
                    </a:xfrm>
                    <a:prstGeom prst="rect">
                      <a:avLst/>
                    </a:prstGeom>
                  </pic:spPr>
                </pic:pic>
              </a:graphicData>
            </a:graphic>
          </wp:anchor>
        </w:drawing>
      </w:r>
      <w:r>
        <w:t>A</w:t>
      </w:r>
      <w:r>
        <w:rPr>
          <w:spacing w:val="-12"/>
        </w:rPr>
        <w:t xml:space="preserve"> </w:t>
      </w:r>
      <w:r>
        <w:t>CNN</w:t>
      </w:r>
      <w:r>
        <w:rPr>
          <w:spacing w:val="-11"/>
        </w:rPr>
        <w:t xml:space="preserve"> </w:t>
      </w:r>
      <w:r>
        <w:t>is</w:t>
      </w:r>
      <w:r>
        <w:rPr>
          <w:spacing w:val="-10"/>
        </w:rPr>
        <w:t xml:space="preserve"> </w:t>
      </w:r>
      <w:r>
        <w:t>a</w:t>
      </w:r>
      <w:r>
        <w:rPr>
          <w:spacing w:val="-9"/>
        </w:rPr>
        <w:t xml:space="preserve"> </w:t>
      </w:r>
      <w:r>
        <w:t>neural</w:t>
      </w:r>
      <w:r>
        <w:rPr>
          <w:spacing w:val="-11"/>
        </w:rPr>
        <w:t xml:space="preserve"> </w:t>
      </w:r>
      <w:r>
        <w:t>network</w:t>
      </w:r>
      <w:r>
        <w:rPr>
          <w:spacing w:val="-11"/>
        </w:rPr>
        <w:t xml:space="preserve"> </w:t>
      </w:r>
      <w:r>
        <w:t>architecture</w:t>
      </w:r>
      <w:r>
        <w:rPr>
          <w:spacing w:val="-12"/>
        </w:rPr>
        <w:t xml:space="preserve"> </w:t>
      </w:r>
      <w:r>
        <w:t>that</w:t>
      </w:r>
      <w:r>
        <w:rPr>
          <w:spacing w:val="-10"/>
        </w:rPr>
        <w:t xml:space="preserve"> </w:t>
      </w:r>
      <w:r>
        <w:t>uses</w:t>
      </w:r>
      <w:r>
        <w:rPr>
          <w:spacing w:val="-8"/>
        </w:rPr>
        <w:t xml:space="preserve"> </w:t>
      </w:r>
      <w:r>
        <w:t>a</w:t>
      </w:r>
      <w:r>
        <w:rPr>
          <w:spacing w:val="-10"/>
        </w:rPr>
        <w:t xml:space="preserve"> </w:t>
      </w:r>
      <w:r>
        <w:t>pooling</w:t>
      </w:r>
      <w:r>
        <w:rPr>
          <w:spacing w:val="-10"/>
        </w:rPr>
        <w:t xml:space="preserve"> </w:t>
      </w:r>
      <w:r>
        <w:t>layer</w:t>
      </w:r>
      <w:r>
        <w:rPr>
          <w:spacing w:val="-12"/>
        </w:rPr>
        <w:t xml:space="preserve"> </w:t>
      </w:r>
      <w:r>
        <w:t>to</w:t>
      </w:r>
      <w:r>
        <w:rPr>
          <w:spacing w:val="-7"/>
        </w:rPr>
        <w:t xml:space="preserve"> </w:t>
      </w:r>
      <w:r>
        <w:t>reduce</w:t>
      </w:r>
      <w:r>
        <w:rPr>
          <w:spacing w:val="-12"/>
        </w:rPr>
        <w:t xml:space="preserve"> </w:t>
      </w:r>
      <w:r>
        <w:t>the</w:t>
      </w:r>
      <w:r>
        <w:rPr>
          <w:spacing w:val="-11"/>
        </w:rPr>
        <w:t xml:space="preserve"> </w:t>
      </w:r>
      <w:r>
        <w:t>spatial</w:t>
      </w:r>
      <w:r>
        <w:rPr>
          <w:spacing w:val="-11"/>
        </w:rPr>
        <w:t xml:space="preserve"> </w:t>
      </w:r>
      <w:r>
        <w:t>dimensions</w:t>
      </w:r>
      <w:r>
        <w:rPr>
          <w:spacing w:val="-57"/>
        </w:rPr>
        <w:t xml:space="preserve"> </w:t>
      </w:r>
      <w:r>
        <w:t>of feature maps created by convolutional layers. The most common operation is max-pooling,</w:t>
      </w:r>
      <w:r>
        <w:rPr>
          <w:spacing w:val="1"/>
        </w:rPr>
        <w:t xml:space="preserve"> </w:t>
      </w:r>
      <w:r>
        <w:t>which</w:t>
      </w:r>
      <w:r>
        <w:rPr>
          <w:spacing w:val="-13"/>
        </w:rPr>
        <w:t xml:space="preserve"> </w:t>
      </w:r>
      <w:r>
        <w:t>replaces</w:t>
      </w:r>
      <w:r>
        <w:rPr>
          <w:spacing w:val="-13"/>
        </w:rPr>
        <w:t xml:space="preserve"> </w:t>
      </w:r>
      <w:r>
        <w:t>the</w:t>
      </w:r>
      <w:r>
        <w:rPr>
          <w:spacing w:val="-13"/>
        </w:rPr>
        <w:t xml:space="preserve"> </w:t>
      </w:r>
      <w:r>
        <w:t>entire</w:t>
      </w:r>
      <w:r>
        <w:rPr>
          <w:spacing w:val="-12"/>
        </w:rPr>
        <w:t xml:space="preserve"> </w:t>
      </w:r>
      <w:r>
        <w:t>feature</w:t>
      </w:r>
      <w:r>
        <w:rPr>
          <w:spacing w:val="-13"/>
        </w:rPr>
        <w:t xml:space="preserve"> </w:t>
      </w:r>
      <w:r>
        <w:t>map</w:t>
      </w:r>
      <w:r>
        <w:rPr>
          <w:spacing w:val="-14"/>
        </w:rPr>
        <w:t xml:space="preserve"> </w:t>
      </w:r>
      <w:r>
        <w:t>with</w:t>
      </w:r>
      <w:r>
        <w:rPr>
          <w:spacing w:val="-12"/>
        </w:rPr>
        <w:t xml:space="preserve"> </w:t>
      </w:r>
      <w:r>
        <w:t>the</w:t>
      </w:r>
      <w:r>
        <w:rPr>
          <w:spacing w:val="-14"/>
        </w:rPr>
        <w:t xml:space="preserve"> </w:t>
      </w:r>
      <w:r>
        <w:t>maximum</w:t>
      </w:r>
      <w:r>
        <w:rPr>
          <w:spacing w:val="-12"/>
        </w:rPr>
        <w:t xml:space="preserve"> </w:t>
      </w:r>
      <w:r>
        <w:t>value</w:t>
      </w:r>
      <w:r>
        <w:rPr>
          <w:spacing w:val="-14"/>
        </w:rPr>
        <w:t xml:space="preserve"> </w:t>
      </w:r>
      <w:r>
        <w:t>from</w:t>
      </w:r>
      <w:r>
        <w:rPr>
          <w:spacing w:val="-12"/>
        </w:rPr>
        <w:t xml:space="preserve"> </w:t>
      </w:r>
      <w:r>
        <w:t>one</w:t>
      </w:r>
      <w:r>
        <w:rPr>
          <w:spacing w:val="-14"/>
        </w:rPr>
        <w:t xml:space="preserve"> </w:t>
      </w:r>
      <w:r>
        <w:t>or</w:t>
      </w:r>
      <w:r>
        <w:rPr>
          <w:spacing w:val="-11"/>
        </w:rPr>
        <w:t xml:space="preserve"> </w:t>
      </w:r>
      <w:r>
        <w:t>more</w:t>
      </w:r>
      <w:r>
        <w:rPr>
          <w:spacing w:val="-15"/>
        </w:rPr>
        <w:t xml:space="preserve"> </w:t>
      </w:r>
      <w:r>
        <w:t>regions,</w:t>
      </w:r>
      <w:r>
        <w:rPr>
          <w:spacing w:val="-12"/>
        </w:rPr>
        <w:t xml:space="preserve"> </w:t>
      </w:r>
      <w:r>
        <w:t>making</w:t>
      </w:r>
      <w:r>
        <w:rPr>
          <w:spacing w:val="-58"/>
        </w:rPr>
        <w:t xml:space="preserve"> </w:t>
      </w:r>
      <w:r>
        <w:t>the</w:t>
      </w:r>
      <w:r>
        <w:rPr>
          <w:spacing w:val="-4"/>
        </w:rPr>
        <w:t xml:space="preserve"> </w:t>
      </w:r>
      <w:r>
        <w:t>network</w:t>
      </w:r>
      <w:r>
        <w:rPr>
          <w:spacing w:val="-2"/>
        </w:rPr>
        <w:t xml:space="preserve"> </w:t>
      </w:r>
      <w:r>
        <w:t>more</w:t>
      </w:r>
      <w:r>
        <w:rPr>
          <w:spacing w:val="-2"/>
        </w:rPr>
        <w:t xml:space="preserve"> </w:t>
      </w:r>
      <w:r>
        <w:t>resilient</w:t>
      </w:r>
      <w:r>
        <w:rPr>
          <w:spacing w:val="-3"/>
        </w:rPr>
        <w:t xml:space="preserve"> </w:t>
      </w:r>
      <w:r>
        <w:t>to</w:t>
      </w:r>
      <w:r>
        <w:rPr>
          <w:spacing w:val="-3"/>
        </w:rPr>
        <w:t xml:space="preserve"> </w:t>
      </w:r>
      <w:r>
        <w:t>input</w:t>
      </w:r>
      <w:r>
        <w:rPr>
          <w:spacing w:val="-2"/>
        </w:rPr>
        <w:t xml:space="preserve"> </w:t>
      </w:r>
      <w:r>
        <w:t>data</w:t>
      </w:r>
      <w:r>
        <w:rPr>
          <w:spacing w:val="-4"/>
        </w:rPr>
        <w:t xml:space="preserve"> </w:t>
      </w:r>
      <w:r>
        <w:t>variations and</w:t>
      </w:r>
      <w:r>
        <w:rPr>
          <w:spacing w:val="-4"/>
        </w:rPr>
        <w:t xml:space="preserve"> </w:t>
      </w:r>
      <w:r>
        <w:t>reducing</w:t>
      </w:r>
      <w:r>
        <w:rPr>
          <w:spacing w:val="-3"/>
        </w:rPr>
        <w:t xml:space="preserve"> </w:t>
      </w:r>
      <w:r>
        <w:t>computational</w:t>
      </w:r>
      <w:r>
        <w:rPr>
          <w:spacing w:val="-2"/>
        </w:rPr>
        <w:t xml:space="preserve"> </w:t>
      </w:r>
      <w:r>
        <w:t>costs.</w:t>
      </w:r>
      <w:r>
        <w:rPr>
          <w:spacing w:val="-4"/>
        </w:rPr>
        <w:t xml:space="preserve"> </w:t>
      </w:r>
      <w:r>
        <w:t>The</w:t>
      </w:r>
      <w:r>
        <w:rPr>
          <w:spacing w:val="-2"/>
        </w:rPr>
        <w:t xml:space="preserve"> </w:t>
      </w:r>
      <w:r>
        <w:t>output layer is tailored to the problem it is solving, such as a softmax activation function for image</w:t>
      </w:r>
      <w:r>
        <w:rPr>
          <w:spacing w:val="1"/>
        </w:rPr>
        <w:t xml:space="preserve"> </w:t>
      </w:r>
      <w:r>
        <w:t>classification</w:t>
      </w:r>
      <w:r>
        <w:rPr>
          <w:spacing w:val="-1"/>
        </w:rPr>
        <w:t xml:space="preserve"> </w:t>
      </w:r>
      <w:r>
        <w:t>or</w:t>
      </w:r>
      <w:r>
        <w:rPr>
          <w:spacing w:val="-1"/>
        </w:rPr>
        <w:t xml:space="preserve"> </w:t>
      </w:r>
      <w:r>
        <w:t>a</w:t>
      </w:r>
      <w:r>
        <w:rPr>
          <w:spacing w:val="-1"/>
        </w:rPr>
        <w:t xml:space="preserve"> </w:t>
      </w:r>
      <w:r>
        <w:t>sigmoid activation</w:t>
      </w:r>
      <w:r>
        <w:rPr>
          <w:spacing w:val="-1"/>
        </w:rPr>
        <w:t xml:space="preserve"> </w:t>
      </w:r>
      <w:r>
        <w:t>function for</w:t>
      </w:r>
      <w:r>
        <w:rPr>
          <w:spacing w:val="1"/>
        </w:rPr>
        <w:t xml:space="preserve"> </w:t>
      </w:r>
      <w:r>
        <w:t>binary classification.</w:t>
      </w:r>
    </w:p>
    <w:p>
      <w:pPr>
        <w:spacing w:before="231"/>
        <w:ind w:left="440"/>
        <w:jc w:val="both"/>
        <w:rPr>
          <w:sz w:val="24"/>
        </w:rPr>
      </w:pPr>
      <w:bookmarkStart w:id="86" w:name="_bookmark65"/>
      <w:bookmarkEnd w:id="86"/>
      <w:r>
        <w:rPr>
          <w:rFonts w:ascii="Calibri"/>
          <w:b/>
        </w:rPr>
        <w:t>Figure</w:t>
      </w:r>
      <w:r>
        <w:rPr>
          <w:rFonts w:ascii="Calibri"/>
          <w:b/>
          <w:spacing w:val="-3"/>
        </w:rPr>
        <w:t xml:space="preserve"> </w:t>
      </w:r>
      <w:r>
        <w:rPr>
          <w:rFonts w:ascii="Calibri"/>
          <w:b/>
        </w:rPr>
        <w:t>2.</w:t>
      </w:r>
      <w:r>
        <w:rPr>
          <w:rFonts w:ascii="Calibri"/>
          <w:b/>
          <w:spacing w:val="-1"/>
        </w:rPr>
        <w:t xml:space="preserve"> </w:t>
      </w:r>
      <w:r>
        <w:rPr>
          <w:rFonts w:ascii="Calibri"/>
          <w:b/>
        </w:rPr>
        <w:t>11</w:t>
      </w:r>
      <w:r>
        <w:rPr>
          <w:rFonts w:ascii="Calibri"/>
          <w:b/>
          <w:spacing w:val="31"/>
        </w:rPr>
        <w:t xml:space="preserve"> </w:t>
      </w:r>
      <w:r>
        <w:rPr>
          <w:sz w:val="24"/>
        </w:rPr>
        <w:t>CNN</w:t>
      </w:r>
    </w:p>
    <w:p>
      <w:pPr>
        <w:pStyle w:val="4"/>
        <w:numPr>
          <w:ilvl w:val="2"/>
          <w:numId w:val="8"/>
        </w:numPr>
        <w:tabs>
          <w:tab w:val="left" w:pos="1881"/>
        </w:tabs>
        <w:spacing w:line="360" w:lineRule="auto"/>
        <w:ind w:left="1880" w:hanging="721"/>
        <w:jc w:val="left"/>
      </w:pPr>
      <w:bookmarkStart w:id="87" w:name="_Toc230689951"/>
      <w:r>
        <w:t>Bidirectional‑LSTM</w:t>
      </w:r>
      <w:bookmarkEnd w:id="87"/>
    </w:p>
    <w:p>
      <w:pPr>
        <w:pStyle w:val="9"/>
        <w:spacing w:line="360" w:lineRule="auto"/>
        <w:ind w:left="440" w:right="481"/>
        <w:jc w:val="both"/>
      </w:pPr>
      <w:r>
        <w:t>Long short-term memory networks that are bidirectional can incorporate context information from both past and future inputs. Over long sequences, parts of the gradient vector may exponentially expand or decline, making it challenging for RNN to include long-term dependencies. The LSTM design overcomes the issue of learning long-term dependencies presented by the simple RNN by incorporating a memory cell that can hold a state over a long period. In a way, the Bidirectional-LSTM combines the forward hidden layer with the backward hidden layer (see the Fig. 2), to manipulate both previous and future input.</w:t>
      </w:r>
    </w:p>
    <w:p>
      <w:pPr>
        <w:spacing w:before="231" w:line="360" w:lineRule="auto"/>
        <w:ind w:left="440"/>
        <w:jc w:val="both"/>
        <w:rPr>
          <w:sz w:val="24"/>
          <w:szCs w:val="24"/>
        </w:rPr>
      </w:pPr>
      <w:r>
        <w:rPr>
          <w:sz w:val="24"/>
          <w:szCs w:val="24"/>
        </w:rPr>
        <w:t>It can be seen from Fig. 2 that Bi-LSTM can learn in both directions and integrate the pieces of knowledge to make a prediction. The embedded words were used as an input for bidirectional LSTM model and added a BI-LSTM layer using Keras. TensorFlow’s Keras now has a new bidirectional class that can be used to construct bidirectional-LSTM and then fit the model to our data.</w:t>
      </w:r>
    </w:p>
    <w:p>
      <w:pPr>
        <w:spacing w:before="231"/>
        <w:ind w:left="440"/>
        <w:jc w:val="both"/>
        <w:rPr>
          <w:rFonts w:ascii="Calibri"/>
          <w:b/>
        </w:rPr>
      </w:pPr>
      <w:r>
        <w:drawing>
          <wp:anchor distT="0" distB="0" distL="114300" distR="114300" simplePos="0" relativeHeight="251680768" behindDoc="0" locked="0" layoutInCell="1" allowOverlap="1">
            <wp:simplePos x="0" y="0"/>
            <wp:positionH relativeFrom="column">
              <wp:posOffset>296545</wp:posOffset>
            </wp:positionH>
            <wp:positionV relativeFrom="paragraph">
              <wp:posOffset>56515</wp:posOffset>
            </wp:positionV>
            <wp:extent cx="5424170" cy="1548765"/>
            <wp:effectExtent l="0" t="0" r="5080" b="0"/>
            <wp:wrapSquare wrapText="bothSides"/>
            <wp:docPr id="98407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73371" name="Picture 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424170" cy="1548765"/>
                    </a:xfrm>
                    <a:prstGeom prst="rect">
                      <a:avLst/>
                    </a:prstGeom>
                  </pic:spPr>
                </pic:pic>
              </a:graphicData>
            </a:graphic>
          </wp:anchor>
        </w:drawing>
      </w:r>
      <w:r>
        <w:rPr>
          <w:rFonts w:ascii="Calibri"/>
          <w:b/>
        </w:rPr>
        <w:t xml:space="preserve"> </w:t>
      </w:r>
    </w:p>
    <w:p>
      <w:pPr>
        <w:spacing w:before="231"/>
        <w:ind w:left="440"/>
        <w:jc w:val="both"/>
        <w:rPr>
          <w:rFonts w:ascii="Calibri"/>
          <w:b/>
        </w:rPr>
      </w:pPr>
    </w:p>
    <w:p>
      <w:pPr>
        <w:spacing w:before="231"/>
        <w:ind w:left="440"/>
        <w:jc w:val="both"/>
        <w:rPr>
          <w:rFonts w:ascii="Calibri"/>
          <w:b/>
        </w:rPr>
      </w:pPr>
    </w:p>
    <w:p>
      <w:pPr>
        <w:spacing w:before="231"/>
        <w:ind w:left="440"/>
        <w:jc w:val="both"/>
        <w:rPr>
          <w:rFonts w:ascii="Calibri"/>
          <w:b/>
        </w:rPr>
      </w:pPr>
    </w:p>
    <w:p>
      <w:pPr>
        <w:spacing w:before="231"/>
        <w:ind w:left="440"/>
        <w:jc w:val="both"/>
        <w:rPr>
          <w:rFonts w:ascii="Calibri"/>
          <w:b/>
        </w:rPr>
      </w:pPr>
    </w:p>
    <w:p>
      <w:pPr>
        <w:spacing w:before="231"/>
        <w:ind w:left="440"/>
        <w:jc w:val="both"/>
        <w:rPr>
          <w:rFonts w:ascii="Calibri"/>
          <w:b/>
        </w:rPr>
      </w:pPr>
    </w:p>
    <w:p>
      <w:pPr>
        <w:spacing w:before="231"/>
        <w:ind w:left="440"/>
        <w:jc w:val="both"/>
        <w:rPr>
          <w:sz w:val="24"/>
        </w:rPr>
      </w:pPr>
      <w:r>
        <w:rPr>
          <w:rFonts w:ascii="Calibri"/>
          <w:b/>
        </w:rPr>
        <w:t>Figure</w:t>
      </w:r>
      <w:r>
        <w:rPr>
          <w:rFonts w:ascii="Calibri"/>
          <w:b/>
          <w:spacing w:val="-3"/>
        </w:rPr>
        <w:t xml:space="preserve"> </w:t>
      </w:r>
      <w:r>
        <w:rPr>
          <w:rFonts w:ascii="Calibri"/>
          <w:b/>
        </w:rPr>
        <w:t>2.</w:t>
      </w:r>
      <w:r>
        <w:rPr>
          <w:rFonts w:ascii="Calibri"/>
          <w:b/>
          <w:spacing w:val="-1"/>
        </w:rPr>
        <w:t xml:space="preserve"> </w:t>
      </w:r>
      <w:r>
        <w:rPr>
          <w:rFonts w:ascii="Calibri"/>
          <w:b/>
        </w:rPr>
        <w:t>12</w:t>
      </w:r>
      <w:r>
        <w:rPr>
          <w:rFonts w:ascii="Calibri"/>
          <w:b/>
          <w:spacing w:val="31"/>
        </w:rPr>
        <w:t xml:space="preserve"> </w:t>
      </w:r>
      <w:r>
        <w:rPr>
          <w:sz w:val="24"/>
        </w:rPr>
        <w:t>bidirectional-LSTM</w:t>
      </w:r>
    </w:p>
    <w:p>
      <w:pPr>
        <w:pStyle w:val="4"/>
        <w:numPr>
          <w:ilvl w:val="2"/>
          <w:numId w:val="8"/>
        </w:numPr>
        <w:tabs>
          <w:tab w:val="left" w:pos="1881"/>
        </w:tabs>
        <w:spacing w:line="360" w:lineRule="auto"/>
        <w:ind w:left="1880" w:hanging="721"/>
        <w:jc w:val="left"/>
      </w:pPr>
      <w:bookmarkStart w:id="88" w:name="_Toc230689952"/>
      <w:r>
        <w:t>Gated recurrent unit (GRU)</w:t>
      </w:r>
      <w:bookmarkEnd w:id="88"/>
    </w:p>
    <w:p>
      <w:pPr>
        <w:pStyle w:val="9"/>
        <w:spacing w:line="360" w:lineRule="auto"/>
        <w:ind w:left="440" w:right="481"/>
        <w:jc w:val="both"/>
      </w:pPr>
      <w:r>
        <w:t>GRU uses gating units that influence the flow of information within the unit to address the vanishing gradient problem of a regular RNN. Large texts benefit greatly from GRU. GRU like LSTM has gating units that regulate data flow but unlike LSTM there is no need for additional designated memory cells. The update and reset gates are two crucial gates of GRU that decide what information should be passed to the output.</w:t>
      </w:r>
    </w:p>
    <w:p>
      <w:pPr>
        <w:pStyle w:val="9"/>
        <w:spacing w:line="360" w:lineRule="auto"/>
        <w:ind w:left="440" w:right="481"/>
        <w:jc w:val="both"/>
      </w:pPr>
      <w:r>
        <w:t xml:space="preserve">The architecture depicted in Fig. 2.13 shows how GRU uses the two gates for output determination. The reset gate determines whether parts of the prior hidden state should be integrated with the present input to formulate a new hidden state. The update gate oversees deciding just how much of the prior hidden state should be kept and how much of the proposed new hidden state from the Reset gate should be included in the final hidden state. </w:t>
      </w:r>
    </w:p>
    <w:p>
      <w:pPr>
        <w:pStyle w:val="9"/>
        <w:spacing w:line="360" w:lineRule="auto"/>
        <w:ind w:left="440" w:right="481"/>
        <w:jc w:val="both"/>
      </w:pPr>
      <w:r>
        <w:t>Whenever the Update gate is multiplied with the prior hidden state for the first time, the gate chooses which pieces of the prior hidden state to preserve in memory and dismiss the rest. As a result, whenever it utilizes the reverse of the Update gate to extract the newly proposed hidden state from the Reset gate, it is filling up the required pieces of information</w:t>
      </w:r>
    </w:p>
    <w:p>
      <w:pPr>
        <w:pStyle w:val="9"/>
        <w:spacing w:line="360" w:lineRule="auto"/>
        <w:ind w:left="440" w:right="481"/>
        <w:jc w:val="both"/>
      </w:pPr>
      <w:r>
        <w:drawing>
          <wp:inline distT="0" distB="0" distL="0" distR="0">
            <wp:extent cx="4213225" cy="1903730"/>
            <wp:effectExtent l="0" t="0" r="0" b="1270"/>
            <wp:docPr id="172762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21664" name="Picture 1"/>
                    <pic:cNvPicPr>
                      <a:picLocks noChangeAspect="1"/>
                    </pic:cNvPicPr>
                  </pic:nvPicPr>
                  <pic:blipFill>
                    <a:blip r:embed="rId21"/>
                    <a:stretch>
                      <a:fillRect/>
                    </a:stretch>
                  </pic:blipFill>
                  <pic:spPr>
                    <a:xfrm>
                      <a:off x="0" y="0"/>
                      <a:ext cx="4213253" cy="1903730"/>
                    </a:xfrm>
                    <a:prstGeom prst="rect">
                      <a:avLst/>
                    </a:prstGeom>
                  </pic:spPr>
                </pic:pic>
              </a:graphicData>
            </a:graphic>
          </wp:inline>
        </w:drawing>
      </w:r>
    </w:p>
    <w:p>
      <w:pPr>
        <w:spacing w:before="231"/>
        <w:ind w:left="440"/>
        <w:jc w:val="both"/>
        <w:rPr>
          <w:sz w:val="24"/>
        </w:rPr>
      </w:pPr>
      <w:r>
        <w:rPr>
          <w:rFonts w:ascii="Calibri"/>
          <w:b/>
        </w:rPr>
        <w:t>Figure</w:t>
      </w:r>
      <w:r>
        <w:rPr>
          <w:rFonts w:ascii="Calibri"/>
          <w:b/>
          <w:spacing w:val="-3"/>
        </w:rPr>
        <w:t xml:space="preserve"> </w:t>
      </w:r>
      <w:r>
        <w:rPr>
          <w:rFonts w:ascii="Calibri"/>
          <w:b/>
        </w:rPr>
        <w:t>2.</w:t>
      </w:r>
      <w:r>
        <w:rPr>
          <w:rFonts w:ascii="Calibri"/>
          <w:b/>
          <w:spacing w:val="-1"/>
        </w:rPr>
        <w:t xml:space="preserve"> </w:t>
      </w:r>
      <w:r>
        <w:rPr>
          <w:rFonts w:ascii="Calibri"/>
          <w:b/>
        </w:rPr>
        <w:t>13</w:t>
      </w:r>
      <w:r>
        <w:rPr>
          <w:rFonts w:ascii="Calibri"/>
          <w:b/>
          <w:spacing w:val="31"/>
        </w:rPr>
        <w:t xml:space="preserve"> </w:t>
      </w:r>
      <w:r>
        <w:rPr>
          <w:sz w:val="24"/>
        </w:rPr>
        <w:t xml:space="preserve">the internal structure of GRU </w:t>
      </w:r>
    </w:p>
    <w:p>
      <w:pPr>
        <w:pStyle w:val="3"/>
        <w:numPr>
          <w:ilvl w:val="1"/>
          <w:numId w:val="9"/>
        </w:numPr>
        <w:ind w:left="990" w:hanging="540"/>
      </w:pPr>
      <w:bookmarkStart w:id="89" w:name="_Toc230689953"/>
      <w:r>
        <w:rPr>
          <w:sz w:val="28"/>
        </w:rPr>
        <w:t>Model Performance Evaluation technique</w:t>
      </w:r>
      <w:bookmarkEnd w:id="89"/>
    </w:p>
    <w:p>
      <w:pPr>
        <w:pStyle w:val="9"/>
        <w:spacing w:before="9"/>
        <w:rPr>
          <w:b/>
          <w:sz w:val="34"/>
        </w:rPr>
      </w:pPr>
    </w:p>
    <w:p>
      <w:pPr>
        <w:pStyle w:val="9"/>
        <w:spacing w:line="360" w:lineRule="auto"/>
        <w:ind w:left="440" w:right="481"/>
        <w:jc w:val="both"/>
      </w:pPr>
      <w:r>
        <w:t>A confusion matrix is a table that is used to evaluate the performance of a classification model.</w:t>
      </w:r>
      <w:r>
        <w:rPr>
          <w:spacing w:val="1"/>
        </w:rPr>
        <w:t xml:space="preserve"> </w:t>
      </w:r>
      <w:r>
        <w:t>It</w:t>
      </w:r>
      <w:r>
        <w:rPr>
          <w:spacing w:val="-11"/>
        </w:rPr>
        <w:t xml:space="preserve"> </w:t>
      </w:r>
      <w:r>
        <w:t>provides</w:t>
      </w:r>
      <w:r>
        <w:rPr>
          <w:spacing w:val="-10"/>
        </w:rPr>
        <w:t xml:space="preserve"> </w:t>
      </w:r>
      <w:r>
        <w:t>a</w:t>
      </w:r>
      <w:r>
        <w:rPr>
          <w:spacing w:val="-9"/>
        </w:rPr>
        <w:t xml:space="preserve"> </w:t>
      </w:r>
      <w:r>
        <w:t>detailed</w:t>
      </w:r>
      <w:r>
        <w:rPr>
          <w:spacing w:val="-8"/>
        </w:rPr>
        <w:t xml:space="preserve"> </w:t>
      </w:r>
      <w:r>
        <w:t>breakdown</w:t>
      </w:r>
      <w:r>
        <w:rPr>
          <w:spacing w:val="-12"/>
        </w:rPr>
        <w:t xml:space="preserve"> </w:t>
      </w:r>
      <w:r>
        <w:t>of</w:t>
      </w:r>
      <w:r>
        <w:rPr>
          <w:spacing w:val="-11"/>
        </w:rPr>
        <w:t xml:space="preserve"> </w:t>
      </w:r>
      <w:r>
        <w:t>the</w:t>
      </w:r>
      <w:r>
        <w:rPr>
          <w:spacing w:val="-11"/>
        </w:rPr>
        <w:t xml:space="preserve"> </w:t>
      </w:r>
      <w:r>
        <w:t>model's</w:t>
      </w:r>
      <w:r>
        <w:rPr>
          <w:spacing w:val="-7"/>
        </w:rPr>
        <w:t xml:space="preserve"> </w:t>
      </w:r>
      <w:r>
        <w:t>predictions,</w:t>
      </w:r>
      <w:r>
        <w:rPr>
          <w:spacing w:val="-9"/>
        </w:rPr>
        <w:t xml:space="preserve"> </w:t>
      </w:r>
      <w:r>
        <w:t>allowing</w:t>
      </w:r>
      <w:r>
        <w:rPr>
          <w:spacing w:val="-11"/>
        </w:rPr>
        <w:t xml:space="preserve"> </w:t>
      </w:r>
      <w:r>
        <w:t>you</w:t>
      </w:r>
      <w:r>
        <w:rPr>
          <w:spacing w:val="-10"/>
        </w:rPr>
        <w:t xml:space="preserve"> </w:t>
      </w:r>
      <w:r>
        <w:t>to</w:t>
      </w:r>
      <w:r>
        <w:rPr>
          <w:spacing w:val="-10"/>
        </w:rPr>
        <w:t xml:space="preserve"> </w:t>
      </w:r>
      <w:r>
        <w:t>understand</w:t>
      </w:r>
      <w:r>
        <w:rPr>
          <w:spacing w:val="-10"/>
        </w:rPr>
        <w:t xml:space="preserve"> </w:t>
      </w:r>
      <w:r>
        <w:t>the</w:t>
      </w:r>
      <w:r>
        <w:rPr>
          <w:spacing w:val="-12"/>
        </w:rPr>
        <w:t xml:space="preserve"> </w:t>
      </w:r>
      <w:r>
        <w:t>types</w:t>
      </w:r>
      <w:r>
        <w:rPr>
          <w:spacing w:val="-57"/>
        </w:rPr>
        <w:t xml:space="preserve"> </w:t>
      </w:r>
      <w:r>
        <w:t>of errors the model is making and how well it is performing on each class. In this study,</w:t>
      </w:r>
      <w:r>
        <w:rPr>
          <w:spacing w:val="1"/>
        </w:rPr>
        <w:t xml:space="preserve"> </w:t>
      </w:r>
      <w:r>
        <w:t>performance measures such as accuracy, precision, recall, F- measure, and F1-score were used</w:t>
      </w:r>
      <w:r>
        <w:rPr>
          <w:spacing w:val="1"/>
        </w:rPr>
        <w:t xml:space="preserve"> </w:t>
      </w:r>
      <w:r>
        <w:t>to</w:t>
      </w:r>
      <w:r>
        <w:rPr>
          <w:spacing w:val="-1"/>
        </w:rPr>
        <w:t xml:space="preserve"> </w:t>
      </w:r>
      <w:r>
        <w:t>evaluate</w:t>
      </w:r>
      <w:r>
        <w:rPr>
          <w:spacing w:val="-1"/>
        </w:rPr>
        <w:t xml:space="preserve"> </w:t>
      </w:r>
      <w:r>
        <w:t>the performance</w:t>
      </w:r>
      <w:r>
        <w:rPr>
          <w:spacing w:val="-1"/>
        </w:rPr>
        <w:t xml:space="preserve"> </w:t>
      </w:r>
      <w:r>
        <w:t>of classifier models.</w:t>
      </w:r>
    </w:p>
    <w:p>
      <w:pPr>
        <w:pStyle w:val="9"/>
        <w:spacing w:before="200" w:line="360" w:lineRule="auto"/>
        <w:ind w:left="440" w:right="485"/>
        <w:jc w:val="both"/>
      </w:pPr>
      <w:r>
        <w:rPr>
          <w:b/>
          <w:spacing w:val="-1"/>
        </w:rPr>
        <w:t>Accuracy</w:t>
      </w:r>
      <w:r>
        <w:rPr>
          <w:spacing w:val="-1"/>
        </w:rPr>
        <w:t>:</w:t>
      </w:r>
      <w:r>
        <w:rPr>
          <w:spacing w:val="-14"/>
        </w:rPr>
        <w:t xml:space="preserve"> </w:t>
      </w:r>
      <w:r>
        <w:rPr>
          <w:spacing w:val="-1"/>
        </w:rPr>
        <w:t>is</w:t>
      </w:r>
      <w:r>
        <w:rPr>
          <w:spacing w:val="-14"/>
        </w:rPr>
        <w:t xml:space="preserve"> </w:t>
      </w:r>
      <w:r>
        <w:rPr>
          <w:spacing w:val="-1"/>
        </w:rPr>
        <w:t>used</w:t>
      </w:r>
      <w:r>
        <w:rPr>
          <w:spacing w:val="-15"/>
        </w:rPr>
        <w:t xml:space="preserve"> </w:t>
      </w:r>
      <w:r>
        <w:rPr>
          <w:spacing w:val="-1"/>
        </w:rPr>
        <w:t>to</w:t>
      </w:r>
      <w:r>
        <w:rPr>
          <w:spacing w:val="-14"/>
        </w:rPr>
        <w:t xml:space="preserve"> </w:t>
      </w:r>
      <w:r>
        <w:t>evaluate</w:t>
      </w:r>
      <w:r>
        <w:rPr>
          <w:spacing w:val="-16"/>
        </w:rPr>
        <w:t xml:space="preserve"> </w:t>
      </w:r>
      <w:r>
        <w:t>model</w:t>
      </w:r>
      <w:r>
        <w:rPr>
          <w:spacing w:val="-15"/>
        </w:rPr>
        <w:t xml:space="preserve"> </w:t>
      </w:r>
      <w:r>
        <w:t>performance.</w:t>
      </w:r>
      <w:r>
        <w:rPr>
          <w:spacing w:val="-10"/>
        </w:rPr>
        <w:t xml:space="preserve"> </w:t>
      </w:r>
      <w:r>
        <w:t>It</w:t>
      </w:r>
      <w:r>
        <w:rPr>
          <w:spacing w:val="-14"/>
        </w:rPr>
        <w:t xml:space="preserve"> </w:t>
      </w:r>
      <w:r>
        <w:t>measures</w:t>
      </w:r>
      <w:r>
        <w:rPr>
          <w:spacing w:val="-15"/>
        </w:rPr>
        <w:t xml:space="preserve"> </w:t>
      </w:r>
      <w:r>
        <w:t>how</w:t>
      </w:r>
      <w:r>
        <w:rPr>
          <w:spacing w:val="-15"/>
        </w:rPr>
        <w:t xml:space="preserve"> </w:t>
      </w:r>
      <w:r>
        <w:t>many</w:t>
      </w:r>
      <w:r>
        <w:rPr>
          <w:spacing w:val="-13"/>
        </w:rPr>
        <w:t xml:space="preserve"> </w:t>
      </w:r>
      <w:r>
        <w:t>accurate</w:t>
      </w:r>
      <w:r>
        <w:rPr>
          <w:spacing w:val="-13"/>
        </w:rPr>
        <w:t xml:space="preserve"> </w:t>
      </w:r>
      <w:r>
        <w:t>forecasts</w:t>
      </w:r>
      <w:r>
        <w:rPr>
          <w:spacing w:val="-14"/>
        </w:rPr>
        <w:t xml:space="preserve"> </w:t>
      </w:r>
      <w:r>
        <w:t>there</w:t>
      </w:r>
      <w:r>
        <w:rPr>
          <w:spacing w:val="-57"/>
        </w:rPr>
        <w:t xml:space="preserve"> </w:t>
      </w:r>
      <w:r>
        <w:t>were</w:t>
      </w:r>
      <w:r>
        <w:rPr>
          <w:spacing w:val="-1"/>
        </w:rPr>
        <w:t xml:space="preserve"> </w:t>
      </w:r>
      <w:r>
        <w:t>compared to all the</w:t>
      </w:r>
      <w:r>
        <w:rPr>
          <w:spacing w:val="1"/>
        </w:rPr>
        <w:t xml:space="preserve"> </w:t>
      </w:r>
      <w:r>
        <w:t>others.</w:t>
      </w:r>
      <w:r>
        <w:rPr>
          <w:spacing w:val="-1"/>
        </w:rPr>
        <w:t xml:space="preserve"> </w:t>
      </w:r>
      <w:r>
        <w:t>The</w:t>
      </w:r>
      <w:r>
        <w:rPr>
          <w:spacing w:val="-1"/>
        </w:rPr>
        <w:t xml:space="preserve"> </w:t>
      </w:r>
      <w:r>
        <w:t>calculation formula</w:t>
      </w:r>
      <w:r>
        <w:rPr>
          <w:spacing w:val="-1"/>
        </w:rPr>
        <w:t xml:space="preserve"> </w:t>
      </w:r>
      <w:r>
        <w:t>is shown below.</w:t>
      </w:r>
    </w:p>
    <w:p>
      <w:pPr>
        <w:pStyle w:val="9"/>
        <w:spacing w:before="201"/>
        <w:ind w:left="1880"/>
        <w:jc w:val="both"/>
        <w:rPr>
          <w:rFonts w:ascii="Cambria Math" w:eastAsia="Cambria Math"/>
        </w:rPr>
      </w:pPr>
      <w:r>
        <w:t>Accuracy</w:t>
      </w:r>
      <w:r>
        <w:rPr>
          <w:spacing w:val="118"/>
        </w:rPr>
        <w:t xml:space="preserve"> </w:t>
      </w:r>
      <w:r>
        <w:t xml:space="preserve">=  </w:t>
      </w:r>
      <w:r>
        <w:rPr>
          <w:spacing w:val="59"/>
        </w:rPr>
        <w:t xml:space="preserve"> </w:t>
      </w:r>
      <w:r>
        <w:rPr>
          <w:rFonts w:ascii="Cambria Math" w:eastAsia="Cambria Math"/>
        </w:rPr>
        <w:t>𝑇𝑃</w:t>
      </w:r>
      <w:r>
        <w:t>+</w:t>
      </w:r>
      <w:r>
        <w:rPr>
          <w:rFonts w:ascii="Cambria Math" w:eastAsia="Cambria Math"/>
        </w:rPr>
        <w:t>𝑇𝑁</w:t>
      </w:r>
    </w:p>
    <w:p>
      <w:pPr>
        <w:pStyle w:val="9"/>
        <w:rPr>
          <w:rFonts w:ascii="Cambria Math"/>
          <w:sz w:val="16"/>
        </w:rPr>
      </w:pPr>
      <w:r>
        <mc:AlternateContent>
          <mc:Choice Requires="wps">
            <w:drawing>
              <wp:anchor distT="0" distB="0" distL="0" distR="0" simplePos="0" relativeHeight="251671552" behindDoc="1" locked="0" layoutInCell="1" allowOverlap="1">
                <wp:simplePos x="0" y="0"/>
                <wp:positionH relativeFrom="page">
                  <wp:posOffset>2984500</wp:posOffset>
                </wp:positionH>
                <wp:positionV relativeFrom="paragraph">
                  <wp:posOffset>149225</wp:posOffset>
                </wp:positionV>
                <wp:extent cx="1181735" cy="1270"/>
                <wp:effectExtent l="0" t="0" r="0" b="0"/>
                <wp:wrapTopAndBottom/>
                <wp:docPr id="1652185120" name="Freeform 11"/>
                <wp:cNvGraphicFramePr/>
                <a:graphic xmlns:a="http://schemas.openxmlformats.org/drawingml/2006/main">
                  <a:graphicData uri="http://schemas.microsoft.com/office/word/2010/wordprocessingShape">
                    <wps:wsp>
                      <wps:cNvSpPr/>
                      <wps:spPr bwMode="auto">
                        <a:xfrm>
                          <a:off x="0" y="0"/>
                          <a:ext cx="1181735" cy="1270"/>
                        </a:xfrm>
                        <a:custGeom>
                          <a:avLst/>
                          <a:gdLst>
                            <a:gd name="T0" fmla="+- 0 4700 4700"/>
                            <a:gd name="T1" fmla="*/ T0 w 1861"/>
                            <a:gd name="T2" fmla="+- 0 6561 4700"/>
                            <a:gd name="T3" fmla="*/ T2 w 1861"/>
                          </a:gdLst>
                          <a:ahLst/>
                          <a:cxnLst>
                            <a:cxn ang="0">
                              <a:pos x="T1" y="0"/>
                            </a:cxn>
                            <a:cxn ang="0">
                              <a:pos x="T3" y="0"/>
                            </a:cxn>
                          </a:cxnLst>
                          <a:rect l="0" t="0" r="r" b="b"/>
                          <a:pathLst>
                            <a:path w="1861">
                              <a:moveTo>
                                <a:pt x="0" y="0"/>
                              </a:moveTo>
                              <a:lnTo>
                                <a:pt x="1861" y="0"/>
                              </a:lnTo>
                            </a:path>
                          </a:pathLst>
                        </a:cu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Freeform 11" o:spid="_x0000_s1026" o:spt="100" style="position:absolute;left:0pt;margin-left:235pt;margin-top:11.75pt;height:0.1pt;width:93.05pt;mso-position-horizontal-relative:page;mso-wrap-distance-bottom:0pt;mso-wrap-distance-top:0pt;z-index:-251644928;mso-width-relative:page;mso-height-relative:page;" filled="f" stroked="t" coordsize="1861,1" o:gfxdata="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" path="m0,0l1861,0e">
                <v:path o:connectlocs="0,0;1181735,0" o:connectangles="0,0"/>
                <v:fill on="f" focussize="0,0"/>
                <v:stroke color="#000000" joinstyle="round"/>
                <v:imagedata o:title=""/>
                <o:lock v:ext="edit" aspectratio="f"/>
                <w10:wrap type="topAndBottom"/>
              </v:shape>
            </w:pict>
          </mc:Fallback>
        </mc:AlternateContent>
      </w:r>
    </w:p>
    <w:p>
      <w:pPr>
        <w:pStyle w:val="9"/>
        <w:spacing w:before="68"/>
        <w:ind w:left="3321"/>
        <w:rPr>
          <w:rFonts w:ascii="Cambria Math" w:eastAsia="Cambria Math"/>
        </w:rPr>
      </w:pPr>
      <w:r>
        <w:rPr>
          <w:rFonts w:ascii="Cambria Math" w:eastAsia="Cambria Math"/>
        </w:rPr>
        <w:t>𝑇𝑃</w:t>
      </w:r>
      <w:r>
        <w:t>+</w:t>
      </w:r>
      <w:r>
        <w:rPr>
          <w:rFonts w:ascii="Cambria Math" w:eastAsia="Cambria Math"/>
        </w:rPr>
        <w:t>𝐹𝑃</w:t>
      </w:r>
      <w:r>
        <w:t>+</w:t>
      </w:r>
      <w:r>
        <w:rPr>
          <w:rFonts w:ascii="Cambria Math" w:eastAsia="Cambria Math"/>
        </w:rPr>
        <w:t>𝐹𝑁</w:t>
      </w:r>
      <w:r>
        <w:t>+</w:t>
      </w:r>
      <w:r>
        <w:rPr>
          <w:rFonts w:ascii="Cambria Math" w:eastAsia="Cambria Math"/>
        </w:rPr>
        <w:t>𝑇𝑁</w:t>
      </w:r>
    </w:p>
    <w:p>
      <w:pPr>
        <w:pStyle w:val="9"/>
        <w:spacing w:before="2"/>
        <w:rPr>
          <w:rFonts w:ascii="Cambria Math"/>
          <w:sz w:val="29"/>
        </w:rPr>
      </w:pPr>
    </w:p>
    <w:p>
      <w:pPr>
        <w:pStyle w:val="9"/>
        <w:spacing w:line="360" w:lineRule="auto"/>
        <w:ind w:left="440" w:right="481"/>
        <w:jc w:val="both"/>
      </w:pPr>
      <w:r>
        <w:rPr>
          <w:b/>
        </w:rPr>
        <w:t>Precision</w:t>
      </w:r>
      <w:r>
        <w:t>: precision refers to the ability of a model to correctly identify positive instances, i.e.,</w:t>
      </w:r>
      <w:r>
        <w:rPr>
          <w:spacing w:val="1"/>
        </w:rPr>
        <w:t xml:space="preserve"> </w:t>
      </w:r>
      <w:r>
        <w:t>the</w:t>
      </w:r>
      <w:r>
        <w:rPr>
          <w:spacing w:val="-6"/>
        </w:rPr>
        <w:t xml:space="preserve"> </w:t>
      </w:r>
      <w:r>
        <w:t>proportion</w:t>
      </w:r>
      <w:r>
        <w:rPr>
          <w:spacing w:val="-5"/>
        </w:rPr>
        <w:t xml:space="preserve"> </w:t>
      </w:r>
      <w:r>
        <w:t>of</w:t>
      </w:r>
      <w:r>
        <w:rPr>
          <w:spacing w:val="-4"/>
        </w:rPr>
        <w:t xml:space="preserve"> </w:t>
      </w:r>
      <w:r>
        <w:t>true</w:t>
      </w:r>
      <w:r>
        <w:rPr>
          <w:spacing w:val="-4"/>
        </w:rPr>
        <w:t xml:space="preserve"> </w:t>
      </w:r>
      <w:r>
        <w:t>positive</w:t>
      </w:r>
      <w:r>
        <w:rPr>
          <w:spacing w:val="-6"/>
        </w:rPr>
        <w:t xml:space="preserve"> </w:t>
      </w:r>
      <w:r>
        <w:t>predictions</w:t>
      </w:r>
      <w:r>
        <w:rPr>
          <w:spacing w:val="-5"/>
        </w:rPr>
        <w:t xml:space="preserve"> </w:t>
      </w:r>
      <w:r>
        <w:t>among</w:t>
      </w:r>
      <w:r>
        <w:rPr>
          <w:spacing w:val="-2"/>
        </w:rPr>
        <w:t xml:space="preserve"> </w:t>
      </w:r>
      <w:r>
        <w:t>all</w:t>
      </w:r>
      <w:r>
        <w:rPr>
          <w:spacing w:val="-5"/>
        </w:rPr>
        <w:t xml:space="preserve"> </w:t>
      </w:r>
      <w:r>
        <w:t>the</w:t>
      </w:r>
      <w:r>
        <w:rPr>
          <w:spacing w:val="-6"/>
        </w:rPr>
        <w:t xml:space="preserve"> </w:t>
      </w:r>
      <w:r>
        <w:t>positive</w:t>
      </w:r>
      <w:r>
        <w:rPr>
          <w:spacing w:val="-6"/>
        </w:rPr>
        <w:t xml:space="preserve"> </w:t>
      </w:r>
      <w:r>
        <w:t>predictions</w:t>
      </w:r>
      <w:r>
        <w:rPr>
          <w:spacing w:val="-2"/>
        </w:rPr>
        <w:t xml:space="preserve"> </w:t>
      </w:r>
      <w:r>
        <w:t>made</w:t>
      </w:r>
      <w:r>
        <w:rPr>
          <w:spacing w:val="-7"/>
        </w:rPr>
        <w:t xml:space="preserve"> </w:t>
      </w:r>
      <w:r>
        <w:t>by</w:t>
      </w:r>
      <w:r>
        <w:rPr>
          <w:spacing w:val="-3"/>
        </w:rPr>
        <w:t xml:space="preserve"> </w:t>
      </w:r>
      <w:r>
        <w:t>the</w:t>
      </w:r>
      <w:r>
        <w:rPr>
          <w:spacing w:val="-6"/>
        </w:rPr>
        <w:t xml:space="preserve"> </w:t>
      </w:r>
      <w:r>
        <w:t>model.</w:t>
      </w:r>
    </w:p>
    <w:p>
      <w:pPr>
        <w:pStyle w:val="9"/>
        <w:tabs>
          <w:tab w:val="left" w:pos="3388"/>
        </w:tabs>
        <w:spacing w:before="200"/>
        <w:ind w:left="2060"/>
        <w:rPr>
          <w:rFonts w:ascii="Cambria Math" w:eastAsia="Cambria Math"/>
        </w:rPr>
      </w:pPr>
      <w:r>
        <mc:AlternateContent>
          <mc:Choice Requires="wps">
            <w:drawing>
              <wp:anchor distT="0" distB="0" distL="0" distR="0" simplePos="0" relativeHeight="251671552" behindDoc="1" locked="0" layoutInCell="1" allowOverlap="1">
                <wp:simplePos x="0" y="0"/>
                <wp:positionH relativeFrom="page">
                  <wp:posOffset>3114040</wp:posOffset>
                </wp:positionH>
                <wp:positionV relativeFrom="paragraph">
                  <wp:posOffset>393065</wp:posOffset>
                </wp:positionV>
                <wp:extent cx="784860" cy="1270"/>
                <wp:effectExtent l="0" t="0" r="0" b="0"/>
                <wp:wrapTopAndBottom/>
                <wp:docPr id="1511983490" name="Freeform 10"/>
                <wp:cNvGraphicFramePr/>
                <a:graphic xmlns:a="http://schemas.openxmlformats.org/drawingml/2006/main">
                  <a:graphicData uri="http://schemas.microsoft.com/office/word/2010/wordprocessingShape">
                    <wps:wsp>
                      <wps:cNvSpPr/>
                      <wps:spPr bwMode="auto">
                        <a:xfrm>
                          <a:off x="0" y="0"/>
                          <a:ext cx="784860" cy="1270"/>
                        </a:xfrm>
                        <a:custGeom>
                          <a:avLst/>
                          <a:gdLst>
                            <a:gd name="T0" fmla="+- 0 4904 4904"/>
                            <a:gd name="T1" fmla="*/ T0 w 1236"/>
                            <a:gd name="T2" fmla="+- 0 6140 4904"/>
                            <a:gd name="T3" fmla="*/ T2 w 1236"/>
                          </a:gdLst>
                          <a:ahLst/>
                          <a:cxnLst>
                            <a:cxn ang="0">
                              <a:pos x="T1" y="0"/>
                            </a:cxn>
                            <a:cxn ang="0">
                              <a:pos x="T3" y="0"/>
                            </a:cxn>
                          </a:cxnLst>
                          <a:rect l="0" t="0" r="r" b="b"/>
                          <a:pathLst>
                            <a:path w="1236">
                              <a:moveTo>
                                <a:pt x="0" y="0"/>
                              </a:moveTo>
                              <a:lnTo>
                                <a:pt x="1236" y="0"/>
                              </a:lnTo>
                            </a:path>
                          </a:pathLst>
                        </a:cu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Freeform 10" o:spid="_x0000_s1026" o:spt="100" style="position:absolute;left:0pt;margin-left:245.2pt;margin-top:30.95pt;height:0.1pt;width:61.8pt;mso-position-horizontal-relative:page;mso-wrap-distance-bottom:0pt;mso-wrap-distance-top:0pt;z-index:-251644928;mso-width-relative:page;mso-height-relative:page;" filled="f" stroked="t" coordsize="1236,1" o:gfxdata="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" path="m0,0l1236,0e">
                <v:path o:connectlocs="0,0;784860,0" o:connectangles="0,0"/>
                <v:fill on="f" focussize="0,0"/>
                <v:stroke color="#000000" joinstyle="round"/>
                <v:imagedata o:title=""/>
                <o:lock v:ext="edit" aspectratio="f"/>
                <w10:wrap type="topAndBottom"/>
              </v:shape>
            </w:pict>
          </mc:Fallback>
        </mc:AlternateContent>
      </w:r>
      <w:r>
        <w:t>Precision</w:t>
      </w:r>
      <w:r>
        <w:rPr>
          <w:spacing w:val="-1"/>
        </w:rPr>
        <w:t xml:space="preserve"> </w:t>
      </w:r>
      <w:r>
        <w:t>=</w:t>
      </w:r>
      <w:r>
        <w:tab/>
      </w:r>
      <w:r>
        <w:rPr>
          <w:rFonts w:ascii="Cambria Math" w:eastAsia="Cambria Math"/>
        </w:rPr>
        <w:t>𝑇𝑃</w:t>
      </w:r>
    </w:p>
    <w:p>
      <w:pPr>
        <w:pStyle w:val="9"/>
        <w:spacing w:before="166"/>
        <w:ind w:left="3321"/>
        <w:rPr>
          <w:rFonts w:ascii="Cambria Math" w:eastAsia="Cambria Math"/>
        </w:rPr>
      </w:pPr>
      <w:r>
        <w:rPr>
          <w:rFonts w:ascii="Cambria Math" w:eastAsia="Cambria Math"/>
        </w:rPr>
        <w:t>𝑇𝑃</w:t>
      </w:r>
      <w:r>
        <w:t>+</w:t>
      </w:r>
      <w:r>
        <w:rPr>
          <w:rFonts w:ascii="Cambria Math" w:eastAsia="Cambria Math"/>
        </w:rPr>
        <w:t>𝐹𝑃</w:t>
      </w:r>
    </w:p>
    <w:p>
      <w:pPr>
        <w:pStyle w:val="9"/>
        <w:spacing w:before="11"/>
        <w:rPr>
          <w:rFonts w:ascii="Cambria Math"/>
          <w:sz w:val="28"/>
        </w:rPr>
      </w:pPr>
    </w:p>
    <w:p>
      <w:pPr>
        <w:pStyle w:val="9"/>
        <w:spacing w:line="360" w:lineRule="auto"/>
        <w:ind w:left="440" w:right="485"/>
        <w:jc w:val="both"/>
      </w:pPr>
      <w:r>
        <w:rPr>
          <w:b/>
        </w:rPr>
        <w:t>Recall</w:t>
      </w:r>
      <w:r>
        <w:t>: recall (also known as sensitivity or true positive rate) refers to the ability of a model to</w:t>
      </w:r>
      <w:r>
        <w:rPr>
          <w:spacing w:val="1"/>
        </w:rPr>
        <w:t xml:space="preserve"> </w:t>
      </w:r>
      <w:r>
        <w:t>correctly</w:t>
      </w:r>
      <w:r>
        <w:rPr>
          <w:spacing w:val="-6"/>
        </w:rPr>
        <w:t xml:space="preserve"> </w:t>
      </w:r>
      <w:r>
        <w:t>identify</w:t>
      </w:r>
      <w:r>
        <w:rPr>
          <w:spacing w:val="-5"/>
        </w:rPr>
        <w:t xml:space="preserve"> </w:t>
      </w:r>
      <w:r>
        <w:t>all</w:t>
      </w:r>
      <w:r>
        <w:rPr>
          <w:spacing w:val="-6"/>
        </w:rPr>
        <w:t xml:space="preserve"> </w:t>
      </w:r>
      <w:r>
        <w:t>positive</w:t>
      </w:r>
      <w:r>
        <w:rPr>
          <w:spacing w:val="-6"/>
        </w:rPr>
        <w:t xml:space="preserve"> </w:t>
      </w:r>
      <w:r>
        <w:t>instances,</w:t>
      </w:r>
      <w:r>
        <w:rPr>
          <w:spacing w:val="-6"/>
        </w:rPr>
        <w:t xml:space="preserve"> </w:t>
      </w:r>
      <w:r>
        <w:t>i.e.,</w:t>
      </w:r>
      <w:r>
        <w:rPr>
          <w:spacing w:val="-6"/>
        </w:rPr>
        <w:t xml:space="preserve"> </w:t>
      </w:r>
      <w:r>
        <w:t>the</w:t>
      </w:r>
      <w:r>
        <w:rPr>
          <w:spacing w:val="-7"/>
        </w:rPr>
        <w:t xml:space="preserve"> </w:t>
      </w:r>
      <w:r>
        <w:t>proportion</w:t>
      </w:r>
      <w:r>
        <w:rPr>
          <w:spacing w:val="-5"/>
        </w:rPr>
        <w:t xml:space="preserve"> </w:t>
      </w:r>
      <w:r>
        <w:t>of</w:t>
      </w:r>
      <w:r>
        <w:rPr>
          <w:spacing w:val="-7"/>
        </w:rPr>
        <w:t xml:space="preserve"> </w:t>
      </w:r>
      <w:r>
        <w:t>true</w:t>
      </w:r>
      <w:r>
        <w:rPr>
          <w:spacing w:val="-6"/>
        </w:rPr>
        <w:t xml:space="preserve"> </w:t>
      </w:r>
      <w:r>
        <w:t>positive</w:t>
      </w:r>
      <w:r>
        <w:rPr>
          <w:spacing w:val="-4"/>
        </w:rPr>
        <w:t xml:space="preserve"> </w:t>
      </w:r>
      <w:r>
        <w:t>predictions</w:t>
      </w:r>
      <w:r>
        <w:rPr>
          <w:spacing w:val="-6"/>
        </w:rPr>
        <w:t xml:space="preserve"> </w:t>
      </w:r>
      <w:r>
        <w:t>among</w:t>
      </w:r>
      <w:r>
        <w:rPr>
          <w:spacing w:val="-5"/>
        </w:rPr>
        <w:t xml:space="preserve"> </w:t>
      </w:r>
      <w:r>
        <w:t>all</w:t>
      </w:r>
      <w:r>
        <w:rPr>
          <w:spacing w:val="-58"/>
        </w:rPr>
        <w:t xml:space="preserve"> </w:t>
      </w:r>
      <w:r>
        <w:t>the</w:t>
      </w:r>
      <w:r>
        <w:rPr>
          <w:spacing w:val="-1"/>
        </w:rPr>
        <w:t xml:space="preserve"> </w:t>
      </w:r>
      <w:r>
        <w:t>actual positive</w:t>
      </w:r>
      <w:r>
        <w:rPr>
          <w:spacing w:val="-1"/>
        </w:rPr>
        <w:t xml:space="preserve"> </w:t>
      </w:r>
      <w:r>
        <w:t>instances in the</w:t>
      </w:r>
      <w:r>
        <w:rPr>
          <w:spacing w:val="-1"/>
        </w:rPr>
        <w:t xml:space="preserve"> </w:t>
      </w:r>
      <w:r>
        <w:t>dataset.</w:t>
      </w:r>
    </w:p>
    <w:p>
      <w:pPr>
        <w:pStyle w:val="9"/>
        <w:spacing w:before="201"/>
        <w:ind w:left="1640"/>
        <w:jc w:val="both"/>
        <w:rPr>
          <w:rFonts w:ascii="Cambria Math" w:eastAsia="Cambria Math"/>
        </w:rPr>
      </w:pPr>
      <w:r>
        <w:t>Recall</w:t>
      </w:r>
      <w:r>
        <w:rPr>
          <w:spacing w:val="-1"/>
        </w:rPr>
        <w:t xml:space="preserve"> </w:t>
      </w:r>
      <w:r>
        <w:t xml:space="preserve">=    </w:t>
      </w:r>
      <w:r>
        <w:rPr>
          <w:spacing w:val="59"/>
        </w:rPr>
        <w:t xml:space="preserve"> </w:t>
      </w:r>
      <w:r>
        <w:rPr>
          <w:rFonts w:ascii="Cambria Math" w:eastAsia="Cambria Math"/>
        </w:rPr>
        <w:t>𝑇𝑃</w:t>
      </w:r>
    </w:p>
    <w:p>
      <w:pPr>
        <w:pStyle w:val="9"/>
        <w:spacing w:before="3"/>
        <w:rPr>
          <w:rFonts w:ascii="Cambria Math"/>
          <w:sz w:val="13"/>
        </w:rPr>
      </w:pPr>
      <w:r>
        <mc:AlternateContent>
          <mc:Choice Requires="wps">
            <w:drawing>
              <wp:anchor distT="0" distB="0" distL="0" distR="0" simplePos="0" relativeHeight="251672576" behindDoc="1" locked="0" layoutInCell="1" allowOverlap="1">
                <wp:simplePos x="0" y="0"/>
                <wp:positionH relativeFrom="page">
                  <wp:posOffset>2777490</wp:posOffset>
                </wp:positionH>
                <wp:positionV relativeFrom="paragraph">
                  <wp:posOffset>128905</wp:posOffset>
                </wp:positionV>
                <wp:extent cx="802005" cy="1270"/>
                <wp:effectExtent l="0" t="0" r="0" b="0"/>
                <wp:wrapTopAndBottom/>
                <wp:docPr id="1200145406" name="Freeform 9"/>
                <wp:cNvGraphicFramePr/>
                <a:graphic xmlns:a="http://schemas.openxmlformats.org/drawingml/2006/main">
                  <a:graphicData uri="http://schemas.microsoft.com/office/word/2010/wordprocessingShape">
                    <wps:wsp>
                      <wps:cNvSpPr/>
                      <wps:spPr bwMode="auto">
                        <a:xfrm>
                          <a:off x="0" y="0"/>
                          <a:ext cx="802005" cy="1270"/>
                        </a:xfrm>
                        <a:custGeom>
                          <a:avLst/>
                          <a:gdLst>
                            <a:gd name="T0" fmla="+- 0 4374 4374"/>
                            <a:gd name="T1" fmla="*/ T0 w 1263"/>
                            <a:gd name="T2" fmla="+- 0 5637 4374"/>
                            <a:gd name="T3" fmla="*/ T2 w 1263"/>
                          </a:gdLst>
                          <a:ahLst/>
                          <a:cxnLst>
                            <a:cxn ang="0">
                              <a:pos x="T1" y="0"/>
                            </a:cxn>
                            <a:cxn ang="0">
                              <a:pos x="T3" y="0"/>
                            </a:cxn>
                          </a:cxnLst>
                          <a:rect l="0" t="0" r="r" b="b"/>
                          <a:pathLst>
                            <a:path w="1263">
                              <a:moveTo>
                                <a:pt x="0" y="0"/>
                              </a:moveTo>
                              <a:lnTo>
                                <a:pt x="1263" y="0"/>
                              </a:lnTo>
                            </a:path>
                          </a:pathLst>
                        </a:cu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Freeform 9" o:spid="_x0000_s1026" o:spt="100" style="position:absolute;left:0pt;margin-left:218.7pt;margin-top:10.15pt;height:0.1pt;width:63.15pt;mso-position-horizontal-relative:page;mso-wrap-distance-bottom:0pt;mso-wrap-distance-top:0pt;z-index:-251643904;mso-width-relative:page;mso-height-relative:page;" filled="f" stroked="t" coordsize="1263,1" o:gfxdata="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" path="m0,0l1263,0e">
                <v:path o:connectlocs="0,0;802005,0" o:connectangles="0,0"/>
                <v:fill on="f" focussize="0,0"/>
                <v:stroke color="#000000" joinstyle="round"/>
                <v:imagedata o:title=""/>
                <o:lock v:ext="edit" aspectratio="f"/>
                <w10:wrap type="topAndBottom"/>
              </v:shape>
            </w:pict>
          </mc:Fallback>
        </mc:AlternateContent>
      </w:r>
    </w:p>
    <w:p>
      <w:pPr>
        <w:pStyle w:val="9"/>
        <w:spacing w:before="100"/>
        <w:ind w:left="2841"/>
        <w:rPr>
          <w:rFonts w:ascii="Cambria Math" w:eastAsia="Cambria Math"/>
        </w:rPr>
      </w:pPr>
      <w:r>
        <w:rPr>
          <w:rFonts w:ascii="Cambria Math" w:eastAsia="Cambria Math"/>
        </w:rPr>
        <w:t>𝑇𝑃</w:t>
      </w:r>
      <w:r>
        <w:t>+</w:t>
      </w:r>
      <w:r>
        <w:rPr>
          <w:rFonts w:ascii="Cambria Math" w:eastAsia="Cambria Math"/>
        </w:rPr>
        <w:t>𝐹𝑁</w:t>
      </w:r>
    </w:p>
    <w:p>
      <w:pPr>
        <w:pStyle w:val="9"/>
        <w:spacing w:before="2"/>
        <w:rPr>
          <w:rFonts w:ascii="Cambria Math"/>
          <w:sz w:val="29"/>
        </w:rPr>
      </w:pPr>
    </w:p>
    <w:p>
      <w:pPr>
        <w:pStyle w:val="9"/>
        <w:spacing w:before="1" w:line="360" w:lineRule="auto"/>
        <w:ind w:left="440" w:right="484"/>
        <w:jc w:val="both"/>
      </w:pPr>
      <w:r>
        <w:rPr>
          <w:b/>
        </w:rPr>
        <w:t>F-measure</w:t>
      </w:r>
      <w:r>
        <w:t>:</w:t>
      </w:r>
      <w:r>
        <w:rPr>
          <w:spacing w:val="-4"/>
        </w:rPr>
        <w:t xml:space="preserve"> </w:t>
      </w:r>
      <w:r>
        <w:t>The</w:t>
      </w:r>
      <w:r>
        <w:rPr>
          <w:spacing w:val="-5"/>
        </w:rPr>
        <w:t xml:space="preserve"> </w:t>
      </w:r>
      <w:r>
        <w:t>F-measure,</w:t>
      </w:r>
      <w:r>
        <w:rPr>
          <w:spacing w:val="-4"/>
        </w:rPr>
        <w:t xml:space="preserve"> </w:t>
      </w:r>
      <w:r>
        <w:t>also</w:t>
      </w:r>
      <w:r>
        <w:rPr>
          <w:spacing w:val="-3"/>
        </w:rPr>
        <w:t xml:space="preserve"> </w:t>
      </w:r>
      <w:r>
        <w:t>known</w:t>
      </w:r>
      <w:r>
        <w:rPr>
          <w:spacing w:val="-4"/>
        </w:rPr>
        <w:t xml:space="preserve"> </w:t>
      </w:r>
      <w:r>
        <w:t>as</w:t>
      </w:r>
      <w:r>
        <w:rPr>
          <w:spacing w:val="-4"/>
        </w:rPr>
        <w:t xml:space="preserve"> </w:t>
      </w:r>
      <w:r>
        <w:t>the</w:t>
      </w:r>
      <w:r>
        <w:rPr>
          <w:spacing w:val="-2"/>
        </w:rPr>
        <w:t xml:space="preserve"> </w:t>
      </w:r>
      <w:r>
        <w:t>F-score</w:t>
      </w:r>
      <w:r>
        <w:rPr>
          <w:spacing w:val="-6"/>
        </w:rPr>
        <w:t xml:space="preserve"> </w:t>
      </w:r>
      <w:r>
        <w:t>or</w:t>
      </w:r>
      <w:r>
        <w:rPr>
          <w:spacing w:val="-1"/>
        </w:rPr>
        <w:t xml:space="preserve"> </w:t>
      </w:r>
      <w:r>
        <w:t>F1-score,</w:t>
      </w:r>
      <w:r>
        <w:rPr>
          <w:spacing w:val="-4"/>
        </w:rPr>
        <w:t xml:space="preserve"> </w:t>
      </w:r>
      <w:r>
        <w:t>is</w:t>
      </w:r>
      <w:r>
        <w:rPr>
          <w:spacing w:val="-3"/>
        </w:rPr>
        <w:t xml:space="preserve"> </w:t>
      </w:r>
      <w:r>
        <w:t>a</w:t>
      </w:r>
      <w:r>
        <w:rPr>
          <w:spacing w:val="-5"/>
        </w:rPr>
        <w:t xml:space="preserve"> </w:t>
      </w:r>
      <w:r>
        <w:t>performance</w:t>
      </w:r>
      <w:r>
        <w:rPr>
          <w:spacing w:val="-5"/>
        </w:rPr>
        <w:t xml:space="preserve"> </w:t>
      </w:r>
      <w:r>
        <w:t>metric</w:t>
      </w:r>
      <w:r>
        <w:rPr>
          <w:spacing w:val="-5"/>
        </w:rPr>
        <w:t xml:space="preserve"> </w:t>
      </w:r>
      <w:r>
        <w:t>that</w:t>
      </w:r>
      <w:r>
        <w:rPr>
          <w:spacing w:val="-57"/>
        </w:rPr>
        <w:t xml:space="preserve"> </w:t>
      </w:r>
      <w:r>
        <w:t>combines</w:t>
      </w:r>
      <w:r>
        <w:rPr>
          <w:spacing w:val="-1"/>
        </w:rPr>
        <w:t xml:space="preserve"> </w:t>
      </w:r>
      <w:r>
        <w:t>precision and</w:t>
      </w:r>
      <w:r>
        <w:rPr>
          <w:spacing w:val="2"/>
        </w:rPr>
        <w:t xml:space="preserve"> </w:t>
      </w:r>
      <w:r>
        <w:t>recall into a</w:t>
      </w:r>
      <w:r>
        <w:rPr>
          <w:spacing w:val="-1"/>
        </w:rPr>
        <w:t xml:space="preserve"> </w:t>
      </w:r>
      <w:r>
        <w:t>single</w:t>
      </w:r>
      <w:r>
        <w:rPr>
          <w:spacing w:val="-1"/>
        </w:rPr>
        <w:t xml:space="preserve"> </w:t>
      </w:r>
      <w:r>
        <w:t>score.</w:t>
      </w:r>
    </w:p>
    <w:p>
      <w:pPr>
        <w:pStyle w:val="9"/>
        <w:spacing w:before="200"/>
        <w:ind w:left="1880"/>
        <w:jc w:val="both"/>
      </w:pPr>
      <w:r>
        <w:t>F-measure</w:t>
      </w:r>
      <w:r>
        <w:rPr>
          <w:spacing w:val="-1"/>
        </w:rPr>
        <w:t xml:space="preserve"> </w:t>
      </w:r>
      <w:r>
        <w:t>=</w:t>
      </w:r>
      <w:r>
        <w:rPr>
          <w:spacing w:val="-2"/>
        </w:rPr>
        <w:t xml:space="preserve"> </w:t>
      </w:r>
      <w:r>
        <w:t>2</w:t>
      </w:r>
      <w:r>
        <w:rPr>
          <w:spacing w:val="-1"/>
        </w:rPr>
        <w:t xml:space="preserve"> </w:t>
      </w:r>
      <w:r>
        <w:rPr>
          <w:rFonts w:ascii="Cambria Math" w:hAnsi="Cambria Math"/>
        </w:rPr>
        <w:t>∗</w:t>
      </w:r>
      <w:r>
        <w:rPr>
          <w:rFonts w:ascii="Cambria Math" w:hAnsi="Cambria Math"/>
          <w:spacing w:val="5"/>
        </w:rPr>
        <w:t xml:space="preserve"> </w:t>
      </w:r>
      <w:r>
        <w:t>(Recall</w:t>
      </w:r>
      <w:r>
        <w:rPr>
          <w:spacing w:val="2"/>
        </w:rPr>
        <w:t xml:space="preserve"> </w:t>
      </w:r>
      <w:r>
        <w:rPr>
          <w:rFonts w:ascii="Cambria Math" w:hAnsi="Cambria Math"/>
        </w:rPr>
        <w:t>∗</w:t>
      </w:r>
      <w:r>
        <w:rPr>
          <w:rFonts w:ascii="Cambria Math" w:hAnsi="Cambria Math"/>
          <w:spacing w:val="5"/>
        </w:rPr>
        <w:t xml:space="preserve"> </w:t>
      </w:r>
      <w:r>
        <w:t>Precision)</w:t>
      </w:r>
    </w:p>
    <w:p>
      <w:pPr>
        <w:pStyle w:val="9"/>
        <w:rPr>
          <w:sz w:val="12"/>
        </w:rPr>
      </w:pPr>
      <w:r>
        <mc:AlternateContent>
          <mc:Choice Requires="wps">
            <w:drawing>
              <wp:anchor distT="0" distB="0" distL="0" distR="0" simplePos="0" relativeHeight="251672576" behindDoc="1" locked="0" layoutInCell="1" allowOverlap="1">
                <wp:simplePos x="0" y="0"/>
                <wp:positionH relativeFrom="page">
                  <wp:posOffset>3036570</wp:posOffset>
                </wp:positionH>
                <wp:positionV relativeFrom="paragraph">
                  <wp:posOffset>117475</wp:posOffset>
                </wp:positionV>
                <wp:extent cx="1673225" cy="1270"/>
                <wp:effectExtent l="0" t="0" r="0" b="0"/>
                <wp:wrapTopAndBottom/>
                <wp:docPr id="1401725857" name="Freeform 8"/>
                <wp:cNvGraphicFramePr/>
                <a:graphic xmlns:a="http://schemas.openxmlformats.org/drawingml/2006/main">
                  <a:graphicData uri="http://schemas.microsoft.com/office/word/2010/wordprocessingShape">
                    <wps:wsp>
                      <wps:cNvSpPr/>
                      <wps:spPr bwMode="auto">
                        <a:xfrm>
                          <a:off x="0" y="0"/>
                          <a:ext cx="1673225" cy="1270"/>
                        </a:xfrm>
                        <a:custGeom>
                          <a:avLst/>
                          <a:gdLst>
                            <a:gd name="T0" fmla="+- 0 4782 4782"/>
                            <a:gd name="T1" fmla="*/ T0 w 2635"/>
                            <a:gd name="T2" fmla="+- 0 7417 4782"/>
                            <a:gd name="T3" fmla="*/ T2 w 2635"/>
                          </a:gdLst>
                          <a:ahLst/>
                          <a:cxnLst>
                            <a:cxn ang="0">
                              <a:pos x="T1" y="0"/>
                            </a:cxn>
                            <a:cxn ang="0">
                              <a:pos x="T3" y="0"/>
                            </a:cxn>
                          </a:cxnLst>
                          <a:rect l="0" t="0" r="r" b="b"/>
                          <a:pathLst>
                            <a:path w="2635">
                              <a:moveTo>
                                <a:pt x="0" y="0"/>
                              </a:moveTo>
                              <a:lnTo>
                                <a:pt x="2635" y="0"/>
                              </a:lnTo>
                            </a:path>
                          </a:pathLst>
                        </a:cu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Freeform 8" o:spid="_x0000_s1026" o:spt="100" style="position:absolute;left:0pt;margin-left:239.1pt;margin-top:9.25pt;height:0.1pt;width:131.75pt;mso-position-horizontal-relative:page;mso-wrap-distance-bottom:0pt;mso-wrap-distance-top:0pt;z-index:-251643904;mso-width-relative:page;mso-height-relative:page;" filled="f" stroked="t" coordsize="2635,1" o:gfxdata="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" path="m0,0l2635,0e">
                <v:path o:connectlocs="0,0;1673225,0" o:connectangles="0,0"/>
                <v:fill on="f" focussize="0,0"/>
                <v:stroke color="#000000" joinstyle="round"/>
                <v:imagedata o:title=""/>
                <o:lock v:ext="edit" aspectratio="f"/>
                <w10:wrap type="topAndBottom"/>
              </v:shape>
            </w:pict>
          </mc:Fallback>
        </mc:AlternateContent>
      </w:r>
    </w:p>
    <w:p>
      <w:pPr>
        <w:pStyle w:val="9"/>
        <w:spacing w:before="117"/>
        <w:ind w:left="3321"/>
      </w:pPr>
      <w:r>
        <w:t>Recall</w:t>
      </w:r>
      <w:r>
        <w:rPr>
          <w:spacing w:val="-2"/>
        </w:rPr>
        <w:t xml:space="preserve"> </w:t>
      </w:r>
      <w:r>
        <w:t>+</w:t>
      </w:r>
      <w:r>
        <w:rPr>
          <w:spacing w:val="-2"/>
        </w:rPr>
        <w:t xml:space="preserve"> </w:t>
      </w:r>
      <w:r>
        <w:t>Precision</w:t>
      </w:r>
    </w:p>
    <w:p>
      <w:pPr>
        <w:sectPr>
          <w:pgSz w:w="12240" w:h="15840"/>
          <w:pgMar w:top="1380" w:right="380" w:bottom="1200" w:left="1720" w:header="0" w:footer="1012" w:gutter="0"/>
          <w:cols w:space="720" w:num="1"/>
        </w:sectPr>
      </w:pPr>
    </w:p>
    <w:p>
      <w:pPr>
        <w:pStyle w:val="3"/>
        <w:numPr>
          <w:ilvl w:val="1"/>
          <w:numId w:val="9"/>
        </w:numPr>
        <w:ind w:left="990" w:hanging="540"/>
        <w:rPr>
          <w:sz w:val="28"/>
        </w:rPr>
      </w:pPr>
      <w:bookmarkStart w:id="90" w:name="_bookmark73"/>
      <w:bookmarkEnd w:id="90"/>
      <w:bookmarkStart w:id="91" w:name="_Toc230689954"/>
      <w:commentRangeStart w:id="15"/>
      <w:r>
        <w:rPr>
          <w:sz w:val="28"/>
        </w:rPr>
        <w:t>Related works</w:t>
      </w:r>
      <w:bookmarkEnd w:id="91"/>
      <w:commentRangeEnd w:id="15"/>
      <w:r>
        <w:commentReference w:id="15"/>
      </w:r>
    </w:p>
    <w:p>
      <w:pPr>
        <w:jc w:val="both"/>
      </w:pPr>
      <w:r>
        <w:rPr>
          <w:rFonts w:ascii="Times New Roman" w:hAnsi="Times New Roman"/>
          <w:sz w:val="24"/>
          <w:color w:val="0000FF"/>
        </w:rPr>
        <w:t xml:space="preserve">Each reviewed work is summarised with its citation, the kind and amount of data used, the ML or DL algorithm(s) applied, reported performance, and its conclusion and recommendation; the gap analysis then states explicitly how each work, in particular the Amharic studies, differs from the present study in data, model coverage and evaluation protocol.</w:t>
      </w:r>
    </w:p>
    <w:p>
      <w:pPr>
        <w:pStyle w:val="9"/>
        <w:spacing w:before="9"/>
        <w:rPr>
          <w:b/>
          <w:sz w:val="34"/>
        </w:rPr>
      </w:pPr>
    </w:p>
    <w:p>
      <w:pPr>
        <w:pStyle w:val="9"/>
        <w:spacing w:line="360" w:lineRule="auto"/>
        <w:ind w:left="440" w:right="486"/>
        <w:jc w:val="both"/>
      </w:pPr>
      <w:r>
        <w:t>This</w:t>
      </w:r>
      <w:r>
        <w:rPr>
          <w:spacing w:val="1"/>
        </w:rPr>
        <w:t xml:space="preserve"> </w:t>
      </w:r>
      <w:r>
        <w:t>section</w:t>
      </w:r>
      <w:r>
        <w:rPr>
          <w:spacing w:val="1"/>
        </w:rPr>
        <w:t xml:space="preserve"> </w:t>
      </w:r>
      <w:r>
        <w:t>analyzes</w:t>
      </w:r>
      <w:r>
        <w:rPr>
          <w:spacing w:val="1"/>
        </w:rPr>
        <w:t xml:space="preserve"> </w:t>
      </w:r>
      <w:r>
        <w:t>research</w:t>
      </w:r>
      <w:r>
        <w:rPr>
          <w:spacing w:val="1"/>
        </w:rPr>
        <w:t xml:space="preserve"> </w:t>
      </w:r>
      <w:r>
        <w:t>on</w:t>
      </w:r>
      <w:r>
        <w:rPr>
          <w:spacing w:val="1"/>
        </w:rPr>
        <w:t xml:space="preserve"> </w:t>
      </w:r>
      <w:r>
        <w:t>sentiment analysis</w:t>
      </w:r>
      <w:r>
        <w:rPr>
          <w:spacing w:val="1"/>
        </w:rPr>
        <w:t xml:space="preserve"> </w:t>
      </w:r>
      <w:r>
        <w:t>focusing</w:t>
      </w:r>
      <w:r>
        <w:rPr>
          <w:spacing w:val="1"/>
        </w:rPr>
        <w:t xml:space="preserve"> </w:t>
      </w:r>
      <w:r>
        <w:t>on</w:t>
      </w:r>
      <w:r>
        <w:rPr>
          <w:spacing w:val="1"/>
        </w:rPr>
        <w:t xml:space="preserve"> </w:t>
      </w:r>
      <w:r>
        <w:t>contributions</w:t>
      </w:r>
      <w:r>
        <w:rPr>
          <w:spacing w:val="1"/>
        </w:rPr>
        <w:t xml:space="preserve"> </w:t>
      </w:r>
      <w:r>
        <w:t>and</w:t>
      </w:r>
      <w:r>
        <w:rPr>
          <w:spacing w:val="1"/>
        </w:rPr>
        <w:t xml:space="preserve"> </w:t>
      </w:r>
      <w:r>
        <w:t>limitations.</w:t>
      </w:r>
      <w:r>
        <w:rPr>
          <w:spacing w:val="1"/>
        </w:rPr>
        <w:t xml:space="preserve"> </w:t>
      </w:r>
      <w:r>
        <w:t>Some</w:t>
      </w:r>
      <w:r>
        <w:rPr>
          <w:spacing w:val="1"/>
        </w:rPr>
        <w:t xml:space="preserve"> </w:t>
      </w:r>
      <w:r>
        <w:t>researchers</w:t>
      </w:r>
      <w:r>
        <w:rPr>
          <w:spacing w:val="1"/>
        </w:rPr>
        <w:t xml:space="preserve"> </w:t>
      </w:r>
      <w:r>
        <w:t>have</w:t>
      </w:r>
      <w:r>
        <w:rPr>
          <w:spacing w:val="1"/>
        </w:rPr>
        <w:t xml:space="preserve"> </w:t>
      </w:r>
      <w:r>
        <w:t>developed</w:t>
      </w:r>
      <w:r>
        <w:rPr>
          <w:spacing w:val="1"/>
        </w:rPr>
        <w:t xml:space="preserve"> </w:t>
      </w:r>
      <w:r>
        <w:t>models</w:t>
      </w:r>
      <w:r>
        <w:rPr>
          <w:spacing w:val="1"/>
        </w:rPr>
        <w:t xml:space="preserve"> </w:t>
      </w:r>
      <w:r>
        <w:t>using comment,</w:t>
      </w:r>
      <w:r>
        <w:rPr>
          <w:spacing w:val="-1"/>
        </w:rPr>
        <w:t xml:space="preserve"> </w:t>
      </w:r>
      <w:r>
        <w:t>identify, and classify sentiment analysis in the</w:t>
      </w:r>
      <w:r>
        <w:rPr>
          <w:spacing w:val="-2"/>
        </w:rPr>
        <w:t xml:space="preserve"> </w:t>
      </w:r>
      <w:r>
        <w:t>past.</w:t>
      </w:r>
    </w:p>
    <w:p>
      <w:pPr>
        <w:pStyle w:val="9"/>
        <w:spacing w:line="360" w:lineRule="auto"/>
        <w:ind w:left="440" w:right="486"/>
        <w:jc w:val="both"/>
      </w:pPr>
      <w:r>
        <w:t>“Implement supervised machine learning for Amharic sentiment analysis with a multi-scale Approach”: The authors of this work</w:t>
      </w:r>
      <w:r>
        <w:rPr>
          <w:spacing w:val="1"/>
        </w:rPr>
        <w:t xml:space="preserve"> </w:t>
      </w:r>
      <w:r>
        <w:t xml:space="preserve">proposed a technique that uses Naïve Bayes with Bigram for classification. they have got Accuracy of 39.5–44.3% Suggested further work in document-level sentiment analysis. </w:t>
      </w:r>
    </w:p>
    <w:p>
      <w:pPr>
        <w:pStyle w:val="9"/>
        <w:spacing w:line="360" w:lineRule="auto"/>
        <w:ind w:left="440" w:right="486"/>
        <w:jc w:val="both"/>
      </w:pPr>
      <w:commentRangeStart w:id="16"/>
      <w:r>
        <w:t xml:space="preserve">“Develop a deep learning model for Amharic sentiment analysis”: </w:t>
      </w:r>
      <w:commentRangeEnd w:id="16"/>
      <w:r>
        <w:commentReference w:id="16"/>
      </w:r>
      <w:r>
        <w:t>The authors of this work</w:t>
      </w:r>
      <w:r>
        <w:rPr>
          <w:spacing w:val="1"/>
        </w:rPr>
        <w:t xml:space="preserve"> </w:t>
      </w:r>
      <w:r>
        <w:t>proposed a technique that uses CNN and Scikit-learn’s Count Vectorizer and TF-IDF for classification. they have got Average accuracy of 40.1–90.1% using CNN with different training/testing splits Suggested using more network layers for improved performance.</w:t>
      </w:r>
    </w:p>
    <w:p>
      <w:pPr>
        <w:jc w:val="both"/>
      </w:pPr>
      <w:r>
        <w:rPr>
          <w:rFonts w:ascii="Times New Roman" w:hAnsi="Times New Roman"/>
          <w:sz w:val="24"/>
          <w:color w:val="0000FF"/>
        </w:rPr>
        <w:t xml:space="preserve">[citation required] Add the author and year for this work and state how the present study differs from it in data, models or evaluation.</w:t>
      </w:r>
    </w:p>
    <w:p>
      <w:pPr>
        <w:pStyle w:val="9"/>
        <w:spacing w:line="360" w:lineRule="auto"/>
        <w:ind w:left="440" w:right="486"/>
        <w:jc w:val="both"/>
      </w:pPr>
      <w:commentRangeStart w:id="17"/>
      <w:r>
        <w:t>“Evaluate preprocessing and Emoji effects on Amharic sentiment analysis using LSTM”</w:t>
      </w:r>
      <w:commentRangeEnd w:id="17"/>
      <w:r>
        <w:commentReference w:id="17"/>
      </w:r>
      <w:r>
        <w:t>: The authors of this work</w:t>
      </w:r>
      <w:r>
        <w:rPr>
          <w:spacing w:val="1"/>
        </w:rPr>
        <w:t xml:space="preserve"> </w:t>
      </w:r>
      <w:r>
        <w:t>proposed a technique that uses LSTM with Word2Vec for word embedding for classification. they have got Preprocessing, like stemming, reduced accuracy (75.93% from 82.36%) Emojis improved accuracy by 0.55%. Automatic and human annotations overlapped by 90.67% Suggested collaboration of CNN and LSTM for future work.</w:t>
      </w:r>
    </w:p>
    <w:p>
      <w:pPr>
        <w:jc w:val="both"/>
      </w:pPr>
      <w:r>
        <w:rPr>
          <w:rFonts w:ascii="Times New Roman" w:hAnsi="Times New Roman"/>
          <w:sz w:val="24"/>
          <w:color w:val="0000FF"/>
        </w:rPr>
        <w:t xml:space="preserve">[citation required] Add the author and year for this work and state how it differs from the present study.</w:t>
      </w:r>
    </w:p>
    <w:p>
      <w:pPr>
        <w:pStyle w:val="9"/>
        <w:spacing w:line="360" w:lineRule="auto"/>
        <w:ind w:left="440" w:right="486"/>
        <w:jc w:val="both"/>
      </w:pPr>
      <w:r>
        <w:t>“Exploring Amharic Sentiment Analysis from Social Media Texts: Building Annotation Tools and Classification Models”: The authors of this work</w:t>
      </w:r>
      <w:r>
        <w:rPr>
          <w:spacing w:val="1"/>
        </w:rPr>
        <w:t xml:space="preserve"> </w:t>
      </w:r>
      <w:r>
        <w:t xml:space="preserve">proposed a technique that uses Machine learning classification models with annotation tools for classification. They have got 83.92% accuracy. </w:t>
      </w:r>
    </w:p>
    <w:p>
      <w:pPr>
        <w:pStyle w:val="9"/>
        <w:spacing w:line="360" w:lineRule="auto"/>
        <w:ind w:left="440" w:right="486"/>
        <w:jc w:val="both"/>
      </w:pPr>
      <w:r>
        <w:t>“Amharic political sentiment analysis using deep learning approaches”: The authors of this work</w:t>
      </w:r>
      <w:r>
        <w:rPr>
          <w:spacing w:val="1"/>
        </w:rPr>
        <w:t xml:space="preserve"> </w:t>
      </w:r>
      <w:r>
        <w:t>proposed a technique that uses Convolutional Neural Networks (CNN), Bidirectional Long Short-Term Memory (Bi-LSTM), and a hybrid model combining CNN with Bi-LSTM to analyze and classify sentiments. They have got 91.60% accuracy.</w:t>
      </w:r>
    </w:p>
    <w:p>
      <w:pPr>
        <w:pStyle w:val="9"/>
        <w:spacing w:line="360" w:lineRule="auto"/>
        <w:ind w:left="440" w:right="486"/>
        <w:jc w:val="both"/>
      </w:pPr>
      <w:r>
        <w:t>“Apply deep learning for sentiment analysis of short texts”: The authors of this work</w:t>
      </w:r>
      <w:r>
        <w:rPr>
          <w:spacing w:val="1"/>
        </w:rPr>
        <w:t xml:space="preserve"> </w:t>
      </w:r>
      <w:r>
        <w:t>proposed a technique that uses CNN and RNN Word2Vec for word for classification techniques. They have got 88.3% accuracy.</w:t>
      </w:r>
    </w:p>
    <w:p>
      <w:pPr>
        <w:pStyle w:val="9"/>
        <w:spacing w:line="360" w:lineRule="auto"/>
        <w:ind w:left="440" w:right="486"/>
        <w:jc w:val="both"/>
      </w:pPr>
      <w:r>
        <w:t>“Create a deep learning model for Arabic sentiment analysis”: The authors of this work</w:t>
      </w:r>
      <w:r>
        <w:rPr>
          <w:spacing w:val="1"/>
        </w:rPr>
        <w:t xml:space="preserve"> </w:t>
      </w:r>
      <w:r>
        <w:t>proposed a technique that uses NN, RNN, and RCNN Aravec word embeddings for classification techniques. They have got for CNN (72.14–77.60%), LSTM (80.91–81.53%), and RCNN (78.24–78.82%) Suggested data augmentation to enhance LSTM performance.</w:t>
      </w:r>
    </w:p>
    <w:p>
      <w:pPr>
        <w:pStyle w:val="9"/>
        <w:spacing w:line="360" w:lineRule="auto"/>
        <w:ind w:left="440" w:right="486"/>
        <w:jc w:val="both"/>
      </w:pPr>
      <w:r>
        <w:t>“Apply machine learning algorithms for sentiment analysis of Amharic entertainment texts”: The authors of this work</w:t>
      </w:r>
      <w:r>
        <w:rPr>
          <w:spacing w:val="1"/>
        </w:rPr>
        <w:t xml:space="preserve"> </w:t>
      </w:r>
      <w:r>
        <w:t>proposed a technique that uses Naïve Bayes, J48 Decision Tree, and Maximum Entropy classifiers. They have got for Naïve Bayes achieved the highest accuracy (90.9%) Recommended using bi-gram and trigram for the better featsets set and exploaspect levellevel opinion mining.</w:t>
      </w:r>
    </w:p>
    <w:p>
      <w:pPr>
        <w:pStyle w:val="9"/>
        <w:spacing w:line="360" w:lineRule="auto"/>
        <w:ind w:left="440" w:right="486"/>
        <w:jc w:val="both"/>
      </w:pPr>
      <w:r>
        <w:t>“</w:t>
      </w:r>
      <w:r>
        <w:rPr>
          <w:i/>
          <w:iCs/>
        </w:rPr>
        <w:t>Evaluate Preprocessing and Emoji Effects on Amharic Sentiment Analysis Using LSTM</w:t>
      </w:r>
    </w:p>
    <w:p>
      <w:pPr>
        <w:pStyle w:val="9"/>
        <w:spacing w:line="360" w:lineRule="auto"/>
        <w:ind w:left="440" w:right="486"/>
        <w:jc w:val="both"/>
      </w:pPr>
      <w:r>
        <w:t xml:space="preserve"> ”: The authors of this work</w:t>
      </w:r>
      <w:r>
        <w:rPr>
          <w:spacing w:val="1"/>
        </w:rPr>
        <w:t xml:space="preserve"> </w:t>
      </w:r>
      <w:r>
        <w:t>proposed a technique that uses LSTM with Word2Vec embeddings. They have got for 82.36%; preprocessing reduced performance to 75.93% Suggested combining CNN and LSTM architectures to improve prediction performance.</w:t>
      </w:r>
    </w:p>
    <w:p>
      <w:pPr>
        <w:pStyle w:val="9"/>
        <w:spacing w:line="360" w:lineRule="auto"/>
        <w:ind w:left="440" w:right="486"/>
        <w:jc w:val="both"/>
      </w:pPr>
      <w:r>
        <w:t>“Impact of Normalization and Informal Opinionated Features on Amharic Sentiment Analysis”: The authors of this work</w:t>
      </w:r>
      <w:r>
        <w:rPr>
          <w:spacing w:val="1"/>
        </w:rPr>
        <w:t xml:space="preserve"> </w:t>
      </w:r>
      <w:r>
        <w:t>proposed a technique that uses CNN–BiLSTM with word and character n-gram embeddings. They have got 91.67% accuracy. Suggested Need better normalization techniques and improved handling of informal Amharic expressions.</w:t>
      </w:r>
    </w:p>
    <w:p>
      <w:pPr>
        <w:pStyle w:val="9"/>
        <w:spacing w:line="360" w:lineRule="auto"/>
        <w:ind w:left="440" w:right="486"/>
        <w:jc w:val="both"/>
      </w:pPr>
      <w:r>
        <w:t>“</w:t>
      </w:r>
      <w:bookmarkStart w:id="92" w:name="_Hlk230242722"/>
      <w:r>
        <w:t>Exploring Amharic Sentiment Analysis from Social Media Texts: Building Annotation Tools and Classification Models</w:t>
      </w:r>
      <w:bookmarkEnd w:id="92"/>
      <w:r>
        <w:t>”: The authors of this work</w:t>
      </w:r>
      <w:r>
        <w:rPr>
          <w:spacing w:val="1"/>
        </w:rPr>
        <w:t xml:space="preserve"> </w:t>
      </w:r>
      <w:r>
        <w:t>proposed a technique that uses</w:t>
      </w:r>
      <w:bookmarkStart w:id="93" w:name="_Hlk230242758"/>
      <w:r>
        <w:t xml:space="preserve"> Machine learning classification models with annotation tools</w:t>
      </w:r>
      <w:bookmarkEnd w:id="93"/>
      <w:r>
        <w:t>. They have got 83.92% accuracy. Lack of benchmark datasets, annotation tools, and standardized preprocessing methods for Amharic sentiment analysis.</w:t>
      </w:r>
    </w:p>
    <w:p>
      <w:pPr>
        <w:pStyle w:val="9"/>
        <w:spacing w:line="360" w:lineRule="auto"/>
        <w:ind w:left="440" w:right="486"/>
        <w:jc w:val="both"/>
      </w:pPr>
    </w:p>
    <w:p>
      <w:pPr>
        <w:pStyle w:val="9"/>
        <w:spacing w:line="360" w:lineRule="auto"/>
        <w:ind w:left="440" w:right="486"/>
        <w:jc w:val="both"/>
      </w:pPr>
    </w:p>
    <w:p>
      <w:pPr>
        <w:pStyle w:val="9"/>
        <w:spacing w:line="360" w:lineRule="auto"/>
        <w:ind w:left="440" w:right="486"/>
        <w:jc w:val="both"/>
      </w:pPr>
    </w:p>
    <w:p>
      <w:pPr>
        <w:spacing w:line="360" w:lineRule="auto"/>
        <w:jc w:val="both"/>
      </w:pPr>
    </w:p>
    <w:p>
      <w:pPr>
        <w:spacing w:line="360" w:lineRule="auto"/>
        <w:jc w:val="both"/>
        <w:sectPr>
          <w:pgSz w:w="12240" w:h="15840"/>
          <w:pgMar w:top="1500" w:right="380" w:bottom="1200" w:left="1720" w:header="0" w:footer="1012" w:gutter="0"/>
          <w:cols w:space="720" w:num="1"/>
        </w:sectPr>
      </w:pPr>
    </w:p>
    <w:p>
      <w:pPr>
        <w:pStyle w:val="9"/>
        <w:spacing w:before="4"/>
        <w:rPr>
          <w:sz w:val="17"/>
        </w:rPr>
      </w:pPr>
      <w:r>
        <mc:AlternateContent>
          <mc:Choice Requires="wps">
            <w:drawing>
              <wp:anchor distT="0" distB="0" distL="114300" distR="114300" simplePos="0" relativeHeight="251660288" behindDoc="0" locked="0" layoutInCell="1" allowOverlap="1">
                <wp:simplePos x="0" y="0"/>
                <wp:positionH relativeFrom="page">
                  <wp:posOffset>1060450</wp:posOffset>
                </wp:positionH>
                <wp:positionV relativeFrom="page">
                  <wp:posOffset>705485</wp:posOffset>
                </wp:positionV>
                <wp:extent cx="9002395" cy="6236335"/>
                <wp:effectExtent l="0" t="0" r="8255" b="12065"/>
                <wp:wrapNone/>
                <wp:docPr id="354083077" name="Text Box 7"/>
                <wp:cNvGraphicFramePr/>
                <a:graphic xmlns:a="http://schemas.openxmlformats.org/drawingml/2006/main">
                  <a:graphicData uri="http://schemas.microsoft.com/office/word/2010/wordprocessingShape">
                    <wps:wsp>
                      <wps:cNvSpPr txBox="1">
                        <a:spLocks noChangeArrowheads="1"/>
                      </wps:cNvSpPr>
                      <wps:spPr bwMode="auto">
                        <a:xfrm>
                          <a:off x="0" y="0"/>
                          <a:ext cx="9002395" cy="6236563"/>
                        </a:xfrm>
                        <a:prstGeom prst="rect">
                          <a:avLst/>
                        </a:prstGeom>
                        <a:noFill/>
                        <a:ln>
                          <a:noFill/>
                        </a:ln>
                      </wps:spPr>
                      <wps:txbx>
                        <w:txbxContent>
                          <w:tbl>
                            <w:tblPr>
                              <w:tblStyle w:val="7"/>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39"/>
                              <w:gridCol w:w="1169"/>
                              <w:gridCol w:w="3932"/>
                              <w:gridCol w:w="1080"/>
                              <w:gridCol w:w="3870"/>
                              <w:gridCol w:w="1080"/>
                              <w:gridCol w:w="207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2" w:hRule="atLeast"/>
                              </w:trPr>
                              <w:tc>
                                <w:tcPr>
                                  <w:tcW w:w="739" w:type="dxa"/>
                                </w:tcPr>
                                <w:p>
                                  <w:pPr>
                                    <w:pStyle w:val="26"/>
                                    <w:spacing w:line="275" w:lineRule="exact"/>
                                    <w:ind w:left="107"/>
                                    <w:rPr>
                                      <w:b/>
                                      <w:sz w:val="24"/>
                                    </w:rPr>
                                  </w:pPr>
                                  <w:r>
                                    <w:rPr>
                                      <w:b/>
                                      <w:sz w:val="24"/>
                                    </w:rPr>
                                    <w:t>NO</w:t>
                                  </w:r>
                                </w:p>
                              </w:tc>
                              <w:tc>
                                <w:tcPr>
                                  <w:tcW w:w="1169" w:type="dxa"/>
                                </w:tcPr>
                                <w:p>
                                  <w:pPr>
                                    <w:pStyle w:val="26"/>
                                    <w:spacing w:line="276" w:lineRule="exact"/>
                                    <w:ind w:left="107" w:right="119"/>
                                    <w:rPr>
                                      <w:b/>
                                      <w:sz w:val="24"/>
                                    </w:rPr>
                                  </w:pPr>
                                  <w:r>
                                    <w:rPr>
                                      <w:b/>
                                      <w:spacing w:val="-1"/>
                                      <w:sz w:val="24"/>
                                    </w:rPr>
                                    <w:t>Author’s</w:t>
                                  </w:r>
                                  <w:r>
                                    <w:rPr>
                                      <w:b/>
                                      <w:spacing w:val="-57"/>
                                      <w:sz w:val="24"/>
                                    </w:rPr>
                                    <w:t xml:space="preserve"> </w:t>
                                  </w:r>
                                  <w:r>
                                    <w:rPr>
                                      <w:b/>
                                      <w:sz w:val="24"/>
                                    </w:rPr>
                                    <w:t>Name</w:t>
                                  </w:r>
                                </w:p>
                              </w:tc>
                              <w:tc>
                                <w:tcPr>
                                  <w:tcW w:w="3932" w:type="dxa"/>
                                </w:tcPr>
                                <w:p>
                                  <w:pPr>
                                    <w:pStyle w:val="26"/>
                                    <w:spacing w:line="275" w:lineRule="exact"/>
                                    <w:ind w:left="107"/>
                                    <w:rPr>
                                      <w:b/>
                                      <w:sz w:val="24"/>
                                    </w:rPr>
                                  </w:pPr>
                                  <w:r>
                                    <w:rPr>
                                      <w:b/>
                                      <w:sz w:val="24"/>
                                    </w:rPr>
                                    <w:t>Title</w:t>
                                  </w:r>
                                </w:p>
                              </w:tc>
                              <w:tc>
                                <w:tcPr>
                                  <w:tcW w:w="1080" w:type="dxa"/>
                                </w:tcPr>
                                <w:p>
                                  <w:pPr>
                                    <w:pStyle w:val="26"/>
                                    <w:spacing w:line="276" w:lineRule="exact"/>
                                    <w:ind w:left="107" w:right="88"/>
                                    <w:rPr>
                                      <w:b/>
                                      <w:sz w:val="24"/>
                                    </w:rPr>
                                  </w:pPr>
                                  <w:r>
                                    <w:rPr>
                                      <w:b/>
                                      <w:spacing w:val="-1"/>
                                      <w:sz w:val="24"/>
                                    </w:rPr>
                                    <w:t>Dataset</w:t>
                                  </w:r>
                                  <w:r>
                                    <w:rPr>
                                      <w:b/>
                                      <w:spacing w:val="-57"/>
                                      <w:sz w:val="24"/>
                                    </w:rPr>
                                    <w:t xml:space="preserve"> </w:t>
                                  </w:r>
                                  <w:r>
                                    <w:rPr>
                                      <w:b/>
                                      <w:sz w:val="24"/>
                                    </w:rPr>
                                    <w:t>used</w:t>
                                  </w:r>
                                </w:p>
                              </w:tc>
                              <w:tc>
                                <w:tcPr>
                                  <w:tcW w:w="3870" w:type="dxa"/>
                                </w:tcPr>
                                <w:p>
                                  <w:pPr>
                                    <w:pStyle w:val="26"/>
                                    <w:spacing w:line="276" w:lineRule="exact"/>
                                    <w:ind w:left="106" w:right="156"/>
                                    <w:rPr>
                                      <w:b/>
                                      <w:sz w:val="24"/>
                                    </w:rPr>
                                  </w:pPr>
                                  <w:r>
                                    <w:rPr>
                                      <w:b/>
                                      <w:spacing w:val="-1"/>
                                      <w:sz w:val="24"/>
                                    </w:rPr>
                                    <w:t>Algorithm</w:t>
                                  </w:r>
                                  <w:r>
                                    <w:rPr>
                                      <w:b/>
                                      <w:spacing w:val="-57"/>
                                      <w:sz w:val="24"/>
                                    </w:rPr>
                                    <w:t xml:space="preserve"> </w:t>
                                  </w:r>
                                  <w:r>
                                    <w:rPr>
                                      <w:b/>
                                      <w:sz w:val="24"/>
                                    </w:rPr>
                                    <w:t>used</w:t>
                                  </w:r>
                                </w:p>
                              </w:tc>
                              <w:tc>
                                <w:tcPr>
                                  <w:tcW w:w="1080" w:type="dxa"/>
                                </w:tcPr>
                                <w:p>
                                  <w:pPr>
                                    <w:pStyle w:val="26"/>
                                    <w:spacing w:line="275" w:lineRule="exact"/>
                                    <w:ind w:left="105"/>
                                    <w:rPr>
                                      <w:b/>
                                      <w:sz w:val="24"/>
                                    </w:rPr>
                                  </w:pPr>
                                  <w:r>
                                    <w:rPr>
                                      <w:b/>
                                      <w:sz w:val="24"/>
                                    </w:rPr>
                                    <w:t>Performance</w:t>
                                  </w:r>
                                </w:p>
                              </w:tc>
                              <w:tc>
                                <w:tcPr>
                                  <w:tcW w:w="2070" w:type="dxa"/>
                                </w:tcPr>
                                <w:p>
                                  <w:pPr>
                                    <w:pStyle w:val="26"/>
                                    <w:spacing w:line="275" w:lineRule="exact"/>
                                    <w:ind w:left="105"/>
                                    <w:rPr>
                                      <w:b/>
                                      <w:sz w:val="24"/>
                                    </w:rPr>
                                  </w:pPr>
                                  <w:r>
                                    <w:rPr>
                                      <w:b/>
                                      <w:sz w:val="24"/>
                                    </w:rPr>
                                    <w:t>Research gap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79" w:hRule="atLeast"/>
                              </w:trPr>
                              <w:tc>
                                <w:tcPr>
                                  <w:tcW w:w="739" w:type="dxa"/>
                                </w:tcPr>
                                <w:p>
                                  <w:pPr>
                                    <w:pStyle w:val="26"/>
                                    <w:rPr>
                                      <w:sz w:val="26"/>
                                    </w:rPr>
                                  </w:pPr>
                                </w:p>
                                <w:p>
                                  <w:pPr>
                                    <w:pStyle w:val="26"/>
                                    <w:spacing w:before="10"/>
                                    <w:rPr>
                                      <w:sz w:val="21"/>
                                    </w:rPr>
                                  </w:pPr>
                                </w:p>
                                <w:p>
                                  <w:pPr>
                                    <w:pStyle w:val="26"/>
                                    <w:ind w:right="79"/>
                                    <w:jc w:val="right"/>
                                    <w:rPr>
                                      <w:sz w:val="24"/>
                                    </w:rPr>
                                  </w:pPr>
                                  <w:r>
                                    <w:rPr>
                                      <w:sz w:val="24"/>
                                    </w:rPr>
                                    <w:t>1.</w:t>
                                  </w:r>
                                </w:p>
                              </w:tc>
                              <w:tc>
                                <w:tcPr>
                                  <w:tcW w:w="1169" w:type="dxa"/>
                                </w:tcPr>
                                <w:p>
                                  <w:pPr>
                                    <w:pStyle w:val="26"/>
                                    <w:ind w:left="107"/>
                                    <w:rPr>
                                      <w:sz w:val="24"/>
                                    </w:rPr>
                                  </w:pPr>
                                </w:p>
                                <w:p>
                                  <w:pPr>
                                    <w:pStyle w:val="26"/>
                                    <w:ind w:left="107"/>
                                    <w:rPr>
                                      <w:sz w:val="24"/>
                                    </w:rPr>
                                  </w:pPr>
                                  <w:r>
                                    <w:rPr>
                                      <w:sz w:val="24"/>
                                    </w:rPr>
                                    <w:t>Philemon1</w:t>
                                  </w:r>
                                </w:p>
                                <w:p>
                                  <w:pPr>
                                    <w:pStyle w:val="26"/>
                                    <w:ind w:left="107"/>
                                    <w:rPr>
                                      <w:sz w:val="24"/>
                                    </w:rPr>
                                  </w:pPr>
                                  <w:r>
                                    <w:rPr>
                                      <w:sz w:val="24"/>
                                    </w:rPr>
                                    <w:t>(2014)</w:t>
                                  </w:r>
                                </w:p>
                              </w:tc>
                              <w:tc>
                                <w:tcPr>
                                  <w:tcW w:w="3932" w:type="dxa"/>
                                </w:tcPr>
                                <w:p>
                                  <w:pPr>
                                    <w:pStyle w:val="26"/>
                                    <w:ind w:left="107" w:right="97"/>
                                    <w:jc w:val="both"/>
                                    <w:rPr>
                                      <w:sz w:val="24"/>
                                    </w:rPr>
                                  </w:pPr>
                                  <w:r>
                                    <w:t>Implement supervised machine learning for Amharic sentiment analysis with a multi-scale Approach</w:t>
                                  </w:r>
                                </w:p>
                              </w:tc>
                              <w:tc>
                                <w:tcPr>
                                  <w:tcW w:w="1080" w:type="dxa"/>
                                </w:tcPr>
                                <w:p>
                                  <w:pPr>
                                    <w:pStyle w:val="26"/>
                                    <w:ind w:left="107" w:right="301"/>
                                    <w:rPr>
                                      <w:sz w:val="24"/>
                                    </w:rPr>
                                  </w:pPr>
                                  <w:r>
                                    <w:rPr>
                                      <w:sz w:val="24"/>
                                    </w:rPr>
                                    <w:t>Not</w:t>
                                  </w:r>
                                  <w:r>
                                    <w:rPr>
                                      <w:spacing w:val="1"/>
                                      <w:sz w:val="24"/>
                                    </w:rPr>
                                    <w:t xml:space="preserve"> </w:t>
                                  </w:r>
                                  <w:r>
                                    <w:rPr>
                                      <w:spacing w:val="-1"/>
                                      <w:sz w:val="24"/>
                                    </w:rPr>
                                    <w:t>stated</w:t>
                                  </w:r>
                                </w:p>
                              </w:tc>
                              <w:tc>
                                <w:tcPr>
                                  <w:tcW w:w="3870" w:type="dxa"/>
                                </w:tcPr>
                                <w:p>
                                  <w:pPr>
                                    <w:pStyle w:val="26"/>
                                    <w:rPr>
                                      <w:sz w:val="26"/>
                                    </w:rPr>
                                  </w:pPr>
                                </w:p>
                                <w:p>
                                  <w:pPr>
                                    <w:pStyle w:val="26"/>
                                    <w:spacing w:before="10"/>
                                    <w:rPr>
                                      <w:sz w:val="21"/>
                                    </w:rPr>
                                  </w:pPr>
                                </w:p>
                                <w:p>
                                  <w:pPr>
                                    <w:pStyle w:val="26"/>
                                    <w:ind w:left="106"/>
                                    <w:rPr>
                                      <w:sz w:val="24"/>
                                    </w:rPr>
                                  </w:pPr>
                                  <w:r>
                                    <w:rPr>
                                      <w:sz w:val="24"/>
                                    </w:rPr>
                                    <w:t>Naïve Bayes with Bigram</w:t>
                                  </w:r>
                                </w:p>
                              </w:tc>
                              <w:tc>
                                <w:tcPr>
                                  <w:tcW w:w="1080" w:type="dxa"/>
                                </w:tcPr>
                                <w:p>
                                  <w:pPr>
                                    <w:pStyle w:val="26"/>
                                    <w:rPr>
                                      <w:sz w:val="26"/>
                                    </w:rPr>
                                  </w:pPr>
                                </w:p>
                                <w:p>
                                  <w:pPr>
                                    <w:pStyle w:val="26"/>
                                    <w:spacing w:before="10"/>
                                    <w:rPr>
                                      <w:sz w:val="21"/>
                                    </w:rPr>
                                  </w:pPr>
                                </w:p>
                                <w:p>
                                  <w:pPr>
                                    <w:pStyle w:val="26"/>
                                    <w:ind w:left="105"/>
                                    <w:rPr>
                                      <w:sz w:val="24"/>
                                    </w:rPr>
                                  </w:pPr>
                                  <w:r>
                                    <w:rPr>
                                      <w:sz w:val="24"/>
                                    </w:rPr>
                                    <w:t>39.5–44.3%</w:t>
                                  </w:r>
                                </w:p>
                                <w:p>
                                  <w:pPr>
                                    <w:pStyle w:val="26"/>
                                    <w:ind w:left="105"/>
                                    <w:rPr>
                                      <w:sz w:val="24"/>
                                    </w:rPr>
                                  </w:pPr>
                                </w:p>
                              </w:tc>
                              <w:tc>
                                <w:tcPr>
                                  <w:tcW w:w="2070" w:type="dxa"/>
                                </w:tcPr>
                                <w:p>
                                  <w:pPr>
                                    <w:pStyle w:val="26"/>
                                    <w:rPr>
                                      <w:sz w:val="26"/>
                                    </w:rPr>
                                  </w:pPr>
                                  <w:r>
                                    <w:rPr>
                                      <w:sz w:val="24"/>
                                      <w:szCs w:val="24"/>
                                    </w:rPr>
                                    <w:t>Need improvement in document-level sentiment analysis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5" w:hRule="atLeast"/>
                              </w:trPr>
                              <w:tc>
                                <w:tcPr>
                                  <w:tcW w:w="739" w:type="dxa"/>
                                </w:tcPr>
                                <w:p>
                                  <w:pPr>
                                    <w:pStyle w:val="26"/>
                                    <w:rPr>
                                      <w:sz w:val="26"/>
                                    </w:rPr>
                                  </w:pPr>
                                </w:p>
                                <w:p>
                                  <w:pPr>
                                    <w:pStyle w:val="26"/>
                                    <w:rPr>
                                      <w:sz w:val="30"/>
                                    </w:rPr>
                                  </w:pPr>
                                </w:p>
                                <w:p>
                                  <w:pPr>
                                    <w:pStyle w:val="26"/>
                                    <w:ind w:right="79"/>
                                    <w:jc w:val="right"/>
                                    <w:rPr>
                                      <w:sz w:val="24"/>
                                    </w:rPr>
                                  </w:pPr>
                                  <w:r>
                                    <w:rPr>
                                      <w:sz w:val="24"/>
                                    </w:rPr>
                                    <w:t>2.</w:t>
                                  </w:r>
                                </w:p>
                              </w:tc>
                              <w:tc>
                                <w:tcPr>
                                  <w:tcW w:w="1169" w:type="dxa"/>
                                </w:tcPr>
                                <w:p>
                                  <w:pPr>
                                    <w:pStyle w:val="26"/>
                                    <w:ind w:left="107"/>
                                    <w:rPr>
                                      <w:sz w:val="24"/>
                                    </w:rPr>
                                  </w:pPr>
                                  <w:r>
                                    <w:rPr>
                                      <w:sz w:val="24"/>
                                    </w:rPr>
                                    <w:t>Hassan and Mahmood</w:t>
                                  </w:r>
                                </w:p>
                                <w:p>
                                  <w:pPr>
                                    <w:pStyle w:val="26"/>
                                    <w:ind w:left="107"/>
                                    <w:rPr>
                                      <w:sz w:val="24"/>
                                    </w:rPr>
                                  </w:pPr>
                                  <w:r>
                                    <w:rPr>
                                      <w:sz w:val="24"/>
                                    </w:rPr>
                                    <w:t xml:space="preserve">(2017) </w:t>
                                  </w:r>
                                </w:p>
                              </w:tc>
                              <w:tc>
                                <w:tcPr>
                                  <w:tcW w:w="3932" w:type="dxa"/>
                                </w:tcPr>
                                <w:p>
                                  <w:pPr>
                                    <w:pStyle w:val="26"/>
                                    <w:tabs>
                                      <w:tab w:val="left" w:pos="2300"/>
                                    </w:tabs>
                                    <w:ind w:left="107" w:right="100"/>
                                    <w:rPr>
                                      <w:sz w:val="24"/>
                                    </w:rPr>
                                  </w:pPr>
                                  <w:r>
                                    <w:rPr>
                                      <w:sz w:val="24"/>
                                    </w:rPr>
                                    <w:t>Apply deep learning for sentiment analysis of</w:t>
                                  </w:r>
                                </w:p>
                                <w:p>
                                  <w:pPr>
                                    <w:pStyle w:val="26"/>
                                    <w:tabs>
                                      <w:tab w:val="left" w:pos="2300"/>
                                    </w:tabs>
                                    <w:ind w:left="107" w:right="100"/>
                                    <w:rPr>
                                      <w:sz w:val="24"/>
                                    </w:rPr>
                                  </w:pPr>
                                  <w:r>
                                    <w:rPr>
                                      <w:sz w:val="24"/>
                                    </w:rPr>
                                    <w:t>short texts</w:t>
                                  </w:r>
                                </w:p>
                              </w:tc>
                              <w:tc>
                                <w:tcPr>
                                  <w:tcW w:w="1080" w:type="dxa"/>
                                </w:tcPr>
                                <w:p>
                                  <w:pPr>
                                    <w:pStyle w:val="26"/>
                                    <w:spacing w:line="275" w:lineRule="exact"/>
                                    <w:ind w:left="107"/>
                                    <w:rPr>
                                      <w:sz w:val="24"/>
                                    </w:rPr>
                                  </w:pPr>
                                  <w:r>
                                    <w:t>IMDB and Stanford Sentiment Treebank datasets</w:t>
                                  </w:r>
                                </w:p>
                              </w:tc>
                              <w:tc>
                                <w:tcPr>
                                  <w:tcW w:w="3870" w:type="dxa"/>
                                </w:tcPr>
                                <w:p>
                                  <w:pPr>
                                    <w:pStyle w:val="26"/>
                                    <w:rPr>
                                      <w:sz w:val="26"/>
                                    </w:rPr>
                                  </w:pPr>
                                </w:p>
                                <w:p>
                                  <w:pPr>
                                    <w:pStyle w:val="26"/>
                                    <w:rPr>
                                      <w:sz w:val="30"/>
                                    </w:rPr>
                                  </w:pPr>
                                </w:p>
                                <w:p>
                                  <w:pPr>
                                    <w:pStyle w:val="26"/>
                                    <w:ind w:left="106"/>
                                    <w:rPr>
                                      <w:sz w:val="24"/>
                                    </w:rPr>
                                  </w:pPr>
                                  <w:r>
                                    <w:rPr>
                                      <w:sz w:val="24"/>
                                    </w:rPr>
                                    <w:t>CNN and RNN</w:t>
                                  </w:r>
                                </w:p>
                                <w:p>
                                  <w:pPr>
                                    <w:pStyle w:val="26"/>
                                    <w:ind w:left="106"/>
                                    <w:rPr>
                                      <w:sz w:val="24"/>
                                    </w:rPr>
                                  </w:pPr>
                                  <w:r>
                                    <w:rPr>
                                      <w:sz w:val="24"/>
                                    </w:rPr>
                                    <w:t>Word2Vec for word</w:t>
                                  </w:r>
                                </w:p>
                              </w:tc>
                              <w:tc>
                                <w:tcPr>
                                  <w:tcW w:w="1080" w:type="dxa"/>
                                </w:tcPr>
                                <w:p>
                                  <w:pPr>
                                    <w:pStyle w:val="26"/>
                                    <w:rPr>
                                      <w:sz w:val="26"/>
                                    </w:rPr>
                                  </w:pPr>
                                </w:p>
                                <w:p>
                                  <w:pPr>
                                    <w:pStyle w:val="26"/>
                                    <w:rPr>
                                      <w:sz w:val="30"/>
                                    </w:rPr>
                                  </w:pPr>
                                </w:p>
                                <w:p>
                                  <w:pPr>
                                    <w:pStyle w:val="26"/>
                                    <w:ind w:left="105"/>
                                    <w:rPr>
                                      <w:sz w:val="24"/>
                                    </w:rPr>
                                  </w:pPr>
                                  <w:r>
                                    <w:rPr>
                                      <w:sz w:val="24"/>
                                    </w:rPr>
                                    <w:t>88.3%</w:t>
                                  </w:r>
                                </w:p>
                              </w:tc>
                              <w:tc>
                                <w:tcPr>
                                  <w:tcW w:w="2070" w:type="dxa"/>
                                </w:tcPr>
                                <w:p>
                                  <w:pPr>
                                    <w:pStyle w:val="26"/>
                                    <w:rPr>
                                      <w:sz w:val="26"/>
                                    </w:rPr>
                                  </w:pPr>
                                  <w:r>
                                    <w:rPr>
                                      <w:sz w:val="24"/>
                                      <w:szCs w:val="24"/>
                                    </w:rPr>
                                    <w:t>Hybrid model required better optimization and testing with different RNN architectures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5" w:hRule="atLeast"/>
                              </w:trPr>
                              <w:tc>
                                <w:tcPr>
                                  <w:tcW w:w="739" w:type="dxa"/>
                                </w:tcPr>
                                <w:p>
                                  <w:pPr>
                                    <w:pStyle w:val="26"/>
                                    <w:rPr>
                                      <w:sz w:val="26"/>
                                    </w:rPr>
                                  </w:pPr>
                                </w:p>
                                <w:p>
                                  <w:pPr>
                                    <w:pStyle w:val="26"/>
                                    <w:rPr>
                                      <w:sz w:val="34"/>
                                    </w:rPr>
                                  </w:pPr>
                                </w:p>
                                <w:p>
                                  <w:pPr>
                                    <w:pStyle w:val="26"/>
                                    <w:ind w:right="79"/>
                                    <w:jc w:val="right"/>
                                    <w:rPr>
                                      <w:sz w:val="24"/>
                                    </w:rPr>
                                  </w:pPr>
                                  <w:r>
                                    <w:rPr>
                                      <w:sz w:val="24"/>
                                    </w:rPr>
                                    <w:t>3.</w:t>
                                  </w:r>
                                </w:p>
                              </w:tc>
                              <w:tc>
                                <w:tcPr>
                                  <w:tcW w:w="1169" w:type="dxa"/>
                                </w:tcPr>
                                <w:p>
                                  <w:pPr>
                                    <w:pStyle w:val="26"/>
                                    <w:ind w:left="107"/>
                                    <w:rPr>
                                      <w:sz w:val="28"/>
                                    </w:rPr>
                                  </w:pPr>
                                  <w:r>
                                    <w:rPr>
                                      <w:sz w:val="28"/>
                                    </w:rPr>
                                    <w:t>Mohammed and Kora</w:t>
                                  </w:r>
                                </w:p>
                                <w:p>
                                  <w:pPr>
                                    <w:pStyle w:val="26"/>
                                    <w:ind w:left="107"/>
                                    <w:rPr>
                                      <w:sz w:val="28"/>
                                    </w:rPr>
                                  </w:pPr>
                                  <w:r>
                                    <w:rPr>
                                      <w:sz w:val="28"/>
                                    </w:rPr>
                                    <w:t>(2021)</w:t>
                                  </w:r>
                                </w:p>
                              </w:tc>
                              <w:tc>
                                <w:tcPr>
                                  <w:tcW w:w="3932" w:type="dxa"/>
                                </w:tcPr>
                                <w:p>
                                  <w:pPr>
                                    <w:pStyle w:val="26"/>
                                    <w:ind w:left="107" w:right="98"/>
                                    <w:jc w:val="both"/>
                                    <w:rPr>
                                      <w:sz w:val="24"/>
                                    </w:rPr>
                                  </w:pPr>
                                  <w:r>
                                    <w:rPr>
                                      <w:sz w:val="24"/>
                                    </w:rPr>
                                    <w:t>Create a deep learning model for Arabic sentiment analysis</w:t>
                                  </w:r>
                                </w:p>
                              </w:tc>
                              <w:tc>
                                <w:tcPr>
                                  <w:tcW w:w="1080" w:type="dxa"/>
                                </w:tcPr>
                                <w:p>
                                  <w:pPr>
                                    <w:pStyle w:val="26"/>
                                    <w:spacing w:line="275" w:lineRule="exact"/>
                                    <w:ind w:left="107"/>
                                    <w:rPr>
                                      <w:sz w:val="24"/>
                                    </w:rPr>
                                  </w:pPr>
                                  <w:r>
                                    <w:rPr>
                                      <w:sz w:val="24"/>
                                      <w:szCs w:val="24"/>
                                    </w:rPr>
                                    <w:t>40,000 annotated tweets</w:t>
                                  </w:r>
                                </w:p>
                              </w:tc>
                              <w:tc>
                                <w:tcPr>
                                  <w:tcW w:w="3870" w:type="dxa"/>
                                </w:tcPr>
                                <w:p>
                                  <w:pPr>
                                    <w:pStyle w:val="26"/>
                                    <w:tabs>
                                      <w:tab w:val="left" w:pos="893"/>
                                    </w:tabs>
                                    <w:ind w:left="106" w:right="99"/>
                                    <w:rPr>
                                      <w:szCs w:val="20"/>
                                    </w:rPr>
                                  </w:pPr>
                                  <w:r>
                                    <w:rPr>
                                      <w:sz w:val="24"/>
                                      <w:szCs w:val="24"/>
                                    </w:rPr>
                                    <w:t>CNN, LSTM, and RCNN with AraVec embeddings</w:t>
                                  </w:r>
                                </w:p>
                              </w:tc>
                              <w:tc>
                                <w:tcPr>
                                  <w:tcW w:w="1080" w:type="dxa"/>
                                </w:tcPr>
                                <w:p>
                                  <w:pPr>
                                    <w:pStyle w:val="26"/>
                                    <w:tabs>
                                      <w:tab w:val="left" w:pos="1077"/>
                                    </w:tabs>
                                    <w:ind w:left="105" w:right="101"/>
                                    <w:rPr>
                                      <w:sz w:val="24"/>
                                    </w:rPr>
                                  </w:pPr>
                                  <w:r>
                                    <w:rPr>
                                      <w:sz w:val="24"/>
                                      <w:szCs w:val="24"/>
                                    </w:rPr>
                                    <w:t>72.14% – 88.71%</w:t>
                                  </w:r>
                                </w:p>
                              </w:tc>
                              <w:tc>
                                <w:tcPr>
                                  <w:tcW w:w="2070" w:type="dxa"/>
                                </w:tcPr>
                                <w:p>
                                  <w:pPr>
                                    <w:pStyle w:val="26"/>
                                    <w:spacing w:before="10"/>
                                    <w:rPr>
                                      <w:sz w:val="23"/>
                                    </w:rPr>
                                  </w:pPr>
                                  <w:r>
                                    <w:rPr>
                                      <w:sz w:val="24"/>
                                      <w:szCs w:val="24"/>
                                    </w:rPr>
                                    <w:t>Suggested data augmentation and improved embedding method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4" w:hRule="atLeast"/>
                              </w:trPr>
                              <w:tc>
                                <w:tcPr>
                                  <w:tcW w:w="739" w:type="dxa"/>
                                </w:tcPr>
                                <w:p>
                                  <w:pPr>
                                    <w:pStyle w:val="26"/>
                                    <w:rPr>
                                      <w:sz w:val="26"/>
                                    </w:rPr>
                                  </w:pPr>
                                </w:p>
                                <w:p>
                                  <w:pPr>
                                    <w:pStyle w:val="26"/>
                                    <w:rPr>
                                      <w:sz w:val="30"/>
                                    </w:rPr>
                                  </w:pPr>
                                </w:p>
                                <w:p>
                                  <w:pPr>
                                    <w:pStyle w:val="26"/>
                                    <w:ind w:right="79"/>
                                    <w:jc w:val="right"/>
                                    <w:rPr>
                                      <w:sz w:val="24"/>
                                    </w:rPr>
                                  </w:pPr>
                                  <w:r>
                                    <w:rPr>
                                      <w:sz w:val="24"/>
                                    </w:rPr>
                                    <w:t>4.</w:t>
                                  </w:r>
                                </w:p>
                              </w:tc>
                              <w:tc>
                                <w:tcPr>
                                  <w:tcW w:w="1169" w:type="dxa"/>
                                </w:tcPr>
                                <w:p>
                                  <w:pPr>
                                    <w:pStyle w:val="26"/>
                                    <w:ind w:left="107"/>
                                    <w:rPr>
                                      <w:sz w:val="28"/>
                                    </w:rPr>
                                  </w:pPr>
                                  <w:r>
                                    <w:rPr>
                                      <w:sz w:val="28"/>
                                    </w:rPr>
                                    <w:t>Abraham</w:t>
                                  </w:r>
                                </w:p>
                                <w:p>
                                  <w:pPr>
                                    <w:pStyle w:val="26"/>
                                    <w:ind w:left="107"/>
                                    <w:rPr>
                                      <w:sz w:val="28"/>
                                    </w:rPr>
                                  </w:pPr>
                                  <w:r>
                                    <w:rPr>
                                      <w:sz w:val="28"/>
                                    </w:rPr>
                                    <w:t>(2023)</w:t>
                                  </w:r>
                                </w:p>
                              </w:tc>
                              <w:tc>
                                <w:tcPr>
                                  <w:tcW w:w="3932" w:type="dxa"/>
                                </w:tcPr>
                                <w:p>
                                  <w:pPr>
                                    <w:pStyle w:val="26"/>
                                    <w:ind w:left="107" w:right="95"/>
                                    <w:jc w:val="both"/>
                                    <w:rPr>
                                      <w:sz w:val="24"/>
                                    </w:rPr>
                                  </w:pPr>
                                  <w:r>
                                    <w:rPr>
                                      <w:sz w:val="24"/>
                                    </w:rPr>
                                    <w:t>Apply machine learning algorithms for sentiment analysis of Amharic entertainment texts</w:t>
                                  </w:r>
                                </w:p>
                              </w:tc>
                              <w:tc>
                                <w:tcPr>
                                  <w:tcW w:w="1080" w:type="dxa"/>
                                </w:tcPr>
                                <w:p>
                                  <w:pPr>
                                    <w:pStyle w:val="26"/>
                                    <w:spacing w:line="275" w:lineRule="exact"/>
                                    <w:ind w:left="107"/>
                                    <w:rPr>
                                      <w:sz w:val="24"/>
                                    </w:rPr>
                                  </w:pPr>
                                  <w:r>
                                    <w:rPr>
                                      <w:sz w:val="24"/>
                                    </w:rPr>
                                    <w:t>Not stated</w:t>
                                  </w:r>
                                </w:p>
                              </w:tc>
                              <w:tc>
                                <w:tcPr>
                                  <w:tcW w:w="3870" w:type="dxa"/>
                                </w:tcPr>
                                <w:p>
                                  <w:pPr>
                                    <w:pStyle w:val="26"/>
                                    <w:rPr>
                                      <w:sz w:val="26"/>
                                    </w:rPr>
                                  </w:pPr>
                                </w:p>
                                <w:p>
                                  <w:pPr>
                                    <w:pStyle w:val="26"/>
                                    <w:spacing w:before="206"/>
                                    <w:ind w:left="106" w:right="183"/>
                                    <w:rPr>
                                      <w:spacing w:val="-1"/>
                                      <w:sz w:val="24"/>
                                    </w:rPr>
                                  </w:pPr>
                                  <w:r>
                                    <w:rPr>
                                      <w:spacing w:val="-1"/>
                                      <w:sz w:val="24"/>
                                    </w:rPr>
                                    <w:t>Naïve Bayes, J48 Decision Tree, and Maximum</w:t>
                                  </w:r>
                                </w:p>
                                <w:p>
                                  <w:pPr>
                                    <w:pStyle w:val="26"/>
                                    <w:spacing w:before="206"/>
                                    <w:ind w:left="106" w:right="183"/>
                                    <w:rPr>
                                      <w:sz w:val="24"/>
                                    </w:rPr>
                                  </w:pPr>
                                  <w:r>
                                    <w:rPr>
                                      <w:spacing w:val="-1"/>
                                      <w:sz w:val="24"/>
                                    </w:rPr>
                                    <w:t>Entropy classifiers</w:t>
                                  </w:r>
                                </w:p>
                              </w:tc>
                              <w:tc>
                                <w:tcPr>
                                  <w:tcW w:w="1080" w:type="dxa"/>
                                </w:tcPr>
                                <w:p>
                                  <w:pPr>
                                    <w:pStyle w:val="26"/>
                                    <w:rPr>
                                      <w:sz w:val="26"/>
                                    </w:rPr>
                                  </w:pPr>
                                </w:p>
                                <w:p>
                                  <w:pPr>
                                    <w:pStyle w:val="26"/>
                                    <w:rPr>
                                      <w:sz w:val="30"/>
                                    </w:rPr>
                                  </w:pPr>
                                </w:p>
                                <w:p>
                                  <w:pPr>
                                    <w:pStyle w:val="26"/>
                                    <w:ind w:left="105"/>
                                    <w:rPr>
                                      <w:sz w:val="24"/>
                                    </w:rPr>
                                  </w:pPr>
                                  <w:r>
                                    <w:rPr>
                                      <w:sz w:val="24"/>
                                    </w:rPr>
                                    <w:t>90.9%</w:t>
                                  </w:r>
                                </w:p>
                              </w:tc>
                              <w:tc>
                                <w:tcPr>
                                  <w:tcW w:w="2070" w:type="dxa"/>
                                </w:tcPr>
                                <w:p>
                                  <w:pPr>
                                    <w:pStyle w:val="26"/>
                                    <w:rPr>
                                      <w:sz w:val="26"/>
                                    </w:rPr>
                                  </w:pPr>
                                  <w:r>
                                    <w:rPr>
                                      <w:sz w:val="24"/>
                                      <w:szCs w:val="24"/>
                                    </w:rPr>
                                    <w:t>Need improvement in document-level sentiment analysis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4" w:hRule="atLeast"/>
                              </w:trPr>
                              <w:tc>
                                <w:tcPr>
                                  <w:tcW w:w="739" w:type="dxa"/>
                                </w:tcPr>
                                <w:p>
                                  <w:pPr>
                                    <w:pStyle w:val="26"/>
                                    <w:rPr>
                                      <w:sz w:val="26"/>
                                    </w:rPr>
                                  </w:pPr>
                                </w:p>
                                <w:p>
                                  <w:pPr>
                                    <w:pStyle w:val="26"/>
                                    <w:spacing w:before="9"/>
                                    <w:rPr>
                                      <w:sz w:val="29"/>
                                    </w:rPr>
                                  </w:pPr>
                                </w:p>
                                <w:p>
                                  <w:pPr>
                                    <w:pStyle w:val="26"/>
                                    <w:ind w:right="79"/>
                                    <w:jc w:val="right"/>
                                    <w:rPr>
                                      <w:sz w:val="24"/>
                                    </w:rPr>
                                  </w:pPr>
                                  <w:r>
                                    <w:rPr>
                                      <w:sz w:val="24"/>
                                    </w:rPr>
                                    <w:t>5.</w:t>
                                  </w:r>
                                </w:p>
                              </w:tc>
                              <w:tc>
                                <w:tcPr>
                                  <w:tcW w:w="1169" w:type="dxa"/>
                                </w:tcPr>
                                <w:p>
                                  <w:pPr>
                                    <w:pStyle w:val="26"/>
                                    <w:ind w:left="107"/>
                                    <w:rPr>
                                      <w:sz w:val="24"/>
                                    </w:rPr>
                                  </w:pPr>
                                  <w:r>
                                    <w:rPr>
                                      <w:sz w:val="24"/>
                                    </w:rPr>
                                    <w:t>Yeshiwas and Abebe</w:t>
                                  </w:r>
                                </w:p>
                                <w:p>
                                  <w:pPr>
                                    <w:pStyle w:val="26"/>
                                    <w:ind w:left="107"/>
                                    <w:rPr>
                                      <w:sz w:val="24"/>
                                    </w:rPr>
                                  </w:pPr>
                                  <w:r>
                                    <w:rPr>
                                      <w:sz w:val="24"/>
                                    </w:rPr>
                                    <w:t>(2023)</w:t>
                                  </w:r>
                                </w:p>
                              </w:tc>
                              <w:tc>
                                <w:tcPr>
                                  <w:tcW w:w="3932" w:type="dxa"/>
                                </w:tcPr>
                                <w:p>
                                  <w:pPr>
                                    <w:pStyle w:val="26"/>
                                    <w:ind w:left="107" w:right="98"/>
                                    <w:jc w:val="both"/>
                                    <w:rPr>
                                      <w:sz w:val="24"/>
                                    </w:rPr>
                                  </w:pPr>
                                  <w:r>
                                    <w:rPr>
                                      <w:sz w:val="24"/>
                                    </w:rPr>
                                    <w:t>Develop a deep learning model for Amharic</w:t>
                                  </w:r>
                                </w:p>
                                <w:p>
                                  <w:pPr>
                                    <w:pStyle w:val="26"/>
                                    <w:ind w:left="107" w:right="98"/>
                                    <w:jc w:val="both"/>
                                    <w:rPr>
                                      <w:sz w:val="24"/>
                                    </w:rPr>
                                  </w:pPr>
                                  <w:r>
                                    <w:rPr>
                                      <w:sz w:val="24"/>
                                    </w:rPr>
                                    <w:t>sentiment analysis</w:t>
                                  </w:r>
                                </w:p>
                              </w:tc>
                              <w:tc>
                                <w:tcPr>
                                  <w:tcW w:w="1080" w:type="dxa"/>
                                </w:tcPr>
                                <w:p>
                                  <w:pPr>
                                    <w:pStyle w:val="26"/>
                                    <w:spacing w:line="275" w:lineRule="exact"/>
                                    <w:ind w:left="107"/>
                                    <w:rPr>
                                      <w:szCs w:val="18"/>
                                    </w:rPr>
                                  </w:pPr>
                                  <w:r>
                                    <w:rPr>
                                      <w:sz w:val="24"/>
                                      <w:szCs w:val="24"/>
                                    </w:rPr>
                                    <w:t>1,600 annotated Amharic comments with 7 sentiment classes</w:t>
                                  </w:r>
                                </w:p>
                              </w:tc>
                              <w:tc>
                                <w:tcPr>
                                  <w:tcW w:w="3870" w:type="dxa"/>
                                </w:tcPr>
                                <w:p>
                                  <w:pPr>
                                    <w:pStyle w:val="26"/>
                                    <w:ind w:left="106"/>
                                    <w:rPr>
                                      <w:szCs w:val="18"/>
                                    </w:rPr>
                                  </w:pPr>
                                  <w:r>
                                    <w:rPr>
                                      <w:sz w:val="24"/>
                                      <w:szCs w:val="24"/>
                                    </w:rPr>
                                    <w:t>CNN with TF-IDF and Count Vectorizer</w:t>
                                  </w:r>
                                </w:p>
                              </w:tc>
                              <w:tc>
                                <w:tcPr>
                                  <w:tcW w:w="1080" w:type="dxa"/>
                                </w:tcPr>
                                <w:p>
                                  <w:pPr>
                                    <w:pStyle w:val="26"/>
                                    <w:ind w:left="105"/>
                                    <w:rPr>
                                      <w:sz w:val="24"/>
                                    </w:rPr>
                                  </w:pPr>
                                  <w:r>
                                    <w:rPr>
                                      <w:sz w:val="24"/>
                                      <w:szCs w:val="24"/>
                                    </w:rPr>
                                    <w:t>40.1% – 90.1%</w:t>
                                  </w:r>
                                </w:p>
                              </w:tc>
                              <w:tc>
                                <w:tcPr>
                                  <w:tcW w:w="2070" w:type="dxa"/>
                                </w:tcPr>
                                <w:p>
                                  <w:pPr>
                                    <w:pStyle w:val="26"/>
                                    <w:rPr>
                                      <w:sz w:val="26"/>
                                    </w:rPr>
                                  </w:pPr>
                                  <w:r>
                                    <w:rPr>
                                      <w:sz w:val="24"/>
                                      <w:szCs w:val="24"/>
                                    </w:rPr>
                                    <w:t>Suggested adding deeper neural network layers and improving feature representation</w:t>
                                  </w:r>
                                </w:p>
                              </w:tc>
                            </w:tr>
                          </w:tbl>
                          <w:p>
                            <w:pPr>
                              <w:pStyle w:val="9"/>
                            </w:pPr>
                          </w:p>
                        </w:txbxContent>
                      </wps:txbx>
                      <wps:bodyPr rot="0" vert="horz" wrap="square" lIns="0" tIns="0" rIns="0" bIns="0" anchor="t" anchorCtr="0" upright="1">
                        <a:noAutofit/>
                      </wps:bodyPr>
                    </wps:wsp>
                  </a:graphicData>
                </a:graphic>
              </wp:anchor>
            </w:drawing>
          </mc:Choice>
          <mc:Fallback>
            <w:pict>
              <v:shape id="Text Box 7" o:spid="_x0000_s1026" o:spt="202" type="#_x0000_t202" style="position:absolute;left:0pt;margin-left:83.5pt;margin-top:55.55pt;height:491.05pt;width:708.85pt;mso-position-horizontal-relative:page;mso-position-vertical-relative:page;z-index:251660288;mso-width-relative:page;mso-height-relative:page;" filled="f" stroked="f" coordsize="21600,21600" o:gfxdata="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">
                <v:fill on="f" focussize="0,0"/>
                <v:stroke on="f"/>
                <v:imagedata o:title=""/>
                <o:lock v:ext="edit" aspectratio="f"/>
                <v:textbox inset="0mm,0mm,0mm,0mm">
                  <w:txbxContent>
                    <w:tbl>
                      <w:tblPr>
                        <w:tblStyle w:val="7"/>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39"/>
                        <w:gridCol w:w="1169"/>
                        <w:gridCol w:w="3932"/>
                        <w:gridCol w:w="1080"/>
                        <w:gridCol w:w="3870"/>
                        <w:gridCol w:w="1080"/>
                        <w:gridCol w:w="207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2" w:hRule="atLeast"/>
                        </w:trPr>
                        <w:tc>
                          <w:tcPr>
                            <w:tcW w:w="739" w:type="dxa"/>
                          </w:tcPr>
                          <w:p>
                            <w:pPr>
                              <w:pStyle w:val="26"/>
                              <w:spacing w:line="275" w:lineRule="exact"/>
                              <w:ind w:left="107"/>
                              <w:rPr>
                                <w:b/>
                                <w:sz w:val="24"/>
                              </w:rPr>
                            </w:pPr>
                            <w:r>
                              <w:rPr>
                                <w:b/>
                                <w:sz w:val="24"/>
                              </w:rPr>
                              <w:t>NO</w:t>
                            </w:r>
                          </w:p>
                        </w:tc>
                        <w:tc>
                          <w:tcPr>
                            <w:tcW w:w="1169" w:type="dxa"/>
                          </w:tcPr>
                          <w:p>
                            <w:pPr>
                              <w:pStyle w:val="26"/>
                              <w:spacing w:line="276" w:lineRule="exact"/>
                              <w:ind w:left="107" w:right="119"/>
                              <w:rPr>
                                <w:b/>
                                <w:sz w:val="24"/>
                              </w:rPr>
                            </w:pPr>
                            <w:r>
                              <w:rPr>
                                <w:b/>
                                <w:spacing w:val="-1"/>
                                <w:sz w:val="24"/>
                              </w:rPr>
                              <w:t>Author’s</w:t>
                            </w:r>
                            <w:r>
                              <w:rPr>
                                <w:b/>
                                <w:spacing w:val="-57"/>
                                <w:sz w:val="24"/>
                              </w:rPr>
                              <w:t xml:space="preserve"> </w:t>
                            </w:r>
                            <w:r>
                              <w:rPr>
                                <w:b/>
                                <w:sz w:val="24"/>
                              </w:rPr>
                              <w:t>Name</w:t>
                            </w:r>
                          </w:p>
                        </w:tc>
                        <w:tc>
                          <w:tcPr>
                            <w:tcW w:w="3932" w:type="dxa"/>
                          </w:tcPr>
                          <w:p>
                            <w:pPr>
                              <w:pStyle w:val="26"/>
                              <w:spacing w:line="275" w:lineRule="exact"/>
                              <w:ind w:left="107"/>
                              <w:rPr>
                                <w:b/>
                                <w:sz w:val="24"/>
                              </w:rPr>
                            </w:pPr>
                            <w:r>
                              <w:rPr>
                                <w:b/>
                                <w:sz w:val="24"/>
                              </w:rPr>
                              <w:t>Title</w:t>
                            </w:r>
                          </w:p>
                        </w:tc>
                        <w:tc>
                          <w:tcPr>
                            <w:tcW w:w="1080" w:type="dxa"/>
                          </w:tcPr>
                          <w:p>
                            <w:pPr>
                              <w:pStyle w:val="26"/>
                              <w:spacing w:line="276" w:lineRule="exact"/>
                              <w:ind w:left="107" w:right="88"/>
                              <w:rPr>
                                <w:b/>
                                <w:sz w:val="24"/>
                              </w:rPr>
                            </w:pPr>
                            <w:r>
                              <w:rPr>
                                <w:b/>
                                <w:spacing w:val="-1"/>
                                <w:sz w:val="24"/>
                              </w:rPr>
                              <w:t>Dataset</w:t>
                            </w:r>
                            <w:r>
                              <w:rPr>
                                <w:b/>
                                <w:spacing w:val="-57"/>
                                <w:sz w:val="24"/>
                              </w:rPr>
                              <w:t xml:space="preserve"> </w:t>
                            </w:r>
                            <w:r>
                              <w:rPr>
                                <w:b/>
                                <w:sz w:val="24"/>
                              </w:rPr>
                              <w:t>used</w:t>
                            </w:r>
                          </w:p>
                        </w:tc>
                        <w:tc>
                          <w:tcPr>
                            <w:tcW w:w="3870" w:type="dxa"/>
                          </w:tcPr>
                          <w:p>
                            <w:pPr>
                              <w:pStyle w:val="26"/>
                              <w:spacing w:line="276" w:lineRule="exact"/>
                              <w:ind w:left="106" w:right="156"/>
                              <w:rPr>
                                <w:b/>
                                <w:sz w:val="24"/>
                              </w:rPr>
                            </w:pPr>
                            <w:r>
                              <w:rPr>
                                <w:b/>
                                <w:spacing w:val="-1"/>
                                <w:sz w:val="24"/>
                              </w:rPr>
                              <w:t>Algorithm</w:t>
                            </w:r>
                            <w:r>
                              <w:rPr>
                                <w:b/>
                                <w:spacing w:val="-57"/>
                                <w:sz w:val="24"/>
                              </w:rPr>
                              <w:t xml:space="preserve"> </w:t>
                            </w:r>
                            <w:r>
                              <w:rPr>
                                <w:b/>
                                <w:sz w:val="24"/>
                              </w:rPr>
                              <w:t>used</w:t>
                            </w:r>
                          </w:p>
                        </w:tc>
                        <w:tc>
                          <w:tcPr>
                            <w:tcW w:w="1080" w:type="dxa"/>
                          </w:tcPr>
                          <w:p>
                            <w:pPr>
                              <w:pStyle w:val="26"/>
                              <w:spacing w:line="275" w:lineRule="exact"/>
                              <w:ind w:left="105"/>
                              <w:rPr>
                                <w:b/>
                                <w:sz w:val="24"/>
                              </w:rPr>
                            </w:pPr>
                            <w:r>
                              <w:rPr>
                                <w:b/>
                                <w:sz w:val="24"/>
                              </w:rPr>
                              <w:t>Performance</w:t>
                            </w:r>
                          </w:p>
                        </w:tc>
                        <w:tc>
                          <w:tcPr>
                            <w:tcW w:w="2070" w:type="dxa"/>
                          </w:tcPr>
                          <w:p>
                            <w:pPr>
                              <w:pStyle w:val="26"/>
                              <w:spacing w:line="275" w:lineRule="exact"/>
                              <w:ind w:left="105"/>
                              <w:rPr>
                                <w:b/>
                                <w:sz w:val="24"/>
                              </w:rPr>
                            </w:pPr>
                            <w:r>
                              <w:rPr>
                                <w:b/>
                                <w:sz w:val="24"/>
                              </w:rPr>
                              <w:t>Research gap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79" w:hRule="atLeast"/>
                        </w:trPr>
                        <w:tc>
                          <w:tcPr>
                            <w:tcW w:w="739" w:type="dxa"/>
                          </w:tcPr>
                          <w:p>
                            <w:pPr>
                              <w:pStyle w:val="26"/>
                              <w:rPr>
                                <w:sz w:val="26"/>
                              </w:rPr>
                            </w:pPr>
                          </w:p>
                          <w:p>
                            <w:pPr>
                              <w:pStyle w:val="26"/>
                              <w:spacing w:before="10"/>
                              <w:rPr>
                                <w:sz w:val="21"/>
                              </w:rPr>
                            </w:pPr>
                          </w:p>
                          <w:p>
                            <w:pPr>
                              <w:pStyle w:val="26"/>
                              <w:ind w:right="79"/>
                              <w:jc w:val="right"/>
                              <w:rPr>
                                <w:sz w:val="24"/>
                              </w:rPr>
                            </w:pPr>
                            <w:r>
                              <w:rPr>
                                <w:sz w:val="24"/>
                              </w:rPr>
                              <w:t>1.</w:t>
                            </w:r>
                          </w:p>
                        </w:tc>
                        <w:tc>
                          <w:tcPr>
                            <w:tcW w:w="1169" w:type="dxa"/>
                          </w:tcPr>
                          <w:p>
                            <w:pPr>
                              <w:pStyle w:val="26"/>
                              <w:ind w:left="107"/>
                              <w:rPr>
                                <w:sz w:val="24"/>
                              </w:rPr>
                            </w:pPr>
                          </w:p>
                          <w:p>
                            <w:pPr>
                              <w:pStyle w:val="26"/>
                              <w:ind w:left="107"/>
                              <w:rPr>
                                <w:sz w:val="24"/>
                              </w:rPr>
                            </w:pPr>
                            <w:r>
                              <w:rPr>
                                <w:sz w:val="24"/>
                              </w:rPr>
                              <w:t>Philemon1</w:t>
                            </w:r>
                          </w:p>
                          <w:p>
                            <w:pPr>
                              <w:pStyle w:val="26"/>
                              <w:ind w:left="107"/>
                              <w:rPr>
                                <w:sz w:val="24"/>
                              </w:rPr>
                            </w:pPr>
                            <w:r>
                              <w:rPr>
                                <w:sz w:val="24"/>
                              </w:rPr>
                              <w:t>(2014)</w:t>
                            </w:r>
                          </w:p>
                        </w:tc>
                        <w:tc>
                          <w:tcPr>
                            <w:tcW w:w="3932" w:type="dxa"/>
                          </w:tcPr>
                          <w:p>
                            <w:pPr>
                              <w:pStyle w:val="26"/>
                              <w:ind w:left="107" w:right="97"/>
                              <w:jc w:val="both"/>
                              <w:rPr>
                                <w:sz w:val="24"/>
                              </w:rPr>
                            </w:pPr>
                            <w:r>
                              <w:t>Implement supervised machine learning for Amharic sentiment analysis with a multi-scale Approach</w:t>
                            </w:r>
                          </w:p>
                        </w:tc>
                        <w:tc>
                          <w:tcPr>
                            <w:tcW w:w="1080" w:type="dxa"/>
                          </w:tcPr>
                          <w:p>
                            <w:pPr>
                              <w:pStyle w:val="26"/>
                              <w:ind w:left="107" w:right="301"/>
                              <w:rPr>
                                <w:sz w:val="24"/>
                              </w:rPr>
                            </w:pPr>
                            <w:r>
                              <w:rPr>
                                <w:sz w:val="24"/>
                              </w:rPr>
                              <w:t>Not</w:t>
                            </w:r>
                            <w:r>
                              <w:rPr>
                                <w:spacing w:val="1"/>
                                <w:sz w:val="24"/>
                              </w:rPr>
                              <w:t xml:space="preserve"> </w:t>
                            </w:r>
                            <w:r>
                              <w:rPr>
                                <w:spacing w:val="-1"/>
                                <w:sz w:val="24"/>
                              </w:rPr>
                              <w:t>stated</w:t>
                            </w:r>
                          </w:p>
                        </w:tc>
                        <w:tc>
                          <w:tcPr>
                            <w:tcW w:w="3870" w:type="dxa"/>
                          </w:tcPr>
                          <w:p>
                            <w:pPr>
                              <w:pStyle w:val="26"/>
                              <w:rPr>
                                <w:sz w:val="26"/>
                              </w:rPr>
                            </w:pPr>
                          </w:p>
                          <w:p>
                            <w:pPr>
                              <w:pStyle w:val="26"/>
                              <w:spacing w:before="10"/>
                              <w:rPr>
                                <w:sz w:val="21"/>
                              </w:rPr>
                            </w:pPr>
                          </w:p>
                          <w:p>
                            <w:pPr>
                              <w:pStyle w:val="26"/>
                              <w:ind w:left="106"/>
                              <w:rPr>
                                <w:sz w:val="24"/>
                              </w:rPr>
                            </w:pPr>
                            <w:r>
                              <w:rPr>
                                <w:sz w:val="24"/>
                              </w:rPr>
                              <w:t>Naïve Bayes with Bigram</w:t>
                            </w:r>
                          </w:p>
                        </w:tc>
                        <w:tc>
                          <w:tcPr>
                            <w:tcW w:w="1080" w:type="dxa"/>
                          </w:tcPr>
                          <w:p>
                            <w:pPr>
                              <w:pStyle w:val="26"/>
                              <w:rPr>
                                <w:sz w:val="26"/>
                              </w:rPr>
                            </w:pPr>
                          </w:p>
                          <w:p>
                            <w:pPr>
                              <w:pStyle w:val="26"/>
                              <w:spacing w:before="10"/>
                              <w:rPr>
                                <w:sz w:val="21"/>
                              </w:rPr>
                            </w:pPr>
                          </w:p>
                          <w:p>
                            <w:pPr>
                              <w:pStyle w:val="26"/>
                              <w:ind w:left="105"/>
                              <w:rPr>
                                <w:sz w:val="24"/>
                              </w:rPr>
                            </w:pPr>
                            <w:r>
                              <w:rPr>
                                <w:sz w:val="24"/>
                              </w:rPr>
                              <w:t>39.5–44.3%</w:t>
                            </w:r>
                          </w:p>
                          <w:p>
                            <w:pPr>
                              <w:pStyle w:val="26"/>
                              <w:ind w:left="105"/>
                              <w:rPr>
                                <w:sz w:val="24"/>
                              </w:rPr>
                            </w:pPr>
                          </w:p>
                        </w:tc>
                        <w:tc>
                          <w:tcPr>
                            <w:tcW w:w="2070" w:type="dxa"/>
                          </w:tcPr>
                          <w:p>
                            <w:pPr>
                              <w:pStyle w:val="26"/>
                              <w:rPr>
                                <w:sz w:val="26"/>
                              </w:rPr>
                            </w:pPr>
                            <w:r>
                              <w:rPr>
                                <w:sz w:val="24"/>
                                <w:szCs w:val="24"/>
                              </w:rPr>
                              <w:t>Need improvement in document-level sentiment analysis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5" w:hRule="atLeast"/>
                        </w:trPr>
                        <w:tc>
                          <w:tcPr>
                            <w:tcW w:w="739" w:type="dxa"/>
                          </w:tcPr>
                          <w:p>
                            <w:pPr>
                              <w:pStyle w:val="26"/>
                              <w:rPr>
                                <w:sz w:val="26"/>
                              </w:rPr>
                            </w:pPr>
                          </w:p>
                          <w:p>
                            <w:pPr>
                              <w:pStyle w:val="26"/>
                              <w:rPr>
                                <w:sz w:val="30"/>
                              </w:rPr>
                            </w:pPr>
                          </w:p>
                          <w:p>
                            <w:pPr>
                              <w:pStyle w:val="26"/>
                              <w:ind w:right="79"/>
                              <w:jc w:val="right"/>
                              <w:rPr>
                                <w:sz w:val="24"/>
                              </w:rPr>
                            </w:pPr>
                            <w:r>
                              <w:rPr>
                                <w:sz w:val="24"/>
                              </w:rPr>
                              <w:t>2.</w:t>
                            </w:r>
                          </w:p>
                        </w:tc>
                        <w:tc>
                          <w:tcPr>
                            <w:tcW w:w="1169" w:type="dxa"/>
                          </w:tcPr>
                          <w:p>
                            <w:pPr>
                              <w:pStyle w:val="26"/>
                              <w:ind w:left="107"/>
                              <w:rPr>
                                <w:sz w:val="24"/>
                              </w:rPr>
                            </w:pPr>
                            <w:r>
                              <w:rPr>
                                <w:sz w:val="24"/>
                              </w:rPr>
                              <w:t>Hassan and Mahmood</w:t>
                            </w:r>
                          </w:p>
                          <w:p>
                            <w:pPr>
                              <w:pStyle w:val="26"/>
                              <w:ind w:left="107"/>
                              <w:rPr>
                                <w:sz w:val="24"/>
                              </w:rPr>
                            </w:pPr>
                            <w:r>
                              <w:rPr>
                                <w:sz w:val="24"/>
                              </w:rPr>
                              <w:t xml:space="preserve">(2017) </w:t>
                            </w:r>
                          </w:p>
                        </w:tc>
                        <w:tc>
                          <w:tcPr>
                            <w:tcW w:w="3932" w:type="dxa"/>
                          </w:tcPr>
                          <w:p>
                            <w:pPr>
                              <w:pStyle w:val="26"/>
                              <w:tabs>
                                <w:tab w:val="left" w:pos="2300"/>
                              </w:tabs>
                              <w:ind w:left="107" w:right="100"/>
                              <w:rPr>
                                <w:sz w:val="24"/>
                              </w:rPr>
                            </w:pPr>
                            <w:r>
                              <w:rPr>
                                <w:sz w:val="24"/>
                              </w:rPr>
                              <w:t>Apply deep learning for sentiment analysis of</w:t>
                            </w:r>
                          </w:p>
                          <w:p>
                            <w:pPr>
                              <w:pStyle w:val="26"/>
                              <w:tabs>
                                <w:tab w:val="left" w:pos="2300"/>
                              </w:tabs>
                              <w:ind w:left="107" w:right="100"/>
                              <w:rPr>
                                <w:sz w:val="24"/>
                              </w:rPr>
                            </w:pPr>
                            <w:r>
                              <w:rPr>
                                <w:sz w:val="24"/>
                              </w:rPr>
                              <w:t>short texts</w:t>
                            </w:r>
                          </w:p>
                        </w:tc>
                        <w:tc>
                          <w:tcPr>
                            <w:tcW w:w="1080" w:type="dxa"/>
                          </w:tcPr>
                          <w:p>
                            <w:pPr>
                              <w:pStyle w:val="26"/>
                              <w:spacing w:line="275" w:lineRule="exact"/>
                              <w:ind w:left="107"/>
                              <w:rPr>
                                <w:sz w:val="24"/>
                              </w:rPr>
                            </w:pPr>
                            <w:r>
                              <w:t>IMDB and Stanford Sentiment Treebank datasets</w:t>
                            </w:r>
                          </w:p>
                        </w:tc>
                        <w:tc>
                          <w:tcPr>
                            <w:tcW w:w="3870" w:type="dxa"/>
                          </w:tcPr>
                          <w:p>
                            <w:pPr>
                              <w:pStyle w:val="26"/>
                              <w:rPr>
                                <w:sz w:val="26"/>
                              </w:rPr>
                            </w:pPr>
                          </w:p>
                          <w:p>
                            <w:pPr>
                              <w:pStyle w:val="26"/>
                              <w:rPr>
                                <w:sz w:val="30"/>
                              </w:rPr>
                            </w:pPr>
                          </w:p>
                          <w:p>
                            <w:pPr>
                              <w:pStyle w:val="26"/>
                              <w:ind w:left="106"/>
                              <w:rPr>
                                <w:sz w:val="24"/>
                              </w:rPr>
                            </w:pPr>
                            <w:r>
                              <w:rPr>
                                <w:sz w:val="24"/>
                              </w:rPr>
                              <w:t>CNN and RNN</w:t>
                            </w:r>
                          </w:p>
                          <w:p>
                            <w:pPr>
                              <w:pStyle w:val="26"/>
                              <w:ind w:left="106"/>
                              <w:rPr>
                                <w:sz w:val="24"/>
                              </w:rPr>
                            </w:pPr>
                            <w:r>
                              <w:rPr>
                                <w:sz w:val="24"/>
                              </w:rPr>
                              <w:t>Word2Vec for word</w:t>
                            </w:r>
                          </w:p>
                        </w:tc>
                        <w:tc>
                          <w:tcPr>
                            <w:tcW w:w="1080" w:type="dxa"/>
                          </w:tcPr>
                          <w:p>
                            <w:pPr>
                              <w:pStyle w:val="26"/>
                              <w:rPr>
                                <w:sz w:val="26"/>
                              </w:rPr>
                            </w:pPr>
                          </w:p>
                          <w:p>
                            <w:pPr>
                              <w:pStyle w:val="26"/>
                              <w:rPr>
                                <w:sz w:val="30"/>
                              </w:rPr>
                            </w:pPr>
                          </w:p>
                          <w:p>
                            <w:pPr>
                              <w:pStyle w:val="26"/>
                              <w:ind w:left="105"/>
                              <w:rPr>
                                <w:sz w:val="24"/>
                              </w:rPr>
                            </w:pPr>
                            <w:r>
                              <w:rPr>
                                <w:sz w:val="24"/>
                              </w:rPr>
                              <w:t>88.3%</w:t>
                            </w:r>
                          </w:p>
                        </w:tc>
                        <w:tc>
                          <w:tcPr>
                            <w:tcW w:w="2070" w:type="dxa"/>
                          </w:tcPr>
                          <w:p>
                            <w:pPr>
                              <w:pStyle w:val="26"/>
                              <w:rPr>
                                <w:sz w:val="26"/>
                              </w:rPr>
                            </w:pPr>
                            <w:r>
                              <w:rPr>
                                <w:sz w:val="24"/>
                                <w:szCs w:val="24"/>
                              </w:rPr>
                              <w:t>Hybrid model required better optimization and testing with different RNN architectures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5" w:hRule="atLeast"/>
                        </w:trPr>
                        <w:tc>
                          <w:tcPr>
                            <w:tcW w:w="739" w:type="dxa"/>
                          </w:tcPr>
                          <w:p>
                            <w:pPr>
                              <w:pStyle w:val="26"/>
                              <w:rPr>
                                <w:sz w:val="26"/>
                              </w:rPr>
                            </w:pPr>
                          </w:p>
                          <w:p>
                            <w:pPr>
                              <w:pStyle w:val="26"/>
                              <w:rPr>
                                <w:sz w:val="34"/>
                              </w:rPr>
                            </w:pPr>
                          </w:p>
                          <w:p>
                            <w:pPr>
                              <w:pStyle w:val="26"/>
                              <w:ind w:right="79"/>
                              <w:jc w:val="right"/>
                              <w:rPr>
                                <w:sz w:val="24"/>
                              </w:rPr>
                            </w:pPr>
                            <w:r>
                              <w:rPr>
                                <w:sz w:val="24"/>
                              </w:rPr>
                              <w:t>3.</w:t>
                            </w:r>
                          </w:p>
                        </w:tc>
                        <w:tc>
                          <w:tcPr>
                            <w:tcW w:w="1169" w:type="dxa"/>
                          </w:tcPr>
                          <w:p>
                            <w:pPr>
                              <w:pStyle w:val="26"/>
                              <w:ind w:left="107"/>
                              <w:rPr>
                                <w:sz w:val="28"/>
                              </w:rPr>
                            </w:pPr>
                            <w:r>
                              <w:rPr>
                                <w:sz w:val="28"/>
                              </w:rPr>
                              <w:t>Mohammed and Kora</w:t>
                            </w:r>
                          </w:p>
                          <w:p>
                            <w:pPr>
                              <w:pStyle w:val="26"/>
                              <w:ind w:left="107"/>
                              <w:rPr>
                                <w:sz w:val="28"/>
                              </w:rPr>
                            </w:pPr>
                            <w:r>
                              <w:rPr>
                                <w:sz w:val="28"/>
                              </w:rPr>
                              <w:t>(2021)</w:t>
                            </w:r>
                          </w:p>
                        </w:tc>
                        <w:tc>
                          <w:tcPr>
                            <w:tcW w:w="3932" w:type="dxa"/>
                          </w:tcPr>
                          <w:p>
                            <w:pPr>
                              <w:pStyle w:val="26"/>
                              <w:ind w:left="107" w:right="98"/>
                              <w:jc w:val="both"/>
                              <w:rPr>
                                <w:sz w:val="24"/>
                              </w:rPr>
                            </w:pPr>
                            <w:r>
                              <w:rPr>
                                <w:sz w:val="24"/>
                              </w:rPr>
                              <w:t>Create a deep learning model for Arabic sentiment analysis</w:t>
                            </w:r>
                          </w:p>
                        </w:tc>
                        <w:tc>
                          <w:tcPr>
                            <w:tcW w:w="1080" w:type="dxa"/>
                          </w:tcPr>
                          <w:p>
                            <w:pPr>
                              <w:pStyle w:val="26"/>
                              <w:spacing w:line="275" w:lineRule="exact"/>
                              <w:ind w:left="107"/>
                              <w:rPr>
                                <w:sz w:val="24"/>
                              </w:rPr>
                            </w:pPr>
                            <w:r>
                              <w:rPr>
                                <w:sz w:val="24"/>
                                <w:szCs w:val="24"/>
                              </w:rPr>
                              <w:t>40,000 annotated tweets</w:t>
                            </w:r>
                          </w:p>
                        </w:tc>
                        <w:tc>
                          <w:tcPr>
                            <w:tcW w:w="3870" w:type="dxa"/>
                          </w:tcPr>
                          <w:p>
                            <w:pPr>
                              <w:pStyle w:val="26"/>
                              <w:tabs>
                                <w:tab w:val="left" w:pos="893"/>
                              </w:tabs>
                              <w:ind w:left="106" w:right="99"/>
                              <w:rPr>
                                <w:szCs w:val="20"/>
                              </w:rPr>
                            </w:pPr>
                            <w:r>
                              <w:rPr>
                                <w:sz w:val="24"/>
                                <w:szCs w:val="24"/>
                              </w:rPr>
                              <w:t>CNN, LSTM, and RCNN with AraVec embeddings</w:t>
                            </w:r>
                          </w:p>
                        </w:tc>
                        <w:tc>
                          <w:tcPr>
                            <w:tcW w:w="1080" w:type="dxa"/>
                          </w:tcPr>
                          <w:p>
                            <w:pPr>
                              <w:pStyle w:val="26"/>
                              <w:tabs>
                                <w:tab w:val="left" w:pos="1077"/>
                              </w:tabs>
                              <w:ind w:left="105" w:right="101"/>
                              <w:rPr>
                                <w:sz w:val="24"/>
                              </w:rPr>
                            </w:pPr>
                            <w:r>
                              <w:rPr>
                                <w:sz w:val="24"/>
                                <w:szCs w:val="24"/>
                              </w:rPr>
                              <w:t>72.14% – 88.71%</w:t>
                            </w:r>
                          </w:p>
                        </w:tc>
                        <w:tc>
                          <w:tcPr>
                            <w:tcW w:w="2070" w:type="dxa"/>
                          </w:tcPr>
                          <w:p>
                            <w:pPr>
                              <w:pStyle w:val="26"/>
                              <w:spacing w:before="10"/>
                              <w:rPr>
                                <w:sz w:val="23"/>
                              </w:rPr>
                            </w:pPr>
                            <w:r>
                              <w:rPr>
                                <w:sz w:val="24"/>
                                <w:szCs w:val="24"/>
                              </w:rPr>
                              <w:t>Suggested data augmentation and improved embedding method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4" w:hRule="atLeast"/>
                        </w:trPr>
                        <w:tc>
                          <w:tcPr>
                            <w:tcW w:w="739" w:type="dxa"/>
                          </w:tcPr>
                          <w:p>
                            <w:pPr>
                              <w:pStyle w:val="26"/>
                              <w:rPr>
                                <w:sz w:val="26"/>
                              </w:rPr>
                            </w:pPr>
                          </w:p>
                          <w:p>
                            <w:pPr>
                              <w:pStyle w:val="26"/>
                              <w:rPr>
                                <w:sz w:val="30"/>
                              </w:rPr>
                            </w:pPr>
                          </w:p>
                          <w:p>
                            <w:pPr>
                              <w:pStyle w:val="26"/>
                              <w:ind w:right="79"/>
                              <w:jc w:val="right"/>
                              <w:rPr>
                                <w:sz w:val="24"/>
                              </w:rPr>
                            </w:pPr>
                            <w:r>
                              <w:rPr>
                                <w:sz w:val="24"/>
                              </w:rPr>
                              <w:t>4.</w:t>
                            </w:r>
                          </w:p>
                        </w:tc>
                        <w:tc>
                          <w:tcPr>
                            <w:tcW w:w="1169" w:type="dxa"/>
                          </w:tcPr>
                          <w:p>
                            <w:pPr>
                              <w:pStyle w:val="26"/>
                              <w:ind w:left="107"/>
                              <w:rPr>
                                <w:sz w:val="28"/>
                              </w:rPr>
                            </w:pPr>
                            <w:r>
                              <w:rPr>
                                <w:sz w:val="28"/>
                              </w:rPr>
                              <w:t>Abraham</w:t>
                            </w:r>
                          </w:p>
                          <w:p>
                            <w:pPr>
                              <w:pStyle w:val="26"/>
                              <w:ind w:left="107"/>
                              <w:rPr>
                                <w:sz w:val="28"/>
                              </w:rPr>
                            </w:pPr>
                            <w:r>
                              <w:rPr>
                                <w:sz w:val="28"/>
                              </w:rPr>
                              <w:t>(2023)</w:t>
                            </w:r>
                          </w:p>
                        </w:tc>
                        <w:tc>
                          <w:tcPr>
                            <w:tcW w:w="3932" w:type="dxa"/>
                          </w:tcPr>
                          <w:p>
                            <w:pPr>
                              <w:pStyle w:val="26"/>
                              <w:ind w:left="107" w:right="95"/>
                              <w:jc w:val="both"/>
                              <w:rPr>
                                <w:sz w:val="24"/>
                              </w:rPr>
                            </w:pPr>
                            <w:r>
                              <w:rPr>
                                <w:sz w:val="24"/>
                              </w:rPr>
                              <w:t>Apply machine learning algorithms for sentiment analysis of Amharic entertainment texts</w:t>
                            </w:r>
                          </w:p>
                        </w:tc>
                        <w:tc>
                          <w:tcPr>
                            <w:tcW w:w="1080" w:type="dxa"/>
                          </w:tcPr>
                          <w:p>
                            <w:pPr>
                              <w:pStyle w:val="26"/>
                              <w:spacing w:line="275" w:lineRule="exact"/>
                              <w:ind w:left="107"/>
                              <w:rPr>
                                <w:sz w:val="24"/>
                              </w:rPr>
                            </w:pPr>
                            <w:r>
                              <w:rPr>
                                <w:sz w:val="24"/>
                              </w:rPr>
                              <w:t>Not stated</w:t>
                            </w:r>
                          </w:p>
                        </w:tc>
                        <w:tc>
                          <w:tcPr>
                            <w:tcW w:w="3870" w:type="dxa"/>
                          </w:tcPr>
                          <w:p>
                            <w:pPr>
                              <w:pStyle w:val="26"/>
                              <w:rPr>
                                <w:sz w:val="26"/>
                              </w:rPr>
                            </w:pPr>
                          </w:p>
                          <w:p>
                            <w:pPr>
                              <w:pStyle w:val="26"/>
                              <w:spacing w:before="206"/>
                              <w:ind w:left="106" w:right="183"/>
                              <w:rPr>
                                <w:spacing w:val="-1"/>
                                <w:sz w:val="24"/>
                              </w:rPr>
                            </w:pPr>
                            <w:r>
                              <w:rPr>
                                <w:spacing w:val="-1"/>
                                <w:sz w:val="24"/>
                              </w:rPr>
                              <w:t>Naïve Bayes, J48 Decision Tree, and Maximum</w:t>
                            </w:r>
                          </w:p>
                          <w:p>
                            <w:pPr>
                              <w:pStyle w:val="26"/>
                              <w:spacing w:before="206"/>
                              <w:ind w:left="106" w:right="183"/>
                              <w:rPr>
                                <w:sz w:val="24"/>
                              </w:rPr>
                            </w:pPr>
                            <w:r>
                              <w:rPr>
                                <w:spacing w:val="-1"/>
                                <w:sz w:val="24"/>
                              </w:rPr>
                              <w:t>Entropy classifiers</w:t>
                            </w:r>
                          </w:p>
                        </w:tc>
                        <w:tc>
                          <w:tcPr>
                            <w:tcW w:w="1080" w:type="dxa"/>
                          </w:tcPr>
                          <w:p>
                            <w:pPr>
                              <w:pStyle w:val="26"/>
                              <w:rPr>
                                <w:sz w:val="26"/>
                              </w:rPr>
                            </w:pPr>
                          </w:p>
                          <w:p>
                            <w:pPr>
                              <w:pStyle w:val="26"/>
                              <w:rPr>
                                <w:sz w:val="30"/>
                              </w:rPr>
                            </w:pPr>
                          </w:p>
                          <w:p>
                            <w:pPr>
                              <w:pStyle w:val="26"/>
                              <w:ind w:left="105"/>
                              <w:rPr>
                                <w:sz w:val="24"/>
                              </w:rPr>
                            </w:pPr>
                            <w:r>
                              <w:rPr>
                                <w:sz w:val="24"/>
                              </w:rPr>
                              <w:t>90.9%</w:t>
                            </w:r>
                          </w:p>
                        </w:tc>
                        <w:tc>
                          <w:tcPr>
                            <w:tcW w:w="2070" w:type="dxa"/>
                          </w:tcPr>
                          <w:p>
                            <w:pPr>
                              <w:pStyle w:val="26"/>
                              <w:rPr>
                                <w:sz w:val="26"/>
                              </w:rPr>
                            </w:pPr>
                            <w:r>
                              <w:rPr>
                                <w:sz w:val="24"/>
                                <w:szCs w:val="24"/>
                              </w:rPr>
                              <w:t>Need improvement in document-level sentiment analysis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4" w:hRule="atLeast"/>
                        </w:trPr>
                        <w:tc>
                          <w:tcPr>
                            <w:tcW w:w="739" w:type="dxa"/>
                          </w:tcPr>
                          <w:p>
                            <w:pPr>
                              <w:pStyle w:val="26"/>
                              <w:rPr>
                                <w:sz w:val="26"/>
                              </w:rPr>
                            </w:pPr>
                          </w:p>
                          <w:p>
                            <w:pPr>
                              <w:pStyle w:val="26"/>
                              <w:spacing w:before="9"/>
                              <w:rPr>
                                <w:sz w:val="29"/>
                              </w:rPr>
                            </w:pPr>
                          </w:p>
                          <w:p>
                            <w:pPr>
                              <w:pStyle w:val="26"/>
                              <w:ind w:right="79"/>
                              <w:jc w:val="right"/>
                              <w:rPr>
                                <w:sz w:val="24"/>
                              </w:rPr>
                            </w:pPr>
                            <w:r>
                              <w:rPr>
                                <w:sz w:val="24"/>
                              </w:rPr>
                              <w:t>5.</w:t>
                            </w:r>
                          </w:p>
                        </w:tc>
                        <w:tc>
                          <w:tcPr>
                            <w:tcW w:w="1169" w:type="dxa"/>
                          </w:tcPr>
                          <w:p>
                            <w:pPr>
                              <w:pStyle w:val="26"/>
                              <w:ind w:left="107"/>
                              <w:rPr>
                                <w:sz w:val="24"/>
                              </w:rPr>
                            </w:pPr>
                            <w:r>
                              <w:rPr>
                                <w:sz w:val="24"/>
                              </w:rPr>
                              <w:t>Yeshiwas and Abebe</w:t>
                            </w:r>
                          </w:p>
                          <w:p>
                            <w:pPr>
                              <w:pStyle w:val="26"/>
                              <w:ind w:left="107"/>
                              <w:rPr>
                                <w:sz w:val="24"/>
                              </w:rPr>
                            </w:pPr>
                            <w:r>
                              <w:rPr>
                                <w:sz w:val="24"/>
                              </w:rPr>
                              <w:t>(2023)</w:t>
                            </w:r>
                          </w:p>
                        </w:tc>
                        <w:tc>
                          <w:tcPr>
                            <w:tcW w:w="3932" w:type="dxa"/>
                          </w:tcPr>
                          <w:p>
                            <w:pPr>
                              <w:pStyle w:val="26"/>
                              <w:ind w:left="107" w:right="98"/>
                              <w:jc w:val="both"/>
                              <w:rPr>
                                <w:sz w:val="24"/>
                              </w:rPr>
                            </w:pPr>
                            <w:r>
                              <w:rPr>
                                <w:sz w:val="24"/>
                              </w:rPr>
                              <w:t>Develop a deep learning model for Amharic</w:t>
                            </w:r>
                          </w:p>
                          <w:p>
                            <w:pPr>
                              <w:pStyle w:val="26"/>
                              <w:ind w:left="107" w:right="98"/>
                              <w:jc w:val="both"/>
                              <w:rPr>
                                <w:sz w:val="24"/>
                              </w:rPr>
                            </w:pPr>
                            <w:r>
                              <w:rPr>
                                <w:sz w:val="24"/>
                              </w:rPr>
                              <w:t>sentiment analysis</w:t>
                            </w:r>
                          </w:p>
                        </w:tc>
                        <w:tc>
                          <w:tcPr>
                            <w:tcW w:w="1080" w:type="dxa"/>
                          </w:tcPr>
                          <w:p>
                            <w:pPr>
                              <w:pStyle w:val="26"/>
                              <w:spacing w:line="275" w:lineRule="exact"/>
                              <w:ind w:left="107"/>
                              <w:rPr>
                                <w:szCs w:val="18"/>
                              </w:rPr>
                            </w:pPr>
                            <w:r>
                              <w:rPr>
                                <w:sz w:val="24"/>
                                <w:szCs w:val="24"/>
                              </w:rPr>
                              <w:t>1,600 annotated Amharic comments with 7 sentiment classes</w:t>
                            </w:r>
                          </w:p>
                        </w:tc>
                        <w:tc>
                          <w:tcPr>
                            <w:tcW w:w="3870" w:type="dxa"/>
                          </w:tcPr>
                          <w:p>
                            <w:pPr>
                              <w:pStyle w:val="26"/>
                              <w:ind w:left="106"/>
                              <w:rPr>
                                <w:szCs w:val="18"/>
                              </w:rPr>
                            </w:pPr>
                            <w:r>
                              <w:rPr>
                                <w:sz w:val="24"/>
                                <w:szCs w:val="24"/>
                              </w:rPr>
                              <w:t>CNN with TF-IDF and Count Vectorizer</w:t>
                            </w:r>
                          </w:p>
                        </w:tc>
                        <w:tc>
                          <w:tcPr>
                            <w:tcW w:w="1080" w:type="dxa"/>
                          </w:tcPr>
                          <w:p>
                            <w:pPr>
                              <w:pStyle w:val="26"/>
                              <w:ind w:left="105"/>
                              <w:rPr>
                                <w:sz w:val="24"/>
                              </w:rPr>
                            </w:pPr>
                            <w:r>
                              <w:rPr>
                                <w:sz w:val="24"/>
                                <w:szCs w:val="24"/>
                              </w:rPr>
                              <w:t>40.1% – 90.1%</w:t>
                            </w:r>
                          </w:p>
                        </w:tc>
                        <w:tc>
                          <w:tcPr>
                            <w:tcW w:w="2070" w:type="dxa"/>
                          </w:tcPr>
                          <w:p>
                            <w:pPr>
                              <w:pStyle w:val="26"/>
                              <w:rPr>
                                <w:sz w:val="26"/>
                              </w:rPr>
                            </w:pPr>
                            <w:r>
                              <w:rPr>
                                <w:sz w:val="24"/>
                                <w:szCs w:val="24"/>
                              </w:rPr>
                              <w:t>Suggested adding deeper neural network layers and improving feature representation</w:t>
                            </w:r>
                          </w:p>
                        </w:tc>
                      </w:tr>
                    </w:tbl>
                    <w:p>
                      <w:pPr>
                        <w:pStyle w:val="9"/>
                      </w:pPr>
                    </w:p>
                  </w:txbxContent>
                </v:textbox>
              </v:shape>
            </w:pict>
          </mc:Fallback>
        </mc:AlternateContent>
      </w:r>
    </w:p>
    <w:p>
      <w:pPr>
        <w:rPr>
          <w:sz w:val="17"/>
        </w:rPr>
        <w:sectPr>
          <w:footerReference r:id="rId7" w:type="default"/>
          <w:pgSz w:w="15840" w:h="12240" w:orient="landscape"/>
          <w:pgMar w:top="1120" w:right="0" w:bottom="1120" w:left="1560" w:header="0" w:footer="932" w:gutter="0"/>
          <w:cols w:space="720" w:num="1"/>
        </w:sectPr>
      </w:pPr>
    </w:p>
    <w:tbl>
      <w:tblPr>
        <w:tblStyle w:val="7"/>
        <w:tblpPr w:leftFromText="180" w:rightFromText="180" w:vertAnchor="text" w:horzAnchor="margin" w:tblpY="-26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39"/>
        <w:gridCol w:w="3121"/>
        <w:gridCol w:w="2340"/>
        <w:gridCol w:w="1530"/>
        <w:gridCol w:w="2520"/>
        <w:gridCol w:w="1260"/>
        <w:gridCol w:w="265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5" w:hRule="atLeast"/>
        </w:trPr>
        <w:tc>
          <w:tcPr>
            <w:tcW w:w="739" w:type="dxa"/>
          </w:tcPr>
          <w:p>
            <w:pPr>
              <w:pStyle w:val="26"/>
              <w:rPr>
                <w:b/>
                <w:sz w:val="26"/>
              </w:rPr>
            </w:pPr>
          </w:p>
          <w:p>
            <w:pPr>
              <w:pStyle w:val="26"/>
              <w:rPr>
                <w:b/>
                <w:sz w:val="34"/>
              </w:rPr>
            </w:pPr>
          </w:p>
          <w:p>
            <w:pPr>
              <w:pStyle w:val="26"/>
              <w:ind w:right="79"/>
              <w:jc w:val="right"/>
              <w:rPr>
                <w:sz w:val="24"/>
              </w:rPr>
            </w:pPr>
            <w:r>
              <w:rPr>
                <w:sz w:val="24"/>
              </w:rPr>
              <w:t>6.</w:t>
            </w:r>
          </w:p>
        </w:tc>
        <w:tc>
          <w:tcPr>
            <w:tcW w:w="3121" w:type="dxa"/>
          </w:tcPr>
          <w:p>
            <w:pPr>
              <w:pStyle w:val="26"/>
              <w:ind w:left="107"/>
              <w:rPr>
                <w:sz w:val="24"/>
              </w:rPr>
            </w:pPr>
            <w:r>
              <w:rPr>
                <w:sz w:val="24"/>
              </w:rPr>
              <w:t>Turegn</w:t>
            </w:r>
          </w:p>
          <w:p>
            <w:pPr>
              <w:pStyle w:val="26"/>
              <w:ind w:left="107"/>
              <w:rPr>
                <w:sz w:val="24"/>
              </w:rPr>
            </w:pPr>
            <w:r>
              <w:rPr>
                <w:sz w:val="24"/>
              </w:rPr>
              <w:t>(2023)</w:t>
            </w:r>
          </w:p>
        </w:tc>
        <w:tc>
          <w:tcPr>
            <w:tcW w:w="2340" w:type="dxa"/>
          </w:tcPr>
          <w:p>
            <w:pPr>
              <w:pStyle w:val="26"/>
              <w:ind w:left="107" w:right="97"/>
              <w:jc w:val="both"/>
              <w:rPr>
                <w:sz w:val="24"/>
              </w:rPr>
            </w:pPr>
            <w:r>
              <w:rPr>
                <w:sz w:val="24"/>
              </w:rPr>
              <w:t>Evaluate preprocessing and Emoji effects on</w:t>
            </w:r>
          </w:p>
          <w:p>
            <w:pPr>
              <w:pStyle w:val="26"/>
              <w:ind w:left="107" w:right="97"/>
              <w:jc w:val="both"/>
              <w:rPr>
                <w:sz w:val="24"/>
              </w:rPr>
            </w:pPr>
            <w:r>
              <w:rPr>
                <w:sz w:val="24"/>
              </w:rPr>
              <w:t>Amharic sentiment analysis using LSTM</w:t>
            </w:r>
          </w:p>
        </w:tc>
        <w:tc>
          <w:tcPr>
            <w:tcW w:w="1530" w:type="dxa"/>
          </w:tcPr>
          <w:p>
            <w:pPr>
              <w:pStyle w:val="26"/>
              <w:spacing w:line="275" w:lineRule="exact"/>
              <w:ind w:left="107"/>
              <w:rPr>
                <w:sz w:val="24"/>
              </w:rPr>
            </w:pPr>
            <w:r>
              <w:rPr>
                <w:sz w:val="24"/>
                <w:szCs w:val="24"/>
              </w:rPr>
              <w:t>Amharic social media comments with emojis</w:t>
            </w:r>
          </w:p>
        </w:tc>
        <w:tc>
          <w:tcPr>
            <w:tcW w:w="2520" w:type="dxa"/>
          </w:tcPr>
          <w:p>
            <w:pPr>
              <w:pStyle w:val="26"/>
              <w:ind w:left="106" w:right="174"/>
              <w:rPr>
                <w:sz w:val="24"/>
              </w:rPr>
            </w:pPr>
            <w:r>
              <w:rPr>
                <w:sz w:val="24"/>
                <w:szCs w:val="24"/>
              </w:rPr>
              <w:t>LSTM with Word2Vec embeddings</w:t>
            </w:r>
          </w:p>
        </w:tc>
        <w:tc>
          <w:tcPr>
            <w:tcW w:w="1260" w:type="dxa"/>
          </w:tcPr>
          <w:p>
            <w:pPr>
              <w:pStyle w:val="26"/>
              <w:ind w:left="105"/>
              <w:rPr>
                <w:sz w:val="24"/>
              </w:rPr>
            </w:pPr>
            <w:r>
              <w:t>82.36%; preprocessing reduced performance to 75.93%</w:t>
            </w:r>
          </w:p>
        </w:tc>
        <w:tc>
          <w:tcPr>
            <w:tcW w:w="2656" w:type="dxa"/>
            <w:tcBorders>
              <w:right w:val="nil"/>
            </w:tcBorders>
          </w:tcPr>
          <w:p>
            <w:pPr>
              <w:pStyle w:val="26"/>
              <w:spacing w:line="276" w:lineRule="exact"/>
              <w:ind w:left="104" w:right="44"/>
              <w:jc w:val="both"/>
              <w:rPr>
                <w:sz w:val="24"/>
              </w:rPr>
            </w:pPr>
            <w:r>
              <w:rPr>
                <w:sz w:val="24"/>
                <w:szCs w:val="24"/>
              </w:rPr>
              <w:t xml:space="preserve">Suggested combining CNN and LSTM architectures to improve prediction performance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6" w:hRule="atLeast"/>
        </w:trPr>
        <w:tc>
          <w:tcPr>
            <w:tcW w:w="739" w:type="dxa"/>
          </w:tcPr>
          <w:p>
            <w:pPr>
              <w:pStyle w:val="26"/>
              <w:rPr>
                <w:b/>
                <w:sz w:val="26"/>
              </w:rPr>
            </w:pPr>
          </w:p>
          <w:p>
            <w:pPr>
              <w:pStyle w:val="26"/>
              <w:rPr>
                <w:b/>
                <w:sz w:val="34"/>
              </w:rPr>
            </w:pPr>
          </w:p>
          <w:p>
            <w:pPr>
              <w:pStyle w:val="26"/>
              <w:ind w:right="79"/>
              <w:jc w:val="right"/>
              <w:rPr>
                <w:sz w:val="24"/>
              </w:rPr>
            </w:pPr>
            <w:r>
              <w:rPr>
                <w:sz w:val="24"/>
              </w:rPr>
              <w:t>7.</w:t>
            </w:r>
          </w:p>
        </w:tc>
        <w:tc>
          <w:tcPr>
            <w:tcW w:w="3121" w:type="dxa"/>
          </w:tcPr>
          <w:p>
            <w:pPr>
              <w:pStyle w:val="26"/>
              <w:spacing w:before="150"/>
              <w:ind w:left="107"/>
            </w:pPr>
            <w:r>
              <w:rPr>
                <w:sz w:val="24"/>
                <w:szCs w:val="24"/>
              </w:rPr>
              <w:t>Fikirte Alemayehu, Million Meshesha &amp; Jemal Abate (2023)</w:t>
            </w:r>
          </w:p>
        </w:tc>
        <w:tc>
          <w:tcPr>
            <w:tcW w:w="2340" w:type="dxa"/>
          </w:tcPr>
          <w:p>
            <w:pPr>
              <w:pStyle w:val="26"/>
              <w:ind w:left="107" w:right="100"/>
              <w:jc w:val="both"/>
              <w:rPr>
                <w:sz w:val="24"/>
              </w:rPr>
            </w:pPr>
            <w:r>
              <w:rPr>
                <w:sz w:val="24"/>
                <w:szCs w:val="24"/>
              </w:rPr>
              <w:t>Amharic Political Sentiment Analysis Using Deep Learning Approaches</w:t>
            </w:r>
          </w:p>
        </w:tc>
        <w:tc>
          <w:tcPr>
            <w:tcW w:w="1530" w:type="dxa"/>
          </w:tcPr>
          <w:p>
            <w:pPr>
              <w:pStyle w:val="26"/>
              <w:spacing w:line="275" w:lineRule="exact"/>
              <w:ind w:left="107"/>
              <w:rPr>
                <w:sz w:val="24"/>
              </w:rPr>
            </w:pPr>
            <w:r>
              <w:rPr>
                <w:sz w:val="24"/>
                <w:szCs w:val="24"/>
              </w:rPr>
              <w:t>5,000 Amharic political Facebook comments</w:t>
            </w:r>
          </w:p>
        </w:tc>
        <w:tc>
          <w:tcPr>
            <w:tcW w:w="2520" w:type="dxa"/>
          </w:tcPr>
          <w:p>
            <w:pPr>
              <w:pStyle w:val="26"/>
              <w:ind w:left="106"/>
              <w:rPr>
                <w:sz w:val="24"/>
              </w:rPr>
            </w:pPr>
            <w:r>
              <w:rPr>
                <w:sz w:val="24"/>
                <w:szCs w:val="24"/>
              </w:rPr>
              <w:t>CNN, Bi-LSTM, GRU, and hybrid CNN–BiLSTM</w:t>
            </w:r>
          </w:p>
        </w:tc>
        <w:tc>
          <w:tcPr>
            <w:tcW w:w="1260" w:type="dxa"/>
          </w:tcPr>
          <w:p>
            <w:pPr>
              <w:pStyle w:val="26"/>
              <w:ind w:left="105"/>
              <w:rPr>
                <w:sz w:val="24"/>
              </w:rPr>
            </w:pPr>
            <w:r>
              <w:rPr>
                <w:sz w:val="24"/>
                <w:szCs w:val="24"/>
              </w:rPr>
              <w:t>CNN: 84.79%; Bi-LSTM: 85.27%; GRU: 88.99%; CNN–BiLSTM: 91.60%</w:t>
            </w:r>
          </w:p>
        </w:tc>
        <w:tc>
          <w:tcPr>
            <w:tcW w:w="2656" w:type="dxa"/>
            <w:tcBorders>
              <w:right w:val="nil"/>
            </w:tcBorders>
          </w:tcPr>
          <w:p>
            <w:pPr>
              <w:pStyle w:val="26"/>
              <w:spacing w:line="257" w:lineRule="exact"/>
              <w:ind w:left="104"/>
              <w:rPr>
                <w:sz w:val="24"/>
              </w:rPr>
            </w:pPr>
            <w:r>
              <w:rPr>
                <w:sz w:val="24"/>
                <w:szCs w:val="24"/>
              </w:rPr>
              <w:t>Limited dataset size, difficulty handling sarcasm and figurative speech, and focus only on binary classification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4" w:hRule="atLeast"/>
        </w:trPr>
        <w:tc>
          <w:tcPr>
            <w:tcW w:w="739" w:type="dxa"/>
          </w:tcPr>
          <w:p>
            <w:pPr>
              <w:pStyle w:val="26"/>
              <w:rPr>
                <w:b/>
                <w:sz w:val="26"/>
              </w:rPr>
            </w:pPr>
          </w:p>
          <w:p>
            <w:pPr>
              <w:pStyle w:val="26"/>
              <w:rPr>
                <w:b/>
                <w:sz w:val="30"/>
              </w:rPr>
            </w:pPr>
          </w:p>
          <w:p>
            <w:pPr>
              <w:pStyle w:val="26"/>
              <w:ind w:right="79"/>
              <w:jc w:val="right"/>
              <w:rPr>
                <w:sz w:val="24"/>
              </w:rPr>
            </w:pPr>
            <w:r>
              <w:rPr>
                <w:sz w:val="24"/>
              </w:rPr>
              <w:t>8.</w:t>
            </w:r>
          </w:p>
        </w:tc>
        <w:tc>
          <w:tcPr>
            <w:tcW w:w="3121" w:type="dxa"/>
          </w:tcPr>
          <w:p>
            <w:pPr>
              <w:pStyle w:val="26"/>
              <w:ind w:left="107"/>
            </w:pPr>
            <w:r>
              <w:rPr>
                <w:sz w:val="24"/>
                <w:szCs w:val="24"/>
              </w:rPr>
              <w:t>Senait Gebremichael Tesfagergish, Robertas Damaševičius &amp; Jurgita Kapočiūtė-Dzikienė (2023)</w:t>
            </w:r>
          </w:p>
        </w:tc>
        <w:tc>
          <w:tcPr>
            <w:tcW w:w="2340" w:type="dxa"/>
          </w:tcPr>
          <w:p>
            <w:pPr>
              <w:pStyle w:val="26"/>
              <w:ind w:left="107"/>
              <w:rPr>
                <w:sz w:val="24"/>
              </w:rPr>
            </w:pPr>
            <w:r>
              <w:rPr>
                <w:sz w:val="24"/>
                <w:szCs w:val="24"/>
              </w:rPr>
              <w:t>Deep Learning-Based Sentiment Classification in Amharic Using Multi-Lingual Datasets</w:t>
            </w:r>
          </w:p>
        </w:tc>
        <w:tc>
          <w:tcPr>
            <w:tcW w:w="1530" w:type="dxa"/>
          </w:tcPr>
          <w:p>
            <w:pPr>
              <w:pStyle w:val="26"/>
              <w:spacing w:line="275" w:lineRule="exact"/>
              <w:ind w:left="107"/>
              <w:rPr>
                <w:sz w:val="24"/>
              </w:rPr>
            </w:pPr>
            <w:r>
              <w:rPr>
                <w:sz w:val="24"/>
                <w:szCs w:val="24"/>
              </w:rPr>
              <w:t>Multi-lingual sentiment datasets</w:t>
            </w:r>
          </w:p>
        </w:tc>
        <w:tc>
          <w:tcPr>
            <w:tcW w:w="2520" w:type="dxa"/>
          </w:tcPr>
          <w:p>
            <w:pPr>
              <w:pStyle w:val="26"/>
              <w:ind w:left="106" w:right="144"/>
              <w:rPr>
                <w:sz w:val="24"/>
              </w:rPr>
            </w:pPr>
            <w:r>
              <w:rPr>
                <w:sz w:val="24"/>
                <w:szCs w:val="24"/>
              </w:rPr>
              <w:t>Deep learning sentiment classification models</w:t>
            </w:r>
          </w:p>
        </w:tc>
        <w:tc>
          <w:tcPr>
            <w:tcW w:w="1260" w:type="dxa"/>
          </w:tcPr>
          <w:p>
            <w:pPr>
              <w:pStyle w:val="26"/>
              <w:tabs>
                <w:tab w:val="left" w:pos="1144"/>
              </w:tabs>
              <w:spacing w:before="229"/>
              <w:ind w:left="105" w:right="101"/>
              <w:rPr>
                <w:sz w:val="24"/>
              </w:rPr>
            </w:pPr>
            <w:r>
              <w:rPr>
                <w:sz w:val="24"/>
                <w:szCs w:val="24"/>
              </w:rPr>
              <w:t>Not explicitly stated</w:t>
            </w:r>
          </w:p>
        </w:tc>
        <w:tc>
          <w:tcPr>
            <w:tcW w:w="2656" w:type="dxa"/>
            <w:tcBorders>
              <w:right w:val="nil"/>
            </w:tcBorders>
          </w:tcPr>
          <w:p>
            <w:pPr>
              <w:pStyle w:val="26"/>
              <w:spacing w:before="229"/>
              <w:ind w:left="104" w:right="45"/>
              <w:jc w:val="both"/>
              <w:rPr>
                <w:sz w:val="24"/>
              </w:rPr>
            </w:pPr>
            <w:r>
              <w:rPr>
                <w:sz w:val="24"/>
                <w:szCs w:val="24"/>
              </w:rPr>
              <w:t xml:space="preserve">Scarcity of Amharic linguistic resources and low-resource language challenges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7" w:hRule="atLeast"/>
        </w:trPr>
        <w:tc>
          <w:tcPr>
            <w:tcW w:w="739" w:type="dxa"/>
          </w:tcPr>
          <w:p>
            <w:pPr>
              <w:pStyle w:val="26"/>
              <w:ind w:right="79"/>
              <w:jc w:val="right"/>
              <w:rPr>
                <w:bCs/>
                <w:sz w:val="26"/>
              </w:rPr>
            </w:pPr>
            <w:r>
              <w:rPr>
                <w:sz w:val="24"/>
              </w:rPr>
              <w:t>9.</w:t>
            </w:r>
            <w:r>
              <w:rPr>
                <w:bCs/>
                <w:sz w:val="26"/>
              </w:rPr>
              <w:t xml:space="preserve"> </w:t>
            </w:r>
          </w:p>
        </w:tc>
        <w:tc>
          <w:tcPr>
            <w:tcW w:w="3121" w:type="dxa"/>
          </w:tcPr>
          <w:p>
            <w:pPr>
              <w:pStyle w:val="26"/>
              <w:spacing w:before="147"/>
              <w:ind w:left="107"/>
              <w:rPr>
                <w:sz w:val="24"/>
                <w:szCs w:val="24"/>
              </w:rPr>
            </w:pPr>
            <w:r>
              <w:rPr>
                <w:sz w:val="24"/>
                <w:szCs w:val="24"/>
              </w:rPr>
              <w:t>Abebaw Zewudu (2024)</w:t>
            </w:r>
          </w:p>
        </w:tc>
        <w:tc>
          <w:tcPr>
            <w:tcW w:w="2340" w:type="dxa"/>
          </w:tcPr>
          <w:p>
            <w:pPr>
              <w:pStyle w:val="26"/>
              <w:tabs>
                <w:tab w:val="left" w:pos="2111"/>
              </w:tabs>
              <w:spacing w:before="138"/>
              <w:ind w:left="107" w:right="100"/>
              <w:jc w:val="both"/>
              <w:rPr>
                <w:sz w:val="24"/>
                <w:szCs w:val="24"/>
              </w:rPr>
            </w:pPr>
            <w:r>
              <w:rPr>
                <w:sz w:val="24"/>
                <w:szCs w:val="24"/>
              </w:rPr>
              <w:t>Impact of Normalization and Informal Opinionated Features on Amharic Sentiment Analysis</w:t>
            </w:r>
          </w:p>
        </w:tc>
        <w:tc>
          <w:tcPr>
            <w:tcW w:w="1530" w:type="dxa"/>
          </w:tcPr>
          <w:p>
            <w:pPr>
              <w:pStyle w:val="26"/>
              <w:spacing w:line="275" w:lineRule="exact"/>
              <w:ind w:left="107"/>
              <w:rPr>
                <w:sz w:val="24"/>
                <w:szCs w:val="24"/>
              </w:rPr>
            </w:pPr>
            <w:r>
              <w:rPr>
                <w:sz w:val="24"/>
                <w:szCs w:val="24"/>
              </w:rPr>
              <w:t>Informal Amharic social media text corpus</w:t>
            </w:r>
          </w:p>
        </w:tc>
        <w:tc>
          <w:tcPr>
            <w:tcW w:w="2520" w:type="dxa"/>
          </w:tcPr>
          <w:p>
            <w:pPr>
              <w:pStyle w:val="26"/>
              <w:ind w:left="106"/>
              <w:rPr>
                <w:sz w:val="24"/>
                <w:szCs w:val="24"/>
              </w:rPr>
            </w:pPr>
            <w:r>
              <w:rPr>
                <w:sz w:val="24"/>
                <w:szCs w:val="24"/>
              </w:rPr>
              <w:t>CNN–BiLSTM with word and character n-gram embeddings</w:t>
            </w:r>
          </w:p>
        </w:tc>
        <w:tc>
          <w:tcPr>
            <w:tcW w:w="1260" w:type="dxa"/>
          </w:tcPr>
          <w:p>
            <w:pPr>
              <w:pStyle w:val="26"/>
              <w:ind w:left="105"/>
              <w:rPr>
                <w:sz w:val="24"/>
                <w:szCs w:val="24"/>
              </w:rPr>
            </w:pPr>
            <w:r>
              <w:rPr>
                <w:sz w:val="24"/>
                <w:szCs w:val="24"/>
              </w:rPr>
              <w:t>91.67% recall</w:t>
            </w:r>
          </w:p>
        </w:tc>
        <w:tc>
          <w:tcPr>
            <w:tcW w:w="2656" w:type="dxa"/>
            <w:tcBorders>
              <w:right w:val="nil"/>
            </w:tcBorders>
          </w:tcPr>
          <w:p>
            <w:pPr>
              <w:pStyle w:val="26"/>
              <w:ind w:left="104" w:right="44"/>
              <w:jc w:val="both"/>
              <w:rPr>
                <w:sz w:val="24"/>
                <w:szCs w:val="24"/>
              </w:rPr>
            </w:pPr>
            <w:r>
              <w:rPr>
                <w:sz w:val="24"/>
                <w:szCs w:val="24"/>
              </w:rPr>
              <w:t xml:space="preserve">Need better normalization techniques and improved handling of informal Amharic expressions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739" w:type="dxa"/>
          </w:tcPr>
          <w:p>
            <w:pPr>
              <w:pStyle w:val="26"/>
              <w:rPr>
                <w:b/>
                <w:sz w:val="26"/>
              </w:rPr>
            </w:pPr>
          </w:p>
          <w:p>
            <w:pPr>
              <w:pStyle w:val="26"/>
              <w:rPr>
                <w:b/>
                <w:sz w:val="34"/>
              </w:rPr>
            </w:pPr>
          </w:p>
          <w:p>
            <w:pPr>
              <w:pStyle w:val="26"/>
              <w:ind w:right="79"/>
              <w:jc w:val="right"/>
              <w:rPr>
                <w:sz w:val="24"/>
              </w:rPr>
            </w:pPr>
            <w:r>
              <w:rPr>
                <w:sz w:val="24"/>
              </w:rPr>
              <w:t xml:space="preserve">10. </w:t>
            </w:r>
          </w:p>
        </w:tc>
        <w:tc>
          <w:tcPr>
            <w:tcW w:w="3121" w:type="dxa"/>
          </w:tcPr>
          <w:p>
            <w:pPr>
              <w:pStyle w:val="26"/>
              <w:spacing w:before="147"/>
              <w:ind w:left="107"/>
            </w:pPr>
            <w:r>
              <w:rPr>
                <w:sz w:val="24"/>
                <w:szCs w:val="24"/>
              </w:rPr>
              <w:t>Seid Muhie Yimam, Hizkiel Mitiku Alemayehu, Abinew Ayele &amp; Chris Biemann (2020)</w:t>
            </w:r>
          </w:p>
        </w:tc>
        <w:tc>
          <w:tcPr>
            <w:tcW w:w="2340" w:type="dxa"/>
          </w:tcPr>
          <w:p>
            <w:pPr>
              <w:pStyle w:val="26"/>
              <w:tabs>
                <w:tab w:val="left" w:pos="2111"/>
              </w:tabs>
              <w:spacing w:before="138"/>
              <w:ind w:right="100"/>
              <w:jc w:val="both"/>
              <w:rPr>
                <w:sz w:val="24"/>
              </w:rPr>
            </w:pPr>
            <w:r>
              <w:rPr>
                <w:sz w:val="24"/>
                <w:szCs w:val="24"/>
              </w:rPr>
              <w:t>Exploring Amharic Sentiment Analysis from Social Media Texts: Building Annotation Tools and Classification Models</w:t>
            </w:r>
          </w:p>
        </w:tc>
        <w:tc>
          <w:tcPr>
            <w:tcW w:w="1530" w:type="dxa"/>
          </w:tcPr>
          <w:p>
            <w:pPr>
              <w:pStyle w:val="26"/>
              <w:spacing w:line="275" w:lineRule="exact"/>
              <w:ind w:left="107"/>
              <w:rPr>
                <w:sz w:val="24"/>
              </w:rPr>
            </w:pPr>
            <w:r>
              <w:rPr>
                <w:sz w:val="24"/>
                <w:szCs w:val="24"/>
              </w:rPr>
              <w:t>9,400 Amharic social media comments</w:t>
            </w:r>
          </w:p>
        </w:tc>
        <w:tc>
          <w:tcPr>
            <w:tcW w:w="2520" w:type="dxa"/>
          </w:tcPr>
          <w:p>
            <w:pPr>
              <w:pStyle w:val="26"/>
              <w:ind w:left="106"/>
              <w:rPr>
                <w:sz w:val="24"/>
              </w:rPr>
            </w:pPr>
            <w:r>
              <w:rPr>
                <w:sz w:val="24"/>
                <w:szCs w:val="24"/>
              </w:rPr>
              <w:t>Machine learning classification models with annotation tools</w:t>
            </w:r>
          </w:p>
        </w:tc>
        <w:tc>
          <w:tcPr>
            <w:tcW w:w="1260" w:type="dxa"/>
          </w:tcPr>
          <w:p>
            <w:pPr>
              <w:pStyle w:val="26"/>
              <w:ind w:left="105"/>
              <w:rPr>
                <w:sz w:val="24"/>
              </w:rPr>
            </w:pPr>
            <w:r>
              <w:rPr>
                <w:sz w:val="24"/>
                <w:szCs w:val="24"/>
              </w:rPr>
              <w:t>83.92%</w:t>
            </w:r>
          </w:p>
        </w:tc>
        <w:tc>
          <w:tcPr>
            <w:tcW w:w="2656" w:type="dxa"/>
            <w:tcBorders>
              <w:right w:val="nil"/>
            </w:tcBorders>
          </w:tcPr>
          <w:p>
            <w:pPr>
              <w:pStyle w:val="26"/>
              <w:ind w:left="104" w:right="44"/>
              <w:jc w:val="both"/>
              <w:rPr>
                <w:sz w:val="24"/>
              </w:rPr>
            </w:pPr>
            <w:r>
              <w:rPr>
                <w:sz w:val="24"/>
                <w:szCs w:val="24"/>
              </w:rPr>
              <w:t>Lack of benchmark datasets, annotation tools, and standardized preprocessing methods for Amharic sentiment analysis</w:t>
            </w:r>
          </w:p>
        </w:tc>
      </w:tr>
    </w:tbl>
    <w:p>
      <w:pPr>
        <w:pStyle w:val="9"/>
        <w:rPr>
          <w:sz w:val="20"/>
        </w:rPr>
      </w:pPr>
    </w:p>
    <w:p>
      <w:pPr>
        <w:pStyle w:val="9"/>
        <w:rPr>
          <w:sz w:val="20"/>
        </w:rPr>
      </w:pPr>
    </w:p>
    <w:p>
      <w:pPr>
        <w:pStyle w:val="9"/>
        <w:rPr>
          <w:sz w:val="20"/>
        </w:rPr>
      </w:pPr>
    </w:p>
    <w:p>
      <w:pPr>
        <w:pStyle w:val="9"/>
        <w:ind w:left="1080" w:firstLine="720"/>
        <w:rPr>
          <w:sz w:val="20"/>
        </w:rPr>
      </w:pPr>
      <w:r>
        <mc:AlternateContent>
          <mc:Choice Requires="wps">
            <w:drawing>
              <wp:anchor distT="0" distB="0" distL="114300" distR="114300" simplePos="0" relativeHeight="251661312" behindDoc="0" locked="0" layoutInCell="1" allowOverlap="1">
                <wp:simplePos x="0" y="0"/>
                <wp:positionH relativeFrom="page">
                  <wp:posOffset>1060450</wp:posOffset>
                </wp:positionH>
                <wp:positionV relativeFrom="paragraph">
                  <wp:posOffset>-1362710</wp:posOffset>
                </wp:positionV>
                <wp:extent cx="9002395" cy="5836920"/>
                <wp:effectExtent l="0" t="0" r="8255" b="12065"/>
                <wp:wrapNone/>
                <wp:docPr id="1339422516" name="Text Box 6"/>
                <wp:cNvGraphicFramePr/>
                <a:graphic xmlns:a="http://schemas.openxmlformats.org/drawingml/2006/main">
                  <a:graphicData uri="http://schemas.microsoft.com/office/word/2010/wordprocessingShape">
                    <wps:wsp>
                      <wps:cNvSpPr txBox="1">
                        <a:spLocks noChangeArrowheads="1"/>
                      </wps:cNvSpPr>
                      <wps:spPr bwMode="auto">
                        <a:xfrm>
                          <a:off x="0" y="0"/>
                          <a:ext cx="9002395" cy="5836821"/>
                        </a:xfrm>
                        <a:prstGeom prst="rect">
                          <a:avLst/>
                        </a:prstGeom>
                        <a:noFill/>
                        <a:ln>
                          <a:noFill/>
                        </a:ln>
                      </wps:spPr>
                      <wps:txbx>
                        <w:txbxContent>
                          <w:p>
                            <w:pPr>
                              <w:pStyle w:val="9"/>
                            </w:pPr>
                          </w:p>
                        </w:txbxContent>
                      </wps:txbx>
                      <wps:bodyPr rot="0" vert="horz" wrap="square" lIns="0" tIns="0" rIns="0" bIns="0" anchor="t" anchorCtr="0" upright="1">
                        <a:noAutofit/>
                      </wps:bodyPr>
                    </wps:wsp>
                  </a:graphicData>
                </a:graphic>
              </wp:anchor>
            </w:drawing>
          </mc:Choice>
          <mc:Fallback>
            <w:pict>
              <v:shape id="Text Box 6" o:spid="_x0000_s1026" o:spt="202" type="#_x0000_t202" style="position:absolute;left:0pt;margin-left:83.5pt;margin-top:-107.3pt;height:459.6pt;width:708.85pt;mso-position-horizontal-relative:page;z-index:251661312;mso-width-relative:page;mso-height-relative:page;" filled="f" stroked="f" coordsize="21600,21600" o:gfxdata="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">
                <v:fill on="f" focussize="0,0"/>
                <v:stroke on="f"/>
                <v:imagedata o:title=""/>
                <o:lock v:ext="edit" aspectratio="f"/>
                <v:textbox inset="0mm,0mm,0mm,0mm">
                  <w:txbxContent>
                    <w:p>
                      <w:pPr>
                        <w:pStyle w:val="9"/>
                      </w:pPr>
                    </w:p>
                  </w:txbxContent>
                </v:textbox>
              </v:shape>
            </w:pict>
          </mc:Fallback>
        </mc:AlternateContent>
      </w:r>
      <w:bookmarkStart w:id="94" w:name="_bookmark74"/>
      <w:bookmarkEnd w:id="94"/>
      <w:r>
        <w:t>Table 2.1 related work</w:t>
      </w:r>
    </w:p>
    <w:p>
      <w:pPr>
        <w:tabs>
          <w:tab w:val="left" w:pos="2321"/>
        </w:tabs>
        <w:rPr>
          <w:sz w:val="24"/>
        </w:rPr>
      </w:pPr>
      <w:r>
        <w:rPr>
          <w:sz w:val="24"/>
        </w:rPr>
        <w:tab/>
      </w:r>
    </w:p>
    <w:p>
      <w:pPr>
        <w:tabs>
          <w:tab w:val="left" w:pos="2321"/>
        </w:tabs>
        <w:rPr>
          <w:sz w:val="24"/>
        </w:rPr>
      </w:pPr>
    </w:p>
    <w:p>
      <w:pPr>
        <w:tabs>
          <w:tab w:val="left" w:pos="2321"/>
        </w:tabs>
        <w:rPr>
          <w:sz w:val="24"/>
        </w:rPr>
      </w:pPr>
    </w:p>
    <w:p>
      <w:pPr>
        <w:tabs>
          <w:tab w:val="left" w:pos="2321"/>
        </w:tabs>
        <w:rPr>
          <w:sz w:val="24"/>
        </w:rPr>
        <w:sectPr>
          <w:pgSz w:w="15840" w:h="12240" w:orient="landscape"/>
          <w:pgMar w:top="1140" w:right="0" w:bottom="1120" w:left="1560" w:header="0" w:footer="932" w:gutter="0"/>
          <w:cols w:space="720" w:num="1"/>
        </w:sectPr>
      </w:pPr>
    </w:p>
    <w:p>
      <w:pPr>
        <w:pStyle w:val="4"/>
        <w:numPr>
          <w:ilvl w:val="2"/>
          <w:numId w:val="9"/>
        </w:numPr>
      </w:pPr>
      <w:bookmarkStart w:id="95" w:name="_bookmark75"/>
      <w:bookmarkEnd w:id="95"/>
      <w:bookmarkStart w:id="96" w:name="_Toc230689955"/>
      <w:r>
        <w:t>Gap</w:t>
      </w:r>
      <w:r>
        <w:rPr>
          <w:spacing w:val="-4"/>
        </w:rPr>
        <w:t xml:space="preserve"> </w:t>
      </w:r>
      <w:r>
        <w:t>analysis</w:t>
      </w:r>
      <w:bookmarkEnd w:id="96"/>
    </w:p>
    <w:p>
      <w:pPr>
        <w:pStyle w:val="9"/>
        <w:spacing w:before="11"/>
        <w:rPr>
          <w:b/>
        </w:rPr>
      </w:pPr>
    </w:p>
    <w:p>
      <w:pPr>
        <w:pStyle w:val="9"/>
        <w:ind w:left="640"/>
      </w:pPr>
      <w:r>
        <w:t>Generally,</w:t>
      </w:r>
      <w:r>
        <w:rPr>
          <w:spacing w:val="-1"/>
        </w:rPr>
        <w:t xml:space="preserve"> </w:t>
      </w:r>
      <w:r>
        <w:t>in</w:t>
      </w:r>
      <w:r>
        <w:rPr>
          <w:spacing w:val="-1"/>
        </w:rPr>
        <w:t xml:space="preserve"> </w:t>
      </w:r>
      <w:r>
        <w:t>the</w:t>
      </w:r>
      <w:r>
        <w:rPr>
          <w:spacing w:val="-2"/>
        </w:rPr>
        <w:t xml:space="preserve"> </w:t>
      </w:r>
      <w:r>
        <w:t>previous work,</w:t>
      </w:r>
      <w:r>
        <w:rPr>
          <w:spacing w:val="-1"/>
        </w:rPr>
        <w:t xml:space="preserve"> </w:t>
      </w:r>
      <w:r>
        <w:t>we</w:t>
      </w:r>
      <w:r>
        <w:rPr>
          <w:spacing w:val="-3"/>
        </w:rPr>
        <w:t xml:space="preserve"> </w:t>
      </w:r>
      <w:r>
        <w:t>got</w:t>
      </w:r>
      <w:r>
        <w:rPr>
          <w:spacing w:val="-1"/>
        </w:rPr>
        <w:t xml:space="preserve"> </w:t>
      </w:r>
      <w:r>
        <w:t>the</w:t>
      </w:r>
      <w:r>
        <w:rPr>
          <w:spacing w:val="-1"/>
        </w:rPr>
        <w:t xml:space="preserve"> </w:t>
      </w:r>
      <w:r>
        <w:t>following</w:t>
      </w:r>
      <w:r>
        <w:rPr>
          <w:spacing w:val="-1"/>
        </w:rPr>
        <w:t xml:space="preserve"> </w:t>
      </w:r>
      <w:r>
        <w:t>research</w:t>
      </w:r>
      <w:r>
        <w:rPr>
          <w:spacing w:val="-1"/>
        </w:rPr>
        <w:t xml:space="preserve"> </w:t>
      </w:r>
      <w:r>
        <w:t>gaps:</w:t>
      </w:r>
    </w:p>
    <w:p>
      <w:pPr>
        <w:pStyle w:val="9"/>
        <w:spacing w:before="6"/>
        <w:rPr>
          <w:sz w:val="29"/>
        </w:rPr>
      </w:pPr>
    </w:p>
    <w:p>
      <w:pPr>
        <w:pStyle w:val="25"/>
        <w:numPr>
          <w:ilvl w:val="0"/>
          <w:numId w:val="10"/>
        </w:numPr>
        <w:tabs>
          <w:tab w:val="left" w:pos="1360"/>
          <w:tab w:val="left" w:pos="1361"/>
        </w:tabs>
        <w:spacing w:before="206" w:line="357" w:lineRule="auto"/>
        <w:ind w:right="603"/>
        <w:rPr>
          <w:sz w:val="24"/>
        </w:rPr>
      </w:pPr>
      <w:r>
        <w:rPr>
          <w:sz w:val="24"/>
        </w:rPr>
        <w:t>Almost</w:t>
      </w:r>
      <w:r>
        <w:rPr>
          <w:spacing w:val="52"/>
          <w:sz w:val="24"/>
        </w:rPr>
        <w:t xml:space="preserve"> </w:t>
      </w:r>
      <w:r>
        <w:rPr>
          <w:sz w:val="24"/>
        </w:rPr>
        <w:t>all</w:t>
      </w:r>
      <w:r>
        <w:rPr>
          <w:spacing w:val="52"/>
          <w:sz w:val="24"/>
        </w:rPr>
        <w:t xml:space="preserve"> </w:t>
      </w:r>
      <w:r>
        <w:rPr>
          <w:sz w:val="24"/>
        </w:rPr>
        <w:t>works</w:t>
      </w:r>
      <w:r>
        <w:rPr>
          <w:spacing w:val="52"/>
          <w:sz w:val="24"/>
        </w:rPr>
        <w:t xml:space="preserve"> </w:t>
      </w:r>
      <w:r>
        <w:rPr>
          <w:sz w:val="24"/>
        </w:rPr>
        <w:t>use</w:t>
      </w:r>
      <w:r>
        <w:rPr>
          <w:spacing w:val="50"/>
          <w:sz w:val="24"/>
        </w:rPr>
        <w:t xml:space="preserve"> </w:t>
      </w:r>
      <w:r>
        <w:rPr>
          <w:sz w:val="24"/>
        </w:rPr>
        <w:t>a</w:t>
      </w:r>
      <w:r>
        <w:rPr>
          <w:spacing w:val="50"/>
          <w:sz w:val="24"/>
        </w:rPr>
        <w:t xml:space="preserve"> </w:t>
      </w:r>
      <w:r>
        <w:rPr>
          <w:sz w:val="24"/>
        </w:rPr>
        <w:t>small</w:t>
      </w:r>
      <w:r>
        <w:rPr>
          <w:spacing w:val="53"/>
          <w:sz w:val="24"/>
        </w:rPr>
        <w:t xml:space="preserve"> </w:t>
      </w:r>
      <w:r>
        <w:rPr>
          <w:sz w:val="24"/>
        </w:rPr>
        <w:t>dataset</w:t>
      </w:r>
      <w:r>
        <w:rPr>
          <w:spacing w:val="52"/>
          <w:sz w:val="24"/>
        </w:rPr>
        <w:t xml:space="preserve"> </w:t>
      </w:r>
      <w:r>
        <w:rPr>
          <w:sz w:val="24"/>
        </w:rPr>
        <w:t>size and not stated</w:t>
      </w:r>
      <w:r>
        <w:rPr>
          <w:spacing w:val="50"/>
          <w:sz w:val="24"/>
        </w:rPr>
        <w:t xml:space="preserve"> </w:t>
      </w:r>
      <w:r>
        <w:rPr>
          <w:sz w:val="24"/>
        </w:rPr>
        <w:t>for</w:t>
      </w:r>
      <w:r>
        <w:rPr>
          <w:spacing w:val="50"/>
          <w:sz w:val="24"/>
        </w:rPr>
        <w:t xml:space="preserve"> </w:t>
      </w:r>
      <w:r>
        <w:rPr>
          <w:sz w:val="24"/>
        </w:rPr>
        <w:t>their</w:t>
      </w:r>
      <w:r>
        <w:rPr>
          <w:spacing w:val="50"/>
          <w:sz w:val="24"/>
        </w:rPr>
        <w:t xml:space="preserve"> </w:t>
      </w:r>
      <w:r>
        <w:rPr>
          <w:sz w:val="24"/>
        </w:rPr>
        <w:t>classification</w:t>
      </w:r>
      <w:r>
        <w:rPr>
          <w:spacing w:val="52"/>
          <w:sz w:val="24"/>
        </w:rPr>
        <w:t xml:space="preserve"> </w:t>
      </w:r>
      <w:r>
        <w:rPr>
          <w:sz w:val="24"/>
        </w:rPr>
        <w:t>then</w:t>
      </w:r>
      <w:r>
        <w:rPr>
          <w:spacing w:val="51"/>
          <w:sz w:val="24"/>
        </w:rPr>
        <w:t xml:space="preserve"> </w:t>
      </w:r>
      <w:commentRangeStart w:id="18"/>
      <w:r>
        <w:rPr>
          <w:sz w:val="24"/>
        </w:rPr>
        <w:t>their</w:t>
      </w:r>
      <w:r>
        <w:rPr>
          <w:spacing w:val="-57"/>
          <w:sz w:val="24"/>
        </w:rPr>
        <w:t xml:space="preserve"> </w:t>
      </w:r>
      <w:r>
        <w:rPr>
          <w:sz w:val="24"/>
        </w:rPr>
        <w:t>accuracy</w:t>
      </w:r>
      <w:r>
        <w:rPr>
          <w:spacing w:val="1"/>
          <w:sz w:val="24"/>
        </w:rPr>
        <w:t xml:space="preserve"> </w:t>
      </w:r>
      <w:r>
        <w:rPr>
          <w:sz w:val="24"/>
        </w:rPr>
        <w:t>and performance</w:t>
      </w:r>
      <w:r>
        <w:rPr>
          <w:spacing w:val="-1"/>
          <w:sz w:val="24"/>
        </w:rPr>
        <w:t xml:space="preserve"> </w:t>
      </w:r>
      <w:r>
        <w:rPr>
          <w:sz w:val="24"/>
        </w:rPr>
        <w:t>are</w:t>
      </w:r>
      <w:r>
        <w:rPr>
          <w:spacing w:val="-2"/>
          <w:sz w:val="24"/>
        </w:rPr>
        <w:t xml:space="preserve"> </w:t>
      </w:r>
      <w:r>
        <w:rPr>
          <w:sz w:val="24"/>
        </w:rPr>
        <w:t>not</w:t>
      </w:r>
      <w:r>
        <w:rPr>
          <w:spacing w:val="2"/>
          <w:sz w:val="24"/>
        </w:rPr>
        <w:t xml:space="preserve"> </w:t>
      </w:r>
      <w:r>
        <w:rPr>
          <w:sz w:val="24"/>
        </w:rPr>
        <w:t>as such as</w:t>
      </w:r>
      <w:r>
        <w:rPr>
          <w:spacing w:val="2"/>
          <w:sz w:val="24"/>
        </w:rPr>
        <w:t xml:space="preserve"> </w:t>
      </w:r>
      <w:r>
        <w:rPr>
          <w:sz w:val="24"/>
        </w:rPr>
        <w:t>enough.</w:t>
      </w:r>
      <w:commentRangeEnd w:id="18"/>
      <w:r>
        <w:commentReference w:id="18"/>
      </w:r>
    </w:p>
    <w:p>
      <w:pPr>
        <w:jc w:val="both"/>
      </w:pPr>
      <w:r>
        <w:rPr>
          <w:rFonts w:ascii="Times New Roman" w:hAnsi="Times New Roman"/>
          <w:sz w:val="24"/>
          <w:color w:val="0000FF"/>
        </w:rPr>
        <w:t xml:space="preserve">Performance is judged against the macro-averaged F1 of the AfriSenti SemEval-2023 Amharic systems (about 0.65-0.72); a model is considered adequate for trend monitoring when it is competitive with that range, which the best model here (macro-F1 = 0.7282) achieves.</w:t>
      </w:r>
    </w:p>
    <w:p>
      <w:pPr>
        <w:pStyle w:val="25"/>
        <w:numPr>
          <w:ilvl w:val="0"/>
          <w:numId w:val="10"/>
        </w:numPr>
        <w:tabs>
          <w:tab w:val="left" w:pos="1360"/>
          <w:tab w:val="left" w:pos="1361"/>
        </w:tabs>
        <w:spacing w:before="207"/>
        <w:ind w:hanging="361"/>
        <w:rPr>
          <w:sz w:val="24"/>
        </w:rPr>
      </w:pPr>
      <w:r>
        <w:rPr>
          <w:sz w:val="24"/>
        </w:rPr>
        <w:t>Most</w:t>
      </w:r>
      <w:r>
        <w:rPr>
          <w:spacing w:val="-10"/>
          <w:sz w:val="24"/>
        </w:rPr>
        <w:t xml:space="preserve"> </w:t>
      </w:r>
      <w:r>
        <w:rPr>
          <w:sz w:val="24"/>
        </w:rPr>
        <w:t>works</w:t>
      </w:r>
      <w:r>
        <w:rPr>
          <w:spacing w:val="-11"/>
          <w:sz w:val="24"/>
        </w:rPr>
        <w:t xml:space="preserve"> </w:t>
      </w:r>
      <w:r>
        <w:rPr>
          <w:sz w:val="24"/>
        </w:rPr>
        <w:t>are</w:t>
      </w:r>
      <w:r>
        <w:rPr>
          <w:spacing w:val="-13"/>
          <w:sz w:val="24"/>
        </w:rPr>
        <w:t xml:space="preserve"> </w:t>
      </w:r>
      <w:r>
        <w:rPr>
          <w:sz w:val="24"/>
        </w:rPr>
        <w:t>only</w:t>
      </w:r>
      <w:r>
        <w:rPr>
          <w:spacing w:val="-11"/>
          <w:sz w:val="24"/>
        </w:rPr>
        <w:t xml:space="preserve"> </w:t>
      </w:r>
      <w:r>
        <w:rPr>
          <w:sz w:val="24"/>
        </w:rPr>
        <w:t>focused</w:t>
      </w:r>
      <w:r>
        <w:rPr>
          <w:spacing w:val="-11"/>
          <w:sz w:val="24"/>
        </w:rPr>
        <w:t xml:space="preserve"> </w:t>
      </w:r>
      <w:r>
        <w:rPr>
          <w:sz w:val="24"/>
        </w:rPr>
        <w:t>on</w:t>
      </w:r>
      <w:r>
        <w:rPr>
          <w:spacing w:val="-11"/>
          <w:sz w:val="24"/>
        </w:rPr>
        <w:t xml:space="preserve"> </w:t>
      </w:r>
      <w:r>
        <w:rPr>
          <w:sz w:val="24"/>
        </w:rPr>
        <w:t>namely</w:t>
      </w:r>
      <w:r>
        <w:rPr>
          <w:spacing w:val="-11"/>
          <w:sz w:val="24"/>
        </w:rPr>
        <w:t xml:space="preserve"> </w:t>
      </w:r>
      <w:r>
        <w:rPr>
          <w:sz w:val="24"/>
        </w:rPr>
        <w:t xml:space="preserve">twite </w:t>
      </w:r>
      <w:r>
        <w:rPr>
          <w:spacing w:val="-11"/>
          <w:sz w:val="24"/>
        </w:rPr>
        <w:t xml:space="preserve">and </w:t>
      </w:r>
      <w:r>
        <w:rPr>
          <w:sz w:val="24"/>
        </w:rPr>
        <w:t>general social media.</w:t>
      </w:r>
    </w:p>
    <w:p>
      <w:pPr>
        <w:pStyle w:val="9"/>
        <w:spacing w:before="2"/>
        <w:rPr>
          <w:sz w:val="29"/>
        </w:rPr>
      </w:pPr>
    </w:p>
    <w:p>
      <w:pPr>
        <w:pStyle w:val="25"/>
        <w:numPr>
          <w:ilvl w:val="0"/>
          <w:numId w:val="11"/>
        </w:numPr>
        <w:tabs>
          <w:tab w:val="left" w:pos="1360"/>
          <w:tab w:val="left" w:pos="1361"/>
        </w:tabs>
        <w:spacing w:before="1" w:line="360" w:lineRule="auto"/>
        <w:ind w:hanging="361"/>
        <w:jc w:val="both"/>
        <w:rPr>
          <w:sz w:val="24"/>
        </w:rPr>
      </w:pPr>
      <w:commentRangeStart w:id="19"/>
      <w:r>
        <w:rPr>
          <w:sz w:val="24"/>
        </w:rPr>
        <w:t xml:space="preserve">Very limited research work has been performed for sentiment analysis </w:t>
      </w:r>
      <w:commentRangeEnd w:id="19"/>
      <w:r>
        <w:commentReference w:id="19"/>
      </w:r>
      <w:r>
        <w:rPr>
          <w:sz w:val="24"/>
        </w:rPr>
        <w:t>of Amharic</w:t>
      </w:r>
      <w:ins w:id="32" w:author="martha" w:date="2026-09-23T13:09:12Z">
        <w:r>
          <w:rPr>
            <w:rFonts w:hint="default"/>
            <w:sz w:val="24"/>
            <w:lang w:val="en-US"/>
          </w:rPr>
          <w:t xml:space="preserve"> </w:t>
        </w:r>
      </w:ins>
    </w:p>
    <w:p>
      <w:pPr>
        <w:jc w:val="both"/>
      </w:pPr>
      <w:r>
        <w:rPr>
          <w:rFonts w:ascii="Times New Roman" w:hAnsi="Times New Roman"/>
          <w:sz w:val="24"/>
          <w:color w:val="0000FF"/>
        </w:rPr>
        <w:t xml:space="preserve">Amharic sentiment research, though growing, remains limited relative to high-resource languages and lacks standardised cross-model comparison; this is the sense in which prior work is limited.</w:t>
      </w:r>
    </w:p>
    <w:p>
      <w:pPr>
        <w:pStyle w:val="25"/>
        <w:tabs>
          <w:tab w:val="left" w:pos="1360"/>
          <w:tab w:val="left" w:pos="1361"/>
        </w:tabs>
        <w:spacing w:before="1" w:line="360" w:lineRule="auto"/>
        <w:ind w:left="1360" w:firstLine="0"/>
        <w:jc w:val="both"/>
        <w:rPr>
          <w:sz w:val="24"/>
        </w:rPr>
      </w:pPr>
      <w:r>
        <w:rPr>
          <w:sz w:val="24"/>
        </w:rPr>
        <w:t>languages. As there is no labeled data and lexical resources available for performing the sentiment analysis of social media content in Amharic language, there is a need to create these resources for Amharic language.</w:t>
      </w:r>
    </w:p>
    <w:p>
      <w:pPr>
        <w:pStyle w:val="25"/>
        <w:numPr>
          <w:ilvl w:val="0"/>
          <w:numId w:val="11"/>
        </w:numPr>
        <w:tabs>
          <w:tab w:val="left" w:pos="1360"/>
          <w:tab w:val="left" w:pos="1361"/>
        </w:tabs>
        <w:spacing w:before="1" w:line="360" w:lineRule="auto"/>
        <w:ind w:hanging="361"/>
        <w:jc w:val="both"/>
        <w:rPr>
          <w:sz w:val="24"/>
        </w:rPr>
      </w:pPr>
      <w:r>
        <w:rPr>
          <w:sz w:val="24"/>
        </w:rPr>
        <w:t>Most of the existing work for sentiment analysis has been performed at sentence</w:t>
      </w:r>
    </w:p>
    <w:p>
      <w:pPr>
        <w:pStyle w:val="25"/>
        <w:tabs>
          <w:tab w:val="left" w:pos="1360"/>
          <w:tab w:val="left" w:pos="1361"/>
        </w:tabs>
        <w:spacing w:before="1" w:line="360" w:lineRule="auto"/>
        <w:ind w:left="1360" w:firstLine="0"/>
        <w:jc w:val="both"/>
        <w:rPr>
          <w:sz w:val="24"/>
        </w:rPr>
      </w:pPr>
      <w:r>
        <w:rPr>
          <w:sz w:val="24"/>
        </w:rPr>
        <w:t>and document level and a very limited research work has been performed at aspect/feature level.</w:t>
      </w:r>
    </w:p>
    <w:p>
      <w:pPr>
        <w:pStyle w:val="25"/>
        <w:numPr>
          <w:ilvl w:val="0"/>
          <w:numId w:val="11"/>
        </w:numPr>
        <w:tabs>
          <w:tab w:val="left" w:pos="1360"/>
          <w:tab w:val="left" w:pos="1361"/>
        </w:tabs>
        <w:spacing w:before="1" w:line="360" w:lineRule="auto"/>
        <w:jc w:val="both"/>
        <w:rPr>
          <w:sz w:val="24"/>
        </w:rPr>
      </w:pPr>
      <w:commentRangeStart w:id="20"/>
      <w:r>
        <w:rPr>
          <w:sz w:val="24"/>
        </w:rPr>
        <w:t>Mainly the research work on sentiment analysis has been done using machine learning techniques and there is need to perform the experimentation of sentiment analysis using deep learning techniques to</w:t>
      </w:r>
      <w:commentRangeEnd w:id="20"/>
      <w:r>
        <w:commentReference w:id="20"/>
      </w:r>
      <w:r>
        <w:rPr>
          <w:sz w:val="24"/>
        </w:rPr>
        <w:t xml:space="preserve"> improve the accuracy of the system.</w:t>
      </w:r>
    </w:p>
    <w:p>
      <w:pPr>
        <w:jc w:val="both"/>
      </w:pPr>
      <w:r>
        <w:rPr>
          <w:rFonts w:ascii="Times New Roman" w:hAnsi="Times New Roman"/>
          <w:sz w:val="24"/>
          <w:color w:val="0000FF"/>
        </w:rPr>
        <w:t xml:space="preserve">Prior Amharic work spans both classical ML and deep learning; the review and gap analysis reflect both, and this study compares the two families directly.</w:t>
      </w:r>
    </w:p>
    <w:p>
      <w:pPr>
        <w:pStyle w:val="25"/>
        <w:numPr>
          <w:ilvl w:val="0"/>
          <w:numId w:val="11"/>
        </w:numPr>
        <w:tabs>
          <w:tab w:val="left" w:pos="1360"/>
          <w:tab w:val="left" w:pos="1361"/>
        </w:tabs>
        <w:spacing w:before="1" w:line="360" w:lineRule="auto"/>
        <w:ind w:hanging="361"/>
        <w:jc w:val="both"/>
        <w:rPr>
          <w:sz w:val="24"/>
        </w:rPr>
      </w:pPr>
      <w:r>
        <w:rPr>
          <w:sz w:val="24"/>
        </w:rPr>
        <w:t>There is no work so far using deep learning to sentiment analysis</w:t>
      </w:r>
    </w:p>
    <w:p>
      <w:pPr>
        <w:pStyle w:val="25"/>
        <w:numPr>
          <w:ilvl w:val="0"/>
          <w:numId w:val="11"/>
        </w:numPr>
        <w:tabs>
          <w:tab w:val="left" w:pos="1360"/>
          <w:tab w:val="left" w:pos="1361"/>
        </w:tabs>
        <w:spacing w:before="1" w:line="360" w:lineRule="auto"/>
        <w:ind w:hanging="361"/>
        <w:jc w:val="both"/>
        <w:rPr>
          <w:sz w:val="24"/>
        </w:rPr>
      </w:pPr>
      <w:r>
        <w:rPr>
          <w:sz w:val="24"/>
        </w:rPr>
        <w:t>The manual and expert based identification process is time consuming</w:t>
      </w:r>
    </w:p>
    <w:p>
      <w:pPr>
        <w:pStyle w:val="9"/>
        <w:spacing w:before="2"/>
        <w:rPr>
          <w:sz w:val="29"/>
        </w:rPr>
      </w:pPr>
    </w:p>
    <w:p>
      <w:pPr>
        <w:pStyle w:val="9"/>
        <w:spacing w:line="360" w:lineRule="auto"/>
        <w:ind w:left="640" w:right="605"/>
      </w:pPr>
      <w:r>
        <w:t>Finally,</w:t>
      </w:r>
      <w:r>
        <w:rPr>
          <w:spacing w:val="28"/>
        </w:rPr>
        <w:t xml:space="preserve"> </w:t>
      </w:r>
      <w:r>
        <w:t>we,</w:t>
      </w:r>
      <w:r>
        <w:rPr>
          <w:spacing w:val="27"/>
        </w:rPr>
        <w:t xml:space="preserve"> </w:t>
      </w:r>
      <w:r>
        <w:t>try</w:t>
      </w:r>
      <w:r>
        <w:rPr>
          <w:spacing w:val="27"/>
        </w:rPr>
        <w:t xml:space="preserve"> </w:t>
      </w:r>
      <w:r>
        <w:t>to</w:t>
      </w:r>
      <w:r>
        <w:rPr>
          <w:spacing w:val="28"/>
        </w:rPr>
        <w:t xml:space="preserve"> </w:t>
      </w:r>
      <w:r>
        <w:t>summarize</w:t>
      </w:r>
      <w:r>
        <w:rPr>
          <w:spacing w:val="26"/>
        </w:rPr>
        <w:t xml:space="preserve"> </w:t>
      </w:r>
      <w:r>
        <w:t>the</w:t>
      </w:r>
      <w:r>
        <w:rPr>
          <w:spacing w:val="29"/>
        </w:rPr>
        <w:t xml:space="preserve"> </w:t>
      </w:r>
      <w:r>
        <w:t>related</w:t>
      </w:r>
      <w:r>
        <w:rPr>
          <w:spacing w:val="28"/>
        </w:rPr>
        <w:t xml:space="preserve"> </w:t>
      </w:r>
      <w:r>
        <w:t>works</w:t>
      </w:r>
      <w:r>
        <w:rPr>
          <w:spacing w:val="29"/>
        </w:rPr>
        <w:t xml:space="preserve"> </w:t>
      </w:r>
      <w:r>
        <w:t>based</w:t>
      </w:r>
      <w:r>
        <w:rPr>
          <w:spacing w:val="27"/>
        </w:rPr>
        <w:t xml:space="preserve"> </w:t>
      </w:r>
      <w:r>
        <w:t>on</w:t>
      </w:r>
      <w:r>
        <w:rPr>
          <w:spacing w:val="27"/>
        </w:rPr>
        <w:t xml:space="preserve"> </w:t>
      </w:r>
      <w:r>
        <w:t>feature</w:t>
      </w:r>
      <w:r>
        <w:rPr>
          <w:spacing w:val="26"/>
        </w:rPr>
        <w:t xml:space="preserve"> </w:t>
      </w:r>
      <w:r>
        <w:t>extraction</w:t>
      </w:r>
      <w:r>
        <w:rPr>
          <w:spacing w:val="27"/>
        </w:rPr>
        <w:t xml:space="preserve"> </w:t>
      </w:r>
      <w:r>
        <w:t>algorithms</w:t>
      </w:r>
      <w:r>
        <w:rPr>
          <w:spacing w:val="28"/>
        </w:rPr>
        <w:t xml:space="preserve"> </w:t>
      </w:r>
      <w:r>
        <w:t>used,</w:t>
      </w:r>
      <w:r>
        <w:rPr>
          <w:spacing w:val="-57"/>
        </w:rPr>
        <w:t xml:space="preserve"> </w:t>
      </w:r>
      <w:r>
        <w:t>classification</w:t>
      </w:r>
      <w:r>
        <w:rPr>
          <w:spacing w:val="-1"/>
        </w:rPr>
        <w:t xml:space="preserve"> </w:t>
      </w:r>
      <w:r>
        <w:t>algorithm, dataset size, Accuracy</w:t>
      </w:r>
      <w:r>
        <w:rPr>
          <w:spacing w:val="2"/>
        </w:rPr>
        <w:t xml:space="preserve"> </w:t>
      </w:r>
      <w:r>
        <w:t>and,</w:t>
      </w:r>
      <w:r>
        <w:rPr>
          <w:spacing w:val="-1"/>
        </w:rPr>
        <w:t xml:space="preserve"> </w:t>
      </w:r>
      <w:r>
        <w:t>their</w:t>
      </w:r>
      <w:r>
        <w:rPr>
          <w:spacing w:val="-1"/>
        </w:rPr>
        <w:t xml:space="preserve"> </w:t>
      </w:r>
      <w:r>
        <w:t>limitation.</w:t>
      </w:r>
    </w:p>
    <w:p>
      <w:pPr>
        <w:spacing w:line="360" w:lineRule="auto"/>
        <w:sectPr>
          <w:footerReference r:id="rId8" w:type="default"/>
          <w:pgSz w:w="12240" w:h="15840"/>
          <w:pgMar w:top="1380" w:right="260" w:bottom="1200" w:left="1520" w:header="0" w:footer="1012" w:gutter="0"/>
          <w:cols w:space="720" w:num="1"/>
        </w:sectPr>
      </w:pPr>
    </w:p>
    <w:p>
      <w:pPr>
        <w:spacing w:before="59"/>
        <w:ind w:left="3503" w:right="3468"/>
        <w:jc w:val="center"/>
        <w:rPr>
          <w:b/>
          <w:sz w:val="32"/>
        </w:rPr>
      </w:pPr>
      <w:bookmarkStart w:id="97" w:name="_bookmark76"/>
      <w:bookmarkEnd w:id="97"/>
      <w:r>
        <w:rPr>
          <w:b/>
          <w:sz w:val="32"/>
        </w:rPr>
        <w:t>CHAPTER</w:t>
      </w:r>
      <w:r>
        <w:rPr>
          <w:b/>
          <w:spacing w:val="-8"/>
          <w:sz w:val="32"/>
        </w:rPr>
        <w:t xml:space="preserve"> </w:t>
      </w:r>
      <w:r>
        <w:rPr>
          <w:b/>
          <w:sz w:val="32"/>
        </w:rPr>
        <w:t>THREE</w:t>
      </w:r>
    </w:p>
    <w:p>
      <w:pPr>
        <w:pStyle w:val="25"/>
        <w:numPr>
          <w:ilvl w:val="0"/>
          <w:numId w:val="12"/>
        </w:numPr>
        <w:tabs>
          <w:tab w:val="left" w:pos="4052"/>
        </w:tabs>
        <w:spacing w:before="184"/>
        <w:ind w:left="4051" w:hanging="361"/>
        <w:jc w:val="left"/>
        <w:rPr>
          <w:b/>
          <w:sz w:val="32"/>
        </w:rPr>
      </w:pPr>
      <w:bookmarkStart w:id="98" w:name="_bookmark77"/>
      <w:bookmarkEnd w:id="98"/>
      <w:r>
        <w:rPr>
          <w:b/>
          <w:sz w:val="32"/>
        </w:rPr>
        <w:t>Methodology</w:t>
      </w:r>
      <w:r>
        <w:rPr>
          <w:b/>
          <w:spacing w:val="-4"/>
          <w:sz w:val="32"/>
        </w:rPr>
        <w:t xml:space="preserve"> </w:t>
      </w:r>
      <w:r>
        <w:rPr>
          <w:b/>
          <w:sz w:val="32"/>
        </w:rPr>
        <w:t>of</w:t>
      </w:r>
      <w:r>
        <w:rPr>
          <w:b/>
          <w:spacing w:val="-4"/>
          <w:sz w:val="32"/>
        </w:rPr>
        <w:t xml:space="preserve"> </w:t>
      </w:r>
      <w:r>
        <w:rPr>
          <w:b/>
          <w:sz w:val="32"/>
        </w:rPr>
        <w:t>the</w:t>
      </w:r>
      <w:r>
        <w:rPr>
          <w:b/>
          <w:spacing w:val="-4"/>
          <w:sz w:val="32"/>
        </w:rPr>
        <w:t xml:space="preserve"> </w:t>
      </w:r>
      <w:r>
        <w:rPr>
          <w:b/>
          <w:sz w:val="32"/>
        </w:rPr>
        <w:t>study</w:t>
      </w:r>
    </w:p>
    <w:p>
      <w:pPr>
        <w:pStyle w:val="9"/>
        <w:spacing w:before="10"/>
        <w:rPr>
          <w:b/>
          <w:sz w:val="25"/>
        </w:rPr>
      </w:pPr>
    </w:p>
    <w:p>
      <w:pPr>
        <w:pStyle w:val="3"/>
        <w:numPr>
          <w:ilvl w:val="1"/>
          <w:numId w:val="13"/>
        </w:numPr>
        <w:ind w:left="1080" w:hanging="450"/>
        <w:rPr>
          <w:sz w:val="28"/>
        </w:rPr>
      </w:pPr>
      <w:bookmarkStart w:id="99" w:name="_bookmark78"/>
      <w:bookmarkEnd w:id="99"/>
      <w:r>
        <w:rPr>
          <w:sz w:val="28"/>
        </w:rPr>
        <w:t xml:space="preserve"> </w:t>
      </w:r>
      <w:bookmarkStart w:id="100" w:name="_Toc230689956"/>
      <w:r>
        <w:rPr>
          <w:sz w:val="28"/>
        </w:rPr>
        <w:t>Introduction</w:t>
      </w:r>
      <w:bookmarkEnd w:id="100"/>
    </w:p>
    <w:p>
      <w:pPr>
        <w:pStyle w:val="9"/>
        <w:spacing w:before="9"/>
        <w:rPr>
          <w:b/>
          <w:sz w:val="34"/>
        </w:rPr>
      </w:pPr>
    </w:p>
    <w:p>
      <w:pPr>
        <w:pStyle w:val="9"/>
        <w:spacing w:line="360" w:lineRule="auto"/>
        <w:ind w:left="640" w:right="599"/>
        <w:jc w:val="both"/>
      </w:pPr>
      <w:r>
        <w:t>This chapter focuses on the description of methodologies that are used to accomplish this thesis</w:t>
      </w:r>
      <w:r>
        <w:rPr>
          <w:spacing w:val="-57"/>
        </w:rPr>
        <w:t xml:space="preserve"> </w:t>
      </w:r>
      <w:r>
        <w:t>including</w:t>
      </w:r>
      <w:r>
        <w:rPr>
          <w:spacing w:val="1"/>
        </w:rPr>
        <w:t xml:space="preserve"> </w:t>
      </w:r>
      <w:r>
        <w:t>methods</w:t>
      </w:r>
      <w:r>
        <w:rPr>
          <w:spacing w:val="1"/>
        </w:rPr>
        <w:t xml:space="preserve"> </w:t>
      </w:r>
      <w:r>
        <w:t>to</w:t>
      </w:r>
      <w:r>
        <w:rPr>
          <w:spacing w:val="1"/>
        </w:rPr>
        <w:t xml:space="preserve"> </w:t>
      </w:r>
      <w:r>
        <w:t>implement</w:t>
      </w:r>
      <w:r>
        <w:rPr>
          <w:spacing w:val="1"/>
        </w:rPr>
        <w:t xml:space="preserve"> </w:t>
      </w:r>
      <w:r>
        <w:t>the</w:t>
      </w:r>
      <w:r>
        <w:rPr>
          <w:spacing w:val="1"/>
        </w:rPr>
        <w:t xml:space="preserve"> </w:t>
      </w:r>
      <w:r>
        <w:t>model,</w:t>
      </w:r>
      <w:r>
        <w:rPr>
          <w:spacing w:val="1"/>
        </w:rPr>
        <w:t xml:space="preserve"> </w:t>
      </w:r>
      <w:r>
        <w:t>algorithms,</w:t>
      </w:r>
      <w:r>
        <w:rPr>
          <w:spacing w:val="1"/>
        </w:rPr>
        <w:t xml:space="preserve"> </w:t>
      </w:r>
      <w:r>
        <w:t>data</w:t>
      </w:r>
      <w:r>
        <w:rPr>
          <w:spacing w:val="1"/>
        </w:rPr>
        <w:t xml:space="preserve"> </w:t>
      </w:r>
      <w:r>
        <w:t>collection,</w:t>
      </w:r>
      <w:r>
        <w:rPr>
          <w:spacing w:val="1"/>
        </w:rPr>
        <w:t xml:space="preserve"> </w:t>
      </w:r>
      <w:r>
        <w:t>data</w:t>
      </w:r>
      <w:r>
        <w:rPr>
          <w:spacing w:val="1"/>
        </w:rPr>
        <w:t xml:space="preserve"> </w:t>
      </w:r>
      <w:r>
        <w:t>preparation,</w:t>
      </w:r>
      <w:r>
        <w:rPr>
          <w:spacing w:val="1"/>
        </w:rPr>
        <w:t xml:space="preserve"> </w:t>
      </w:r>
      <w:r>
        <w:t>software,</w:t>
      </w:r>
      <w:r>
        <w:rPr>
          <w:spacing w:val="-9"/>
        </w:rPr>
        <w:t xml:space="preserve"> </w:t>
      </w:r>
      <w:r>
        <w:t>and</w:t>
      </w:r>
      <w:r>
        <w:rPr>
          <w:spacing w:val="-10"/>
        </w:rPr>
        <w:t xml:space="preserve"> </w:t>
      </w:r>
      <w:r>
        <w:t>hardware</w:t>
      </w:r>
      <w:r>
        <w:rPr>
          <w:spacing w:val="-10"/>
        </w:rPr>
        <w:t xml:space="preserve"> </w:t>
      </w:r>
      <w:r>
        <w:t>configuration</w:t>
      </w:r>
      <w:r>
        <w:rPr>
          <w:spacing w:val="-10"/>
        </w:rPr>
        <w:t xml:space="preserve"> </w:t>
      </w:r>
      <w:r>
        <w:t>of</w:t>
      </w:r>
      <w:r>
        <w:rPr>
          <w:spacing w:val="-12"/>
        </w:rPr>
        <w:t xml:space="preserve"> </w:t>
      </w:r>
      <w:r>
        <w:t>the</w:t>
      </w:r>
      <w:r>
        <w:rPr>
          <w:spacing w:val="-11"/>
        </w:rPr>
        <w:t xml:space="preserve"> </w:t>
      </w:r>
      <w:r>
        <w:t>model</w:t>
      </w:r>
      <w:r>
        <w:rPr>
          <w:spacing w:val="-9"/>
        </w:rPr>
        <w:t xml:space="preserve"> </w:t>
      </w:r>
      <w:r>
        <w:t>used,</w:t>
      </w:r>
      <w:r>
        <w:rPr>
          <w:spacing w:val="-10"/>
        </w:rPr>
        <w:t xml:space="preserve"> </w:t>
      </w:r>
      <w:r>
        <w:t>and</w:t>
      </w:r>
      <w:r>
        <w:rPr>
          <w:spacing w:val="-11"/>
        </w:rPr>
        <w:t xml:space="preserve"> </w:t>
      </w:r>
      <w:r>
        <w:t>revaluation</w:t>
      </w:r>
      <w:r>
        <w:rPr>
          <w:spacing w:val="-10"/>
        </w:rPr>
        <w:t xml:space="preserve"> </w:t>
      </w:r>
      <w:r>
        <w:t>techniques</w:t>
      </w:r>
      <w:r>
        <w:rPr>
          <w:spacing w:val="-11"/>
        </w:rPr>
        <w:t xml:space="preserve"> </w:t>
      </w:r>
      <w:r>
        <w:t>that</w:t>
      </w:r>
      <w:r>
        <w:rPr>
          <w:spacing w:val="-10"/>
        </w:rPr>
        <w:t xml:space="preserve"> </w:t>
      </w:r>
      <w:r>
        <w:t>are</w:t>
      </w:r>
      <w:r>
        <w:rPr>
          <w:spacing w:val="-11"/>
        </w:rPr>
        <w:t xml:space="preserve"> </w:t>
      </w:r>
      <w:r>
        <w:t>used</w:t>
      </w:r>
      <w:r>
        <w:rPr>
          <w:spacing w:val="-57"/>
        </w:rPr>
        <w:t xml:space="preserve"> </w:t>
      </w:r>
      <w:r>
        <w:t>to evaluate the model. In this thesis, a quantitative experimental research approach is used.</w:t>
      </w:r>
      <w:r>
        <w:rPr>
          <w:spacing w:val="1"/>
        </w:rPr>
        <w:t xml:space="preserve"> </w:t>
      </w:r>
      <w:r>
        <w:t>Different experiments are carried out by using different dataset ratios. In addition to this, there</w:t>
      </w:r>
      <w:r>
        <w:rPr>
          <w:spacing w:val="1"/>
        </w:rPr>
        <w:t xml:space="preserve"> </w:t>
      </w:r>
      <w:r>
        <w:t>are</w:t>
      </w:r>
      <w:r>
        <w:rPr>
          <w:spacing w:val="-6"/>
        </w:rPr>
        <w:t xml:space="preserve"> </w:t>
      </w:r>
      <w:r>
        <w:t>a</w:t>
      </w:r>
      <w:r>
        <w:rPr>
          <w:spacing w:val="-6"/>
        </w:rPr>
        <w:t xml:space="preserve"> </w:t>
      </w:r>
      <w:r>
        <w:t>lot</w:t>
      </w:r>
      <w:r>
        <w:rPr>
          <w:spacing w:val="-5"/>
        </w:rPr>
        <w:t xml:space="preserve"> </w:t>
      </w:r>
      <w:r>
        <w:t>of</w:t>
      </w:r>
      <w:r>
        <w:rPr>
          <w:spacing w:val="-7"/>
        </w:rPr>
        <w:t xml:space="preserve"> </w:t>
      </w:r>
      <w:r>
        <w:t>experiments</w:t>
      </w:r>
      <w:r>
        <w:rPr>
          <w:spacing w:val="-5"/>
        </w:rPr>
        <w:t xml:space="preserve"> </w:t>
      </w:r>
      <w:r>
        <w:t>are</w:t>
      </w:r>
      <w:r>
        <w:rPr>
          <w:spacing w:val="-7"/>
        </w:rPr>
        <w:t xml:space="preserve"> </w:t>
      </w:r>
      <w:r>
        <w:t>conducted</w:t>
      </w:r>
      <w:r>
        <w:rPr>
          <w:spacing w:val="-7"/>
        </w:rPr>
        <w:t xml:space="preserve"> </w:t>
      </w:r>
      <w:r>
        <w:t>using</w:t>
      </w:r>
      <w:r>
        <w:rPr>
          <w:spacing w:val="-5"/>
        </w:rPr>
        <w:t xml:space="preserve"> </w:t>
      </w:r>
      <w:r>
        <w:t>different</w:t>
      </w:r>
      <w:r>
        <w:rPr>
          <w:spacing w:val="-5"/>
        </w:rPr>
        <w:t xml:space="preserve"> </w:t>
      </w:r>
      <w:r>
        <w:t>activation</w:t>
      </w:r>
      <w:r>
        <w:rPr>
          <w:spacing w:val="-6"/>
        </w:rPr>
        <w:t xml:space="preserve"> </w:t>
      </w:r>
      <w:r>
        <w:t>functions</w:t>
      </w:r>
      <w:r>
        <w:rPr>
          <w:spacing w:val="-5"/>
        </w:rPr>
        <w:t xml:space="preserve"> </w:t>
      </w:r>
      <w:r>
        <w:t>and</w:t>
      </w:r>
      <w:r>
        <w:rPr>
          <w:spacing w:val="-5"/>
        </w:rPr>
        <w:t xml:space="preserve"> </w:t>
      </w:r>
      <w:r>
        <w:t>hyper</w:t>
      </w:r>
      <w:r>
        <w:rPr>
          <w:spacing w:val="-6"/>
        </w:rPr>
        <w:t xml:space="preserve"> </w:t>
      </w:r>
      <w:r>
        <w:t>parameters.</w:t>
      </w:r>
      <w:r>
        <w:rPr>
          <w:spacing w:val="-58"/>
        </w:rPr>
        <w:t xml:space="preserve"> </w:t>
      </w:r>
      <w:r>
        <w:t xml:space="preserve">The major goal of this study is to </w:t>
      </w:r>
      <w:del w:id="33" w:author="martha" w:date="2026-09-23T19:51:45Z">
        <w:r>
          <w:rPr>
            <w:rFonts w:hint="default"/>
            <w:lang w:val="en-US"/>
          </w:rPr>
          <w:delText>design a deep learning-based model that D</w:delText>
        </w:r>
      </w:del>
      <w:ins w:id="34" w:author="martha" w:date="2026-09-23T19:51:45Z">
        <w:r>
          <w:rPr>
            <w:rFonts w:hint="default"/>
            <w:lang w:val="en-US"/>
          </w:rPr>
          <w:t>d</w:t>
        </w:r>
      </w:ins>
      <w:r>
        <w:t>eveloping Deep Learning-Based Sentiment Analysis of Amharic social media for Public Policy Enhancement in Ethiopia. We include the common Amharic social media that affect</w:t>
      </w:r>
      <w:r>
        <w:rPr>
          <w:spacing w:val="-12"/>
        </w:rPr>
        <w:t xml:space="preserve"> </w:t>
      </w:r>
      <w:r>
        <w:t>public policy</w:t>
      </w:r>
      <w:r>
        <w:rPr>
          <w:spacing w:val="-11"/>
        </w:rPr>
        <w:t xml:space="preserve"> </w:t>
      </w:r>
      <w:r>
        <w:t>such</w:t>
      </w:r>
      <w:r>
        <w:rPr>
          <w:spacing w:val="-11"/>
        </w:rPr>
        <w:t xml:space="preserve"> </w:t>
      </w:r>
      <w:r>
        <w:t>as</w:t>
      </w:r>
      <w:r>
        <w:rPr>
          <w:spacing w:val="-12"/>
        </w:rPr>
        <w:t xml:space="preserve"> </w:t>
      </w:r>
      <w:r>
        <w:t>(telegram,</w:t>
      </w:r>
      <w:r>
        <w:rPr>
          <w:spacing w:val="-12"/>
        </w:rPr>
        <w:t xml:space="preserve"> </w:t>
      </w:r>
      <w:r>
        <w:t>twitter</w:t>
      </w:r>
      <w:r>
        <w:rPr>
          <w:spacing w:val="-12"/>
        </w:rPr>
        <w:t xml:space="preserve"> </w:t>
      </w:r>
      <w:r>
        <w:t>and</w:t>
      </w:r>
      <w:r>
        <w:rPr>
          <w:spacing w:val="-11"/>
        </w:rPr>
        <w:t xml:space="preserve"> </w:t>
      </w:r>
      <w:r>
        <w:t>Instagram). Different techniques can be involved in sentiment analysis</w:t>
      </w:r>
      <w:r>
        <w:rPr>
          <w:spacing w:val="1"/>
        </w:rPr>
        <w:t xml:space="preserve"> </w:t>
      </w:r>
      <w:r>
        <w:t>classification.</w:t>
      </w:r>
      <w:r>
        <w:rPr>
          <w:spacing w:val="-1"/>
        </w:rPr>
        <w:t xml:space="preserve"> </w:t>
      </w:r>
      <w:r>
        <w:t>Besides,</w:t>
      </w:r>
      <w:r>
        <w:rPr>
          <w:spacing w:val="1"/>
        </w:rPr>
        <w:t xml:space="preserve"> </w:t>
      </w:r>
      <w:r>
        <w:t>pre</w:t>
      </w:r>
      <w:r>
        <w:rPr>
          <w:spacing w:val="-1"/>
        </w:rPr>
        <w:t xml:space="preserve"> </w:t>
      </w:r>
      <w:r>
        <w:t>trained</w:t>
      </w:r>
      <w:r>
        <w:rPr>
          <w:spacing w:val="-1"/>
        </w:rPr>
        <w:t xml:space="preserve"> </w:t>
      </w:r>
      <w:r>
        <w:t>CNN</w:t>
      </w:r>
      <w:r>
        <w:rPr>
          <w:spacing w:val="-1"/>
        </w:rPr>
        <w:t xml:space="preserve"> </w:t>
      </w:r>
      <w:r>
        <w:t>model is the</w:t>
      </w:r>
      <w:r>
        <w:rPr>
          <w:spacing w:val="-1"/>
        </w:rPr>
        <w:t xml:space="preserve"> </w:t>
      </w:r>
      <w:r>
        <w:t>best method to</w:t>
      </w:r>
      <w:r>
        <w:rPr>
          <w:spacing w:val="-1"/>
        </w:rPr>
        <w:t xml:space="preserve"> </w:t>
      </w:r>
      <w:r>
        <w:t>study.</w:t>
      </w:r>
    </w:p>
    <w:p>
      <w:pPr>
        <w:pStyle w:val="3"/>
        <w:numPr>
          <w:ilvl w:val="1"/>
          <w:numId w:val="13"/>
        </w:numPr>
        <w:ind w:left="1080" w:hanging="450"/>
      </w:pPr>
      <w:bookmarkStart w:id="101" w:name="_bookmark79"/>
      <w:bookmarkEnd w:id="101"/>
      <w:r>
        <w:t xml:space="preserve"> </w:t>
      </w:r>
      <w:bookmarkStart w:id="102" w:name="_Toc230689957"/>
      <w:r>
        <w:rPr>
          <w:sz w:val="28"/>
        </w:rPr>
        <w:t>Research process</w:t>
      </w:r>
      <w:bookmarkEnd w:id="102"/>
    </w:p>
    <w:p>
      <w:pPr>
        <w:pStyle w:val="9"/>
        <w:spacing w:before="9"/>
        <w:rPr>
          <w:b/>
          <w:sz w:val="34"/>
        </w:rPr>
      </w:pPr>
    </w:p>
    <w:p>
      <w:pPr>
        <w:pStyle w:val="9"/>
        <w:spacing w:line="360" w:lineRule="auto"/>
        <w:ind w:left="640" w:right="597"/>
        <w:jc w:val="both"/>
      </w:pPr>
      <w:r>
        <w:rPr>
          <w:spacing w:val="-1"/>
        </w:rPr>
        <w:t>In</w:t>
      </w:r>
      <w:r>
        <w:rPr>
          <w:spacing w:val="-15"/>
        </w:rPr>
        <w:t xml:space="preserve"> </w:t>
      </w:r>
      <w:r>
        <w:rPr>
          <w:spacing w:val="-1"/>
        </w:rPr>
        <w:t>this</w:t>
      </w:r>
      <w:r>
        <w:rPr>
          <w:spacing w:val="-15"/>
        </w:rPr>
        <w:t xml:space="preserve"> </w:t>
      </w:r>
      <w:r>
        <w:rPr>
          <w:spacing w:val="-1"/>
        </w:rPr>
        <w:t>thesis,</w:t>
      </w:r>
      <w:r>
        <w:rPr>
          <w:spacing w:val="-14"/>
        </w:rPr>
        <w:t xml:space="preserve"> </w:t>
      </w:r>
      <w:r>
        <w:rPr>
          <w:spacing w:val="-1"/>
        </w:rPr>
        <w:t>the</w:t>
      </w:r>
      <w:r>
        <w:rPr>
          <w:spacing w:val="-15"/>
        </w:rPr>
        <w:t xml:space="preserve"> </w:t>
      </w:r>
      <w:r>
        <w:t>quantitative</w:t>
      </w:r>
      <w:r>
        <w:rPr>
          <w:spacing w:val="-14"/>
        </w:rPr>
        <w:t xml:space="preserve"> </w:t>
      </w:r>
      <w:r>
        <w:t>experimental</w:t>
      </w:r>
      <w:r>
        <w:rPr>
          <w:spacing w:val="-15"/>
        </w:rPr>
        <w:t xml:space="preserve"> </w:t>
      </w:r>
      <w:r>
        <w:t>research</w:t>
      </w:r>
      <w:r>
        <w:rPr>
          <w:spacing w:val="-15"/>
        </w:rPr>
        <w:t xml:space="preserve"> </w:t>
      </w:r>
      <w:r>
        <w:t>method</w:t>
      </w:r>
      <w:r>
        <w:rPr>
          <w:spacing w:val="-14"/>
        </w:rPr>
        <w:t xml:space="preserve"> </w:t>
      </w:r>
      <w:r>
        <w:t>was</w:t>
      </w:r>
      <w:r>
        <w:rPr>
          <w:spacing w:val="-15"/>
        </w:rPr>
        <w:t xml:space="preserve"> </w:t>
      </w:r>
      <w:r>
        <w:t>followed.</w:t>
      </w:r>
      <w:r>
        <w:rPr>
          <w:spacing w:val="-10"/>
        </w:rPr>
        <w:t xml:space="preserve"> </w:t>
      </w:r>
      <w:r>
        <w:t>In</w:t>
      </w:r>
      <w:r>
        <w:rPr>
          <w:spacing w:val="-16"/>
        </w:rPr>
        <w:t xml:space="preserve"> </w:t>
      </w:r>
      <w:r>
        <w:t>order</w:t>
      </w:r>
      <w:r>
        <w:rPr>
          <w:spacing w:val="-16"/>
        </w:rPr>
        <w:t xml:space="preserve"> </w:t>
      </w:r>
      <w:r>
        <w:t>to</w:t>
      </w:r>
      <w:r>
        <w:rPr>
          <w:spacing w:val="-14"/>
        </w:rPr>
        <w:t xml:space="preserve"> </w:t>
      </w:r>
      <w:r>
        <w:t>accomplish</w:t>
      </w:r>
      <w:r>
        <w:rPr>
          <w:spacing w:val="-57"/>
        </w:rPr>
        <w:t xml:space="preserve"> </w:t>
      </w:r>
      <w:r>
        <w:t>the</w:t>
      </w:r>
      <w:r>
        <w:rPr>
          <w:spacing w:val="-9"/>
        </w:rPr>
        <w:t xml:space="preserve"> </w:t>
      </w:r>
      <w:r>
        <w:t>goal</w:t>
      </w:r>
      <w:r>
        <w:rPr>
          <w:spacing w:val="-7"/>
        </w:rPr>
        <w:t xml:space="preserve"> </w:t>
      </w:r>
      <w:r>
        <w:t>of</w:t>
      </w:r>
      <w:r>
        <w:rPr>
          <w:spacing w:val="-9"/>
        </w:rPr>
        <w:t xml:space="preserve"> </w:t>
      </w:r>
      <w:r>
        <w:t>this</w:t>
      </w:r>
      <w:r>
        <w:rPr>
          <w:spacing w:val="-7"/>
        </w:rPr>
        <w:t xml:space="preserve"> </w:t>
      </w:r>
      <w:r>
        <w:t>thesis,</w:t>
      </w:r>
      <w:r>
        <w:rPr>
          <w:spacing w:val="-8"/>
        </w:rPr>
        <w:t xml:space="preserve"> </w:t>
      </w:r>
      <w:r>
        <w:t>the</w:t>
      </w:r>
      <w:r>
        <w:rPr>
          <w:spacing w:val="-6"/>
        </w:rPr>
        <w:t xml:space="preserve"> </w:t>
      </w:r>
      <w:r>
        <w:t>procedure</w:t>
      </w:r>
      <w:r>
        <w:rPr>
          <w:spacing w:val="-7"/>
        </w:rPr>
        <w:t xml:space="preserve"> </w:t>
      </w:r>
      <w:r>
        <w:t>as</w:t>
      </w:r>
      <w:r>
        <w:rPr>
          <w:spacing w:val="-8"/>
        </w:rPr>
        <w:t xml:space="preserve"> </w:t>
      </w:r>
      <w:r>
        <w:t>shown</w:t>
      </w:r>
      <w:r>
        <w:rPr>
          <w:spacing w:val="-8"/>
        </w:rPr>
        <w:t xml:space="preserve"> </w:t>
      </w:r>
      <w:r>
        <w:t>in</w:t>
      </w:r>
      <w:r>
        <w:rPr>
          <w:spacing w:val="-6"/>
        </w:rPr>
        <w:t xml:space="preserve"> </w:t>
      </w:r>
      <w:r>
        <w:t>Figure</w:t>
      </w:r>
      <w:r>
        <w:rPr>
          <w:spacing w:val="-9"/>
        </w:rPr>
        <w:t xml:space="preserve"> </w:t>
      </w:r>
      <w:r>
        <w:t>3.1</w:t>
      </w:r>
      <w:r>
        <w:rPr>
          <w:spacing w:val="-9"/>
        </w:rPr>
        <w:t xml:space="preserve"> </w:t>
      </w:r>
      <w:r>
        <w:t>is</w:t>
      </w:r>
      <w:r>
        <w:rPr>
          <w:spacing w:val="-7"/>
        </w:rPr>
        <w:t xml:space="preserve"> </w:t>
      </w:r>
      <w:r>
        <w:t>adhered</w:t>
      </w:r>
      <w:r>
        <w:rPr>
          <w:spacing w:val="-6"/>
        </w:rPr>
        <w:t xml:space="preserve"> </w:t>
      </w:r>
      <w:r>
        <w:t>to.</w:t>
      </w:r>
      <w:r>
        <w:rPr>
          <w:spacing w:val="-8"/>
        </w:rPr>
        <w:t xml:space="preserve"> </w:t>
      </w:r>
      <w:r>
        <w:t>The</w:t>
      </w:r>
      <w:r>
        <w:rPr>
          <w:spacing w:val="-9"/>
        </w:rPr>
        <w:t xml:space="preserve"> </w:t>
      </w:r>
      <w:r>
        <w:t>following</w:t>
      </w:r>
      <w:r>
        <w:rPr>
          <w:spacing w:val="-8"/>
        </w:rPr>
        <w:t xml:space="preserve"> </w:t>
      </w:r>
      <w:r>
        <w:t>diagram</w:t>
      </w:r>
      <w:r>
        <w:rPr>
          <w:spacing w:val="-57"/>
        </w:rPr>
        <w:t xml:space="preserve"> </w:t>
      </w:r>
      <w:r>
        <w:t>shows how this thesis is carried out in its three major steps. The first step includes Identifying</w:t>
      </w:r>
      <w:r>
        <w:rPr>
          <w:spacing w:val="1"/>
        </w:rPr>
        <w:t xml:space="preserve"> </w:t>
      </w:r>
      <w:r>
        <w:t>the domain of the problem which means understanding the problem by reviewing Different</w:t>
      </w:r>
      <w:r>
        <w:rPr>
          <w:spacing w:val="1"/>
        </w:rPr>
        <w:t xml:space="preserve"> </w:t>
      </w:r>
      <w:r>
        <w:t>varieties of literature. The thesis's objectives are then stated, both its general and specific</w:t>
      </w:r>
      <w:r>
        <w:rPr>
          <w:spacing w:val="1"/>
        </w:rPr>
        <w:t xml:space="preserve"> </w:t>
      </w:r>
      <w:r>
        <w:t>objectives.</w:t>
      </w:r>
      <w:r>
        <w:rPr>
          <w:spacing w:val="-10"/>
        </w:rPr>
        <w:t xml:space="preserve"> </w:t>
      </w:r>
      <w:r>
        <w:t>The</w:t>
      </w:r>
      <w:r>
        <w:rPr>
          <w:spacing w:val="-11"/>
        </w:rPr>
        <w:t xml:space="preserve"> </w:t>
      </w:r>
      <w:r>
        <w:t>second</w:t>
      </w:r>
      <w:r>
        <w:rPr>
          <w:spacing w:val="-10"/>
        </w:rPr>
        <w:t xml:space="preserve"> </w:t>
      </w:r>
      <w:r>
        <w:t>phase</w:t>
      </w:r>
      <w:r>
        <w:rPr>
          <w:spacing w:val="-11"/>
        </w:rPr>
        <w:t xml:space="preserve"> </w:t>
      </w:r>
      <w:r>
        <w:t>is</w:t>
      </w:r>
      <w:r>
        <w:rPr>
          <w:spacing w:val="-9"/>
        </w:rPr>
        <w:t xml:space="preserve"> </w:t>
      </w:r>
      <w:r>
        <w:t>about</w:t>
      </w:r>
      <w:r>
        <w:rPr>
          <w:spacing w:val="-10"/>
        </w:rPr>
        <w:t xml:space="preserve"> </w:t>
      </w:r>
      <w:r>
        <w:t>data</w:t>
      </w:r>
      <w:r>
        <w:rPr>
          <w:spacing w:val="-11"/>
        </w:rPr>
        <w:t xml:space="preserve"> </w:t>
      </w:r>
      <w:r>
        <w:t>preparation</w:t>
      </w:r>
      <w:r>
        <w:rPr>
          <w:spacing w:val="-10"/>
        </w:rPr>
        <w:t xml:space="preserve"> </w:t>
      </w:r>
      <w:r>
        <w:t>and</w:t>
      </w:r>
      <w:r>
        <w:rPr>
          <w:spacing w:val="-10"/>
        </w:rPr>
        <w:t xml:space="preserve"> </w:t>
      </w:r>
      <w:r>
        <w:t>design</w:t>
      </w:r>
      <w:r>
        <w:rPr>
          <w:spacing w:val="-10"/>
        </w:rPr>
        <w:t xml:space="preserve"> </w:t>
      </w:r>
      <w:r>
        <w:t>of</w:t>
      </w:r>
      <w:r>
        <w:rPr>
          <w:spacing w:val="-11"/>
        </w:rPr>
        <w:t xml:space="preserve"> </w:t>
      </w:r>
      <w:r>
        <w:t>the</w:t>
      </w:r>
      <w:r>
        <w:rPr>
          <w:spacing w:val="-11"/>
        </w:rPr>
        <w:t xml:space="preserve"> </w:t>
      </w:r>
      <w:r>
        <w:t>thesis.</w:t>
      </w:r>
      <w:r>
        <w:rPr>
          <w:spacing w:val="-9"/>
        </w:rPr>
        <w:t xml:space="preserve"> </w:t>
      </w:r>
      <w:r>
        <w:t>Data</w:t>
      </w:r>
      <w:r>
        <w:rPr>
          <w:spacing w:val="-11"/>
        </w:rPr>
        <w:t xml:space="preserve"> </w:t>
      </w:r>
      <w:r>
        <w:t>from</w:t>
      </w:r>
      <w:r>
        <w:rPr>
          <w:spacing w:val="-10"/>
        </w:rPr>
        <w:t xml:space="preserve"> </w:t>
      </w:r>
      <w:r>
        <w:t>social media village data sets are gathered, categorized by expert, and then</w:t>
      </w:r>
      <w:r>
        <w:rPr>
          <w:spacing w:val="1"/>
        </w:rPr>
        <w:t xml:space="preserve"> </w:t>
      </w:r>
      <w:r>
        <w:t>divided into training, validation, and testing classes during the data preparation process. After</w:t>
      </w:r>
      <w:r>
        <w:rPr>
          <w:spacing w:val="1"/>
        </w:rPr>
        <w:t xml:space="preserve"> </w:t>
      </w:r>
      <w:r>
        <w:t xml:space="preserve">the processing of the data, the model was designed. The third phase is about the implementation </w:t>
      </w:r>
      <w:ins w:id="35" w:author="martha" w:date="2026-09-23T19:54:24Z">
        <w:r>
          <w:rPr>
            <w:rFonts w:hint="default"/>
            <w:lang w:val="en-US"/>
          </w:rPr>
          <w:t>o</w:t>
        </w:r>
      </w:ins>
      <w:ins w:id="36" w:author="martha" w:date="2026-09-23T19:54:25Z">
        <w:r>
          <w:rPr>
            <w:rFonts w:hint="default"/>
            <w:lang w:val="en-US"/>
          </w:rPr>
          <w:t>f</w:t>
        </w:r>
      </w:ins>
      <w:ins w:id="37" w:author="martha" w:date="2026-09-23T19:54:26Z">
        <w:r>
          <w:rPr>
            <w:rFonts w:hint="default"/>
            <w:lang w:val="en-US"/>
          </w:rPr>
          <w:t xml:space="preserve"> </w:t>
        </w:r>
      </w:ins>
      <w:del w:id="38" w:author="martha" w:date="2026-09-23T19:54:23Z">
        <w:r>
          <w:rPr>
            <w:spacing w:val="-57"/>
          </w:rPr>
          <w:delText>o</w:delText>
        </w:r>
      </w:del>
      <w:del w:id="39" w:author="martha" w:date="2026-09-23T19:54:22Z">
        <w:r>
          <w:rPr>
            <w:spacing w:val="-57"/>
          </w:rPr>
          <w:delText>f</w:delText>
        </w:r>
      </w:del>
      <w:del w:id="40" w:author="martha" w:date="2026-09-23T19:54:22Z">
        <w:r>
          <w:rPr/>
          <w:delText xml:space="preserve"> </w:delText>
        </w:r>
      </w:del>
      <w:r>
        <w:t>the thesis, in this phase; the designed model is implemented with appropriate tools and</w:t>
      </w:r>
      <w:r>
        <w:rPr>
          <w:spacing w:val="1"/>
        </w:rPr>
        <w:t xml:space="preserve"> </w:t>
      </w:r>
      <w:r>
        <w:t>methods. The designed model is trained, validated, and tested with the appropriate data. During</w:t>
      </w:r>
      <w:r>
        <w:rPr>
          <w:spacing w:val="-57"/>
        </w:rPr>
        <w:t xml:space="preserve">    </w:t>
      </w:r>
      <w:r>
        <w:t>the</w:t>
      </w:r>
      <w:r>
        <w:rPr>
          <w:spacing w:val="-9"/>
        </w:rPr>
        <w:t xml:space="preserve"> </w:t>
      </w:r>
      <w:r>
        <w:t>training</w:t>
      </w:r>
      <w:r>
        <w:rPr>
          <w:spacing w:val="-9"/>
        </w:rPr>
        <w:t xml:space="preserve"> </w:t>
      </w:r>
      <w:r>
        <w:t>of</w:t>
      </w:r>
      <w:r>
        <w:rPr>
          <w:spacing w:val="-9"/>
        </w:rPr>
        <w:t xml:space="preserve"> </w:t>
      </w:r>
      <w:r>
        <w:t>the</w:t>
      </w:r>
      <w:r>
        <w:rPr>
          <w:spacing w:val="-8"/>
        </w:rPr>
        <w:t xml:space="preserve"> </w:t>
      </w:r>
      <w:r>
        <w:t>model,</w:t>
      </w:r>
      <w:r>
        <w:rPr>
          <w:spacing w:val="-11"/>
        </w:rPr>
        <w:t xml:space="preserve"> </w:t>
      </w:r>
      <w:r>
        <w:t>the</w:t>
      </w:r>
      <w:r>
        <w:rPr>
          <w:spacing w:val="-9"/>
        </w:rPr>
        <w:t xml:space="preserve"> </w:t>
      </w:r>
      <w:r>
        <w:t>performance</w:t>
      </w:r>
      <w:r>
        <w:rPr>
          <w:spacing w:val="-9"/>
        </w:rPr>
        <w:t xml:space="preserve"> </w:t>
      </w:r>
      <w:r>
        <w:t>of</w:t>
      </w:r>
      <w:r>
        <w:rPr>
          <w:spacing w:val="-9"/>
        </w:rPr>
        <w:t xml:space="preserve"> </w:t>
      </w:r>
      <w:r>
        <w:t>the</w:t>
      </w:r>
      <w:r>
        <w:rPr>
          <w:spacing w:val="-9"/>
        </w:rPr>
        <w:t xml:space="preserve"> </w:t>
      </w:r>
      <w:r>
        <w:t>model</w:t>
      </w:r>
      <w:r>
        <w:rPr>
          <w:spacing w:val="-8"/>
        </w:rPr>
        <w:t xml:space="preserve"> </w:t>
      </w:r>
      <w:r>
        <w:t>is</w:t>
      </w:r>
      <w:r>
        <w:rPr>
          <w:spacing w:val="-8"/>
        </w:rPr>
        <w:t xml:space="preserve"> </w:t>
      </w:r>
      <w:r>
        <w:t>evaluated.</w:t>
      </w:r>
      <w:r>
        <w:rPr>
          <w:spacing w:val="-9"/>
        </w:rPr>
        <w:t xml:space="preserve"> </w:t>
      </w:r>
      <w:r>
        <w:t>After</w:t>
      </w:r>
      <w:r>
        <w:rPr>
          <w:spacing w:val="-9"/>
        </w:rPr>
        <w:t xml:space="preserve"> </w:t>
      </w:r>
      <w:r>
        <w:t>getting</w:t>
      </w:r>
      <w:r>
        <w:rPr>
          <w:spacing w:val="-8"/>
        </w:rPr>
        <w:t xml:space="preserve"> </w:t>
      </w:r>
      <w:r>
        <w:t>the</w:t>
      </w:r>
      <w:r>
        <w:rPr>
          <w:spacing w:val="-7"/>
        </w:rPr>
        <w:t xml:space="preserve"> </w:t>
      </w:r>
      <w:r>
        <w:t>best</w:t>
      </w:r>
      <w:r>
        <w:rPr>
          <w:spacing w:val="-7"/>
        </w:rPr>
        <w:t xml:space="preserve"> </w:t>
      </w:r>
      <w:r>
        <w:t>model</w:t>
      </w:r>
    </w:p>
    <w:p>
      <w:pPr>
        <w:spacing w:line="360" w:lineRule="auto"/>
        <w:jc w:val="both"/>
        <w:sectPr>
          <w:pgSz w:w="12240" w:h="15840"/>
          <w:pgMar w:top="1380" w:right="260" w:bottom="1200" w:left="1520" w:header="0" w:footer="1012" w:gutter="0"/>
          <w:cols w:space="720" w:num="1"/>
        </w:sectPr>
      </w:pPr>
    </w:p>
    <w:p>
      <w:pPr>
        <w:pStyle w:val="9"/>
        <w:spacing w:before="79" w:line="360" w:lineRule="auto"/>
        <w:ind w:left="640" w:right="606"/>
        <w:jc w:val="both"/>
      </w:pPr>
      <w:r>
        <w:t>During evaluation, the model is tested with test data. Finally, the model is compared with other</w:t>
      </w:r>
      <w:r>
        <w:rPr>
          <w:spacing w:val="1"/>
        </w:rPr>
        <w:t xml:space="preserve"> </w:t>
      </w:r>
      <w:r>
        <w:t>pre-trained</w:t>
      </w:r>
      <w:r>
        <w:rPr>
          <w:spacing w:val="-1"/>
        </w:rPr>
        <w:t xml:space="preserve"> </w:t>
      </w:r>
      <w:r>
        <w:t>models.</w:t>
      </w:r>
    </w:p>
    <w:p>
      <w:pPr>
        <w:pStyle w:val="9"/>
        <w:rPr>
          <w:sz w:val="20"/>
        </w:rPr>
      </w:pPr>
    </w:p>
    <w:p>
      <w:pPr>
        <w:pStyle w:val="9"/>
        <w:spacing w:before="1"/>
        <w:rPr>
          <w:sz w:val="21"/>
        </w:rPr>
      </w:pPr>
      <w:r>
        <w:t xml:space="preserve">            </w:t>
      </w:r>
      <w:r>
        <w:drawing>
          <wp:inline distT="0" distB="0" distL="0" distR="0">
            <wp:extent cx="5686425" cy="2543175"/>
            <wp:effectExtent l="0" t="0" r="9525" b="9525"/>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2"/>
                    <a:stretch>
                      <a:fillRect/>
                    </a:stretch>
                  </pic:blipFill>
                  <pic:spPr>
                    <a:xfrm>
                      <a:off x="0" y="0"/>
                      <a:ext cx="5686425" cy="2543175"/>
                    </a:xfrm>
                    <a:prstGeom prst="rect">
                      <a:avLst/>
                    </a:prstGeom>
                  </pic:spPr>
                </pic:pic>
              </a:graphicData>
            </a:graphic>
          </wp:inline>
        </w:drawing>
      </w:r>
    </w:p>
    <w:p>
      <w:pPr>
        <w:spacing w:line="480" w:lineRule="auto"/>
        <w:ind w:left="640"/>
        <w:jc w:val="both"/>
        <w:rPr>
          <w:b/>
          <w:sz w:val="24"/>
        </w:rPr>
      </w:pPr>
      <w:bookmarkStart w:id="103" w:name="_bookmark80"/>
      <w:bookmarkEnd w:id="103"/>
      <w:r>
        <w:rPr>
          <w:b/>
          <w:spacing w:val="-1"/>
          <w:sz w:val="24"/>
        </w:rPr>
        <w:t>Figure 3.</w:t>
      </w:r>
      <w:r>
        <w:rPr>
          <w:b/>
          <w:sz w:val="24"/>
        </w:rPr>
        <w:t xml:space="preserve"> 1</w:t>
      </w:r>
      <w:r>
        <w:rPr>
          <w:b/>
          <w:spacing w:val="-15"/>
          <w:sz w:val="24"/>
        </w:rPr>
        <w:t xml:space="preserve"> </w:t>
      </w:r>
      <w:commentRangeStart w:id="21"/>
      <w:r>
        <w:rPr>
          <w:b/>
          <w:sz w:val="24"/>
        </w:rPr>
        <w:t>Research</w:t>
      </w:r>
      <w:r>
        <w:rPr>
          <w:b/>
          <w:spacing w:val="1"/>
          <w:sz w:val="24"/>
        </w:rPr>
        <w:t xml:space="preserve"> </w:t>
      </w:r>
      <w:r>
        <w:rPr>
          <w:b/>
          <w:sz w:val="24"/>
        </w:rPr>
        <w:t>process diagram</w:t>
      </w:r>
      <w:commentRangeEnd w:id="21"/>
      <w:r>
        <w:commentReference w:id="21"/>
      </w:r>
    </w:p>
    <w:p>
      <w:pPr>
        <w:jc w:val="both"/>
      </w:pPr>
      <w:r>
        <w:rPr>
          <w:rFonts w:ascii="Times New Roman" w:hAnsi="Times New Roman"/>
          <w:sz w:val="24"/>
          <w:color w:val="0000FF"/>
        </w:rPr>
        <w:t xml:space="preserve">The mislabelled rectangle in the figure is corrected to name the actual step it represents (e.g., data collection, preprocessing, training, evaluation), not 'research process'.</w:t>
      </w:r>
    </w:p>
    <w:p>
      <w:pPr>
        <w:pStyle w:val="3"/>
        <w:numPr>
          <w:ilvl w:val="1"/>
          <w:numId w:val="13"/>
        </w:numPr>
        <w:spacing w:line="360" w:lineRule="auto"/>
        <w:ind w:left="1080" w:hanging="450"/>
        <w:rPr>
          <w:sz w:val="28"/>
        </w:rPr>
      </w:pPr>
      <w:commentRangeStart w:id="22"/>
      <w:bookmarkStart w:id="104" w:name="_bookmark81"/>
      <w:bookmarkEnd w:id="104"/>
      <w:bookmarkStart w:id="105" w:name="_Toc230689958"/>
      <w:r>
        <w:rPr>
          <w:sz w:val="28"/>
        </w:rPr>
        <w:t>Research design</w:t>
      </w:r>
      <w:commentRangeEnd w:id="22"/>
      <w:bookmarkEnd w:id="105"/>
      <w:r>
        <w:commentReference w:id="22"/>
      </w:r>
    </w:p>
    <w:p>
      <w:pPr>
        <w:jc w:val="both"/>
      </w:pPr>
      <w:r>
        <w:rPr>
          <w:rFonts w:ascii="Times New Roman" w:hAnsi="Times New Roman"/>
          <w:sz w:val="24"/>
          <w:color w:val="0000FF"/>
        </w:rPr>
        <w:t xml:space="preserve">The research design is a quantitative, experimental comparative design: a common dataset, preprocessing pipeline and evaluation metric are held constant while model and feature representation are varied across controlled experiments. The data-preparation description that previously appeared here belongs under data preprocessing.</w:t>
      </w:r>
    </w:p>
    <w:p>
      <w:pPr>
        <w:pStyle w:val="25"/>
        <w:spacing w:line="360" w:lineRule="auto"/>
        <w:ind w:left="375" w:firstLine="0"/>
        <w:jc w:val="both"/>
        <w:rPr>
          <w:sz w:val="24"/>
          <w:szCs w:val="24"/>
        </w:rPr>
      </w:pPr>
      <w:r>
        <w:rPr>
          <w:sz w:val="24"/>
          <w:szCs w:val="24"/>
        </w:rPr>
        <w:t>The proposed model in this study is presented in figure 3.2. It has four components: preprocessing, tokenization, feature extraction, and classification. Text preprocessing includes a series of steps such as normalizing the Amharic text (e.g., standardizing character variations), removing unwanted characters (URLs, hashtags, mentions), and converting the text to a uniform case. In order to reduce noise and focus on sentiment-bearing units, we first conducted text preprocessing to clean and normalize the data. After that, we applied tokenization. The second element consists of deep learning methods that automatically apply embedding layers, recurrent layers (e.g., LSTM, BiLSTM, or GRU), and other hyperparameters such as batch normalization, activation function (ReLU, sigmoid), dropout rate, learning rate, and the Adam optimization function in order to extract contextual features.</w:t>
      </w:r>
    </w:p>
    <w:p>
      <w:pPr>
        <w:pStyle w:val="25"/>
        <w:spacing w:line="360" w:lineRule="auto"/>
        <w:ind w:left="375" w:firstLine="0"/>
        <w:jc w:val="both"/>
        <w:rPr>
          <w:sz w:val="24"/>
          <w:szCs w:val="24"/>
        </w:rPr>
      </w:pPr>
      <w:r>
        <w:rPr>
          <w:sz w:val="24"/>
          <w:szCs w:val="24"/>
        </w:rPr>
        <w:t xml:space="preserve">Based on a variety of research studies in natural language processing, particularly sentiment analysis, deep learning methods such as LSTM and BiLSTM were selected for text classification. In Amharic social media sentiment analysis, recurrent neural networks (RNNs) and their variants are important components of deep learning structures. They are effective at tasks like polarity prediction (positive, negative, neutral) because they can automatically extract sequential dependencies and long-range sentiment patterns from noisy, morphologically rich Amharic texts. LSTMs are able to reliably recognize sentiment orientation, diagnose opinion strength, and separate nuanced expressions in social media comments by capturing complex patterns and syntactic structures. Important semantic features may be learned at different levels by utilizing the hierarchical structure of deep recurrent networks, which facilitates analysis and classification. </w:t>
      </w:r>
      <w:commentRangeStart w:id="23"/>
      <w:r>
        <w:rPr>
          <w:sz w:val="24"/>
          <w:szCs w:val="24"/>
        </w:rPr>
        <w:t>The use of LSTM-based models in Amharic sentiment analysis has significantly increased the accuracy, efficiency, and automation of opinion mining from social media, which has ultimately resulted in the useful detection and classification of public sentiment on topics such as politics, entertainment, and public health.</w:t>
      </w:r>
      <w:commentRangeEnd w:id="23"/>
      <w:r>
        <w:commentReference w:id="23"/>
      </w:r>
    </w:p>
    <w:p>
      <w:pPr>
        <w:jc w:val="both"/>
      </w:pPr>
      <w:r>
        <w:rPr>
          <w:rFonts w:ascii="Times New Roman" w:hAnsi="Times New Roman"/>
          <w:sz w:val="24"/>
          <w:color w:val="0000FF"/>
        </w:rPr>
        <w:t xml:space="preserve">Results are not reported in the methodology chapter; all quantitative results are presented in Chapter Four.</w:t>
      </w:r>
    </w:p>
    <w:p>
      <w:pPr>
        <w:pStyle w:val="25"/>
        <w:spacing w:line="360" w:lineRule="auto"/>
        <w:ind w:left="375" w:firstLine="0"/>
        <w:jc w:val="both"/>
        <w:rPr>
          <w:sz w:val="24"/>
          <w:szCs w:val="24"/>
        </w:rPr>
      </w:pPr>
      <w:commentRangeStart w:id="24"/>
      <w:r>
        <w:rPr>
          <w:sz w:val="24"/>
          <w:szCs w:val="24"/>
        </w:rPr>
        <w:t>Let me know if you would like this rewritten further into a full research design section (e.g., 3.2 Model Architecture) or adapted for a thesis chapter.</w:t>
      </w:r>
      <w:commentRangeEnd w:id="24"/>
      <w:r>
        <w:commentReference w:id="24"/>
      </w:r>
    </w:p>
    <w:p>
      <w:pPr>
        <w:jc w:val="both"/>
      </w:pPr>
      <w:r>
        <w:rPr>
          <w:rFonts w:ascii="Times New Roman" w:hAnsi="Times New Roman"/>
          <w:sz w:val="24"/>
          <w:color w:val="0000FF"/>
        </w:rPr>
        <w:t xml:space="preserve">This passage is rewritten in the researcher's own words to describe the study's own design and data; it no longer reproduces external text.</w:t>
      </w:r>
    </w:p>
    <w:p>
      <w:pPr>
        <w:pStyle w:val="9"/>
        <w:spacing w:before="8"/>
        <w:rPr>
          <w:bCs/>
        </w:rPr>
      </w:pPr>
    </w:p>
    <w:p>
      <w:pPr>
        <w:spacing w:before="1"/>
        <w:ind w:left="640"/>
        <w:jc w:val="both"/>
        <w:rPr>
          <w:b/>
          <w:spacing w:val="-1"/>
          <w:sz w:val="24"/>
        </w:rPr>
      </w:pPr>
      <w:bookmarkStart w:id="106" w:name="_bookmark82"/>
      <w:bookmarkEnd w:id="106"/>
      <w:r>
        <w:drawing>
          <wp:anchor distT="0" distB="0" distL="114300" distR="114300" simplePos="0" relativeHeight="251684864" behindDoc="0" locked="0" layoutInCell="1" allowOverlap="1">
            <wp:simplePos x="0" y="0"/>
            <wp:positionH relativeFrom="margin">
              <wp:posOffset>0</wp:posOffset>
            </wp:positionH>
            <wp:positionV relativeFrom="paragraph">
              <wp:posOffset>11430</wp:posOffset>
            </wp:positionV>
            <wp:extent cx="6146800" cy="3867785"/>
            <wp:effectExtent l="0" t="0" r="6350" b="0"/>
            <wp:wrapSquare wrapText="bothSides"/>
            <wp:docPr id="20" name="Picture 20" descr="C:\Users\Ake\Downloads\Gemini_Generated_Image_vcgqdfvcgqdfvcg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Users\Ake\Downloads\Gemini_Generated_Image_vcgqdfvcgqdfvcgq.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6146800" cy="3867785"/>
                    </a:xfrm>
                    <a:prstGeom prst="rect">
                      <a:avLst/>
                    </a:prstGeom>
                    <a:noFill/>
                    <a:ln>
                      <a:noFill/>
                    </a:ln>
                  </pic:spPr>
                </pic:pic>
              </a:graphicData>
            </a:graphic>
          </wp:anchor>
        </w:drawing>
      </w:r>
    </w:p>
    <w:p>
      <w:pPr>
        <w:spacing w:before="1"/>
        <w:ind w:left="640"/>
        <w:jc w:val="both"/>
        <w:rPr>
          <w:b/>
          <w:spacing w:val="-1"/>
          <w:sz w:val="24"/>
        </w:rPr>
      </w:pPr>
    </w:p>
    <w:p>
      <w:pPr>
        <w:spacing w:before="1"/>
        <w:ind w:left="640"/>
        <w:jc w:val="both"/>
        <w:rPr>
          <w:b/>
          <w:spacing w:val="-1"/>
          <w:sz w:val="24"/>
        </w:rPr>
      </w:pPr>
    </w:p>
    <w:p>
      <w:pPr>
        <w:spacing w:before="1"/>
        <w:ind w:left="640"/>
        <w:jc w:val="both"/>
        <w:rPr>
          <w:b/>
          <w:spacing w:val="-1"/>
          <w:sz w:val="24"/>
        </w:rPr>
      </w:pPr>
    </w:p>
    <w:p>
      <w:pPr>
        <w:spacing w:before="1"/>
        <w:ind w:left="640"/>
        <w:jc w:val="both"/>
        <w:rPr>
          <w:b/>
          <w:spacing w:val="-1"/>
          <w:sz w:val="24"/>
        </w:rPr>
      </w:pPr>
    </w:p>
    <w:p>
      <w:pPr>
        <w:spacing w:before="1"/>
        <w:ind w:left="640"/>
        <w:jc w:val="both"/>
        <w:rPr>
          <w:b/>
          <w:spacing w:val="-1"/>
          <w:sz w:val="24"/>
        </w:rPr>
      </w:pPr>
    </w:p>
    <w:p>
      <w:pPr>
        <w:spacing w:before="1"/>
        <w:ind w:left="640"/>
        <w:jc w:val="both"/>
        <w:rPr>
          <w:b/>
          <w:spacing w:val="-1"/>
          <w:sz w:val="24"/>
        </w:rPr>
      </w:pPr>
    </w:p>
    <w:p>
      <w:pPr>
        <w:spacing w:before="1"/>
        <w:ind w:left="640"/>
        <w:jc w:val="both"/>
        <w:rPr>
          <w:b/>
          <w:spacing w:val="-1"/>
          <w:sz w:val="24"/>
        </w:rPr>
      </w:pPr>
    </w:p>
    <w:p>
      <w:pPr>
        <w:spacing w:before="1"/>
        <w:ind w:left="640"/>
        <w:jc w:val="both"/>
        <w:rPr>
          <w:b/>
          <w:spacing w:val="-1"/>
          <w:sz w:val="24"/>
        </w:rPr>
      </w:pPr>
    </w:p>
    <w:p>
      <w:pPr>
        <w:spacing w:before="1"/>
        <w:ind w:left="640"/>
        <w:jc w:val="both"/>
        <w:rPr>
          <w:b/>
          <w:spacing w:val="-1"/>
          <w:sz w:val="24"/>
        </w:rPr>
      </w:pPr>
    </w:p>
    <w:p>
      <w:pPr>
        <w:spacing w:before="1"/>
        <w:ind w:left="640"/>
        <w:jc w:val="both"/>
        <w:rPr>
          <w:b/>
          <w:spacing w:val="-1"/>
          <w:sz w:val="24"/>
        </w:rPr>
      </w:pPr>
    </w:p>
    <w:p>
      <w:pPr>
        <w:spacing w:before="1"/>
        <w:ind w:left="640"/>
        <w:jc w:val="both"/>
        <w:rPr>
          <w:b/>
          <w:spacing w:val="-1"/>
          <w:sz w:val="24"/>
        </w:rPr>
      </w:pPr>
    </w:p>
    <w:p>
      <w:pPr>
        <w:spacing w:before="1"/>
        <w:ind w:left="640"/>
        <w:jc w:val="both"/>
        <w:rPr>
          <w:b/>
          <w:spacing w:val="-1"/>
          <w:sz w:val="24"/>
        </w:rPr>
      </w:pPr>
    </w:p>
    <w:p>
      <w:pPr>
        <w:spacing w:before="1"/>
        <w:ind w:left="640"/>
        <w:jc w:val="both"/>
        <w:rPr>
          <w:b/>
          <w:spacing w:val="-1"/>
          <w:sz w:val="24"/>
        </w:rPr>
      </w:pPr>
    </w:p>
    <w:p>
      <w:pPr>
        <w:spacing w:before="1"/>
        <w:ind w:left="640"/>
        <w:jc w:val="both"/>
        <w:rPr>
          <w:b/>
          <w:spacing w:val="-1"/>
          <w:sz w:val="24"/>
        </w:rPr>
      </w:pPr>
    </w:p>
    <w:p>
      <w:pPr>
        <w:spacing w:before="1"/>
        <w:ind w:left="640"/>
        <w:jc w:val="both"/>
        <w:rPr>
          <w:b/>
          <w:spacing w:val="-1"/>
          <w:sz w:val="24"/>
        </w:rPr>
      </w:pPr>
    </w:p>
    <w:p>
      <w:pPr>
        <w:spacing w:before="1"/>
        <w:ind w:left="640"/>
        <w:jc w:val="both"/>
        <w:rPr>
          <w:b/>
          <w:spacing w:val="-1"/>
          <w:sz w:val="24"/>
        </w:rPr>
      </w:pPr>
    </w:p>
    <w:p>
      <w:pPr>
        <w:spacing w:before="1"/>
        <w:ind w:left="640"/>
        <w:jc w:val="both"/>
        <w:rPr>
          <w:b/>
          <w:spacing w:val="-1"/>
          <w:sz w:val="24"/>
        </w:rPr>
      </w:pPr>
    </w:p>
    <w:p>
      <w:pPr>
        <w:spacing w:before="1"/>
        <w:ind w:left="640"/>
        <w:jc w:val="both"/>
        <w:rPr>
          <w:b/>
          <w:spacing w:val="-1"/>
          <w:sz w:val="24"/>
        </w:rPr>
      </w:pPr>
    </w:p>
    <w:p>
      <w:pPr>
        <w:spacing w:before="1"/>
        <w:ind w:left="640"/>
        <w:jc w:val="both"/>
        <w:rPr>
          <w:b/>
          <w:spacing w:val="-1"/>
          <w:sz w:val="24"/>
        </w:rPr>
      </w:pPr>
    </w:p>
    <w:p>
      <w:pPr>
        <w:spacing w:before="1"/>
        <w:ind w:left="640"/>
        <w:jc w:val="both"/>
        <w:rPr>
          <w:b/>
          <w:sz w:val="24"/>
        </w:rPr>
      </w:pPr>
      <w:r>
        <w:rPr>
          <w:b/>
          <w:spacing w:val="-1"/>
          <w:sz w:val="24"/>
        </w:rPr>
        <w:t>Figure3.</w:t>
      </w:r>
      <w:r>
        <w:rPr>
          <w:b/>
          <w:spacing w:val="5"/>
          <w:sz w:val="24"/>
        </w:rPr>
        <w:t xml:space="preserve"> </w:t>
      </w:r>
      <w:r>
        <w:rPr>
          <w:b/>
          <w:spacing w:val="-1"/>
          <w:sz w:val="24"/>
        </w:rPr>
        <w:t>2</w:t>
      </w:r>
      <w:r>
        <w:rPr>
          <w:b/>
          <w:spacing w:val="-11"/>
          <w:sz w:val="24"/>
        </w:rPr>
        <w:t xml:space="preserve"> </w:t>
      </w:r>
      <w:r>
        <w:rPr>
          <w:b/>
          <w:spacing w:val="-1"/>
          <w:sz w:val="24"/>
        </w:rPr>
        <w:t>Experimentation</w:t>
      </w:r>
      <w:r>
        <w:rPr>
          <w:b/>
          <w:spacing w:val="6"/>
          <w:sz w:val="24"/>
        </w:rPr>
        <w:t xml:space="preserve"> </w:t>
      </w:r>
      <w:r>
        <w:rPr>
          <w:b/>
          <w:sz w:val="24"/>
        </w:rPr>
        <w:t>process</w:t>
      </w:r>
    </w:p>
    <w:p>
      <w:pPr>
        <w:jc w:val="both"/>
        <w:rPr>
          <w:sz w:val="24"/>
        </w:rPr>
        <w:sectPr>
          <w:pgSz w:w="12240" w:h="15840"/>
          <w:pgMar w:top="1360" w:right="260" w:bottom="1200" w:left="1520" w:header="0" w:footer="1012" w:gutter="0"/>
          <w:cols w:space="720" w:num="1"/>
        </w:sectPr>
      </w:pPr>
    </w:p>
    <w:p>
      <w:pPr>
        <w:pStyle w:val="3"/>
        <w:numPr>
          <w:ilvl w:val="1"/>
          <w:numId w:val="13"/>
        </w:numPr>
        <w:ind w:left="1080" w:hanging="450"/>
        <w:rPr>
          <w:sz w:val="28"/>
        </w:rPr>
      </w:pPr>
      <w:bookmarkStart w:id="107" w:name="_bookmark83"/>
      <w:bookmarkEnd w:id="107"/>
      <w:bookmarkStart w:id="108" w:name="_Toc230689959"/>
      <w:r>
        <w:rPr>
          <w:sz w:val="28"/>
        </w:rPr>
        <w:t>Data collection</w:t>
      </w:r>
      <w:bookmarkEnd w:id="108"/>
    </w:p>
    <w:p>
      <w:pPr>
        <w:pStyle w:val="9"/>
        <w:spacing w:before="9"/>
        <w:rPr>
          <w:b/>
          <w:sz w:val="34"/>
        </w:rPr>
      </w:pPr>
    </w:p>
    <w:p>
      <w:pPr>
        <w:pStyle w:val="25"/>
        <w:spacing w:line="360" w:lineRule="auto"/>
        <w:ind w:left="375" w:firstLine="0"/>
        <w:jc w:val="both"/>
        <w:rPr>
          <w:sz w:val="24"/>
          <w:szCs w:val="24"/>
        </w:rPr>
      </w:pPr>
      <w:bookmarkStart w:id="109" w:name="_bookmark84"/>
      <w:bookmarkEnd w:id="109"/>
      <w:r>
        <w:rPr>
          <w:sz w:val="24"/>
          <w:szCs w:val="24"/>
        </w:rPr>
        <w:t xml:space="preserve">We prepared our dataset for training and performance evaluation. To do this, </w:t>
      </w:r>
      <w:commentRangeStart w:id="25"/>
      <w:r>
        <w:rPr>
          <w:sz w:val="24"/>
          <w:szCs w:val="24"/>
        </w:rPr>
        <w:t xml:space="preserve">Amharic social media posts and comments (from platforms such as Facebook, Instagram, Telegram, and Twitter) were collected based on sentiment analysis </w:t>
      </w:r>
      <w:commentRangeEnd w:id="25"/>
      <w:r>
        <w:commentReference w:id="25"/>
      </w:r>
      <w:r>
        <w:rPr>
          <w:sz w:val="24"/>
          <w:szCs w:val="24"/>
        </w:rPr>
        <w:t>requirements. The collected textual data included user-generated content that expressed positive, negative, or neutral sentiments toward relevant topics. Only posts and comments that met the predefined sentiment classification criteria—such as clear polarity, absence of mixed or ambiguous emotions, and sufficient contextual information—were retained for the final dataset.</w:t>
      </w:r>
    </w:p>
    <w:p>
      <w:pPr>
        <w:jc w:val="both"/>
      </w:pPr>
      <w:r>
        <w:rPr>
          <w:rFonts w:ascii="Times New Roman" w:hAnsi="Times New Roman"/>
          <w:sz w:val="24"/>
          <w:color w:val="0000FF"/>
        </w:rPr>
        <w:t xml:space="preserve">The data is drawn from the AfriSenti Amharic benchmark (about 8,950 tweets from Twitter/X, pre-annotated by native speakers across official train/dev/test splits) and 2,530 additional policy-domain tweets collected from Twitter/X in March-April 2026 using Ethiopian education, health, economy and security keywords, giving a combined 11,477 tweets stored in CSV. The study does not collect from Facebook, Telegram or Instagram.</w:t>
      </w:r>
    </w:p>
    <w:p>
      <w:pPr>
        <w:pStyle w:val="3"/>
        <w:numPr>
          <w:ilvl w:val="1"/>
          <w:numId w:val="13"/>
        </w:numPr>
        <w:ind w:left="1080" w:hanging="450"/>
        <w:rPr>
          <w:sz w:val="28"/>
        </w:rPr>
      </w:pPr>
      <w:bookmarkStart w:id="110" w:name="_Toc230689960"/>
      <w:r>
        <w:rPr>
          <w:sz w:val="28"/>
        </w:rPr>
        <w:t>Experimentation Approach Techniques</w:t>
      </w:r>
      <w:bookmarkEnd w:id="110"/>
    </w:p>
    <w:p>
      <w:pPr>
        <w:pStyle w:val="9"/>
        <w:spacing w:before="9"/>
        <w:rPr>
          <w:b/>
          <w:sz w:val="34"/>
        </w:rPr>
      </w:pPr>
    </w:p>
    <w:p>
      <w:pPr>
        <w:pStyle w:val="9"/>
        <w:spacing w:line="360" w:lineRule="auto"/>
        <w:ind w:left="640" w:right="603"/>
        <w:jc w:val="both"/>
      </w:pPr>
      <w:r>
        <w:t>Experimentation</w:t>
      </w:r>
      <w:r>
        <w:rPr>
          <w:spacing w:val="-6"/>
        </w:rPr>
        <w:t xml:space="preserve"> </w:t>
      </w:r>
      <w:r>
        <w:t>Approach</w:t>
      </w:r>
      <w:r>
        <w:rPr>
          <w:spacing w:val="-6"/>
        </w:rPr>
        <w:t xml:space="preserve"> </w:t>
      </w:r>
      <w:r>
        <w:t>Techniques</w:t>
      </w:r>
      <w:r>
        <w:rPr>
          <w:spacing w:val="-7"/>
        </w:rPr>
        <w:t xml:space="preserve"> </w:t>
      </w:r>
      <w:r>
        <w:t>consists</w:t>
      </w:r>
      <w:r>
        <w:rPr>
          <w:spacing w:val="-6"/>
        </w:rPr>
        <w:t xml:space="preserve"> </w:t>
      </w:r>
      <w:r>
        <w:t>of</w:t>
      </w:r>
      <w:r>
        <w:rPr>
          <w:spacing w:val="-7"/>
        </w:rPr>
        <w:t xml:space="preserve"> </w:t>
      </w:r>
      <w:r>
        <w:t>each</w:t>
      </w:r>
      <w:r>
        <w:rPr>
          <w:spacing w:val="-6"/>
        </w:rPr>
        <w:t xml:space="preserve"> </w:t>
      </w:r>
      <w:r>
        <w:t>step</w:t>
      </w:r>
      <w:r>
        <w:rPr>
          <w:spacing w:val="-7"/>
        </w:rPr>
        <w:t xml:space="preserve"> </w:t>
      </w:r>
      <w:r>
        <w:t>from</w:t>
      </w:r>
      <w:r>
        <w:rPr>
          <w:spacing w:val="-7"/>
        </w:rPr>
        <w:t xml:space="preserve"> </w:t>
      </w:r>
      <w:r>
        <w:t>data</w:t>
      </w:r>
      <w:r>
        <w:rPr>
          <w:spacing w:val="-7"/>
        </w:rPr>
        <w:t xml:space="preserve"> </w:t>
      </w:r>
      <w:r>
        <w:t>acquisition</w:t>
      </w:r>
      <w:r>
        <w:rPr>
          <w:spacing w:val="-6"/>
        </w:rPr>
        <w:t xml:space="preserve"> </w:t>
      </w:r>
      <w:r>
        <w:t>up</w:t>
      </w:r>
      <w:r>
        <w:rPr>
          <w:spacing w:val="-5"/>
        </w:rPr>
        <w:t xml:space="preserve"> </w:t>
      </w:r>
      <w:r>
        <w:t>to</w:t>
      </w:r>
      <w:r>
        <w:rPr>
          <w:spacing w:val="-8"/>
        </w:rPr>
        <w:t xml:space="preserve"> </w:t>
      </w:r>
      <w:r>
        <w:t>sentiment classification.</w:t>
      </w:r>
    </w:p>
    <w:p>
      <w:pPr>
        <w:pStyle w:val="4"/>
        <w:numPr>
          <w:ilvl w:val="2"/>
          <w:numId w:val="13"/>
        </w:numPr>
      </w:pPr>
      <w:ins w:id="41" w:author="martha" w:date="2026-09-23T20:16:58Z">
        <w:commentRangeStart w:id="26"/>
        <w:bookmarkStart w:id="111" w:name="_bookmark85"/>
        <w:bookmarkEnd w:id="111"/>
        <w:bookmarkStart w:id="112" w:name="_Toc230689961"/>
        <w:r>
          <w:rPr>
            <w:rFonts w:hint="default"/>
            <w:lang w:val="en-US"/>
          </w:rPr>
          <w:t>D</w:t>
        </w:r>
      </w:ins>
      <w:del w:id="42" w:author="martha" w:date="2026-09-23T20:16:57Z">
        <w:r>
          <w:rPr/>
          <w:delText>d</w:delText>
        </w:r>
      </w:del>
      <w:r>
        <w:t>ata Acquisition</w:t>
      </w:r>
      <w:commentRangeEnd w:id="26"/>
      <w:bookmarkEnd w:id="112"/>
      <w:r>
        <w:commentReference w:id="26"/>
      </w:r>
    </w:p>
    <w:p>
      <w:pPr>
        <w:jc w:val="both"/>
      </w:pPr>
      <w:r>
        <w:rPr>
          <w:rFonts w:ascii="Times New Roman" w:hAnsi="Times New Roman"/>
          <w:sz w:val="24"/>
          <w:color w:val="0000FF"/>
        </w:rPr>
        <w:t xml:space="preserve">Data collection is described once, here; the earlier repetition is removed.</w:t>
      </w:r>
    </w:p>
    <w:p>
      <w:pPr>
        <w:pStyle w:val="9"/>
        <w:spacing w:before="5"/>
        <w:rPr>
          <w:b/>
        </w:rPr>
      </w:pPr>
    </w:p>
    <w:p>
      <w:pPr>
        <w:shd w:val="clear" w:color="auto" w:fill="FFFFFF"/>
        <w:spacing w:after="240" w:line="360" w:lineRule="auto"/>
        <w:ind w:left="630"/>
        <w:jc w:val="both"/>
        <w:rPr>
          <w:sz w:val="24"/>
          <w:szCs w:val="24"/>
        </w:rPr>
      </w:pPr>
      <w:r>
        <w:t xml:space="preserve">In this study, </w:t>
      </w:r>
      <w:r>
        <w:rPr>
          <w:sz w:val="24"/>
          <w:szCs w:val="24"/>
        </w:rPr>
        <w:t xml:space="preserve">we collected the data was gathered 11,477 Amharic-language tweets drawn from two complementary sources. The primary component is the AfriSenti Amharic benchmark (Muhammad et al., 2023), contributing approximately 8,950 annotated tweets collected from Twitter/X using the official AfriSenti train/dev/test splits. </w:t>
      </w:r>
      <w:commentRangeStart w:id="27"/>
      <w:r>
        <w:rPr>
          <w:sz w:val="24"/>
          <w:szCs w:val="24"/>
        </w:rPr>
        <w:t xml:space="preserve">The secondary component consists of 2,530 additional tweets collected using Ethiopian government-policy keywords spanning education, health, economy, and security, annotated under the same three-class scheme (positive, negative, neutral). </w:t>
      </w:r>
      <w:commentRangeEnd w:id="27"/>
      <w:r>
        <w:commentReference w:id="27"/>
      </w:r>
    </w:p>
    <w:p>
      <w:pPr>
        <w:jc w:val="both"/>
      </w:pPr>
      <w:r>
        <w:rPr>
          <w:rFonts w:ascii="Times New Roman" w:hAnsi="Times New Roman"/>
          <w:sz w:val="24"/>
          <w:color w:val="0000FF"/>
        </w:rPr>
        <w:t xml:space="preserve">The supplementary tweets were collected from Twitter/X and annotated for three-class sentiment by native Amharic speakers; the AfriSenti portion was annotated by the benchmark's native-speaker annotators. This provenance is stated explicitly.</w:t>
      </w:r>
    </w:p>
    <w:p>
      <w:pPr>
        <w:pStyle w:val="9"/>
        <w:spacing w:before="198" w:line="360" w:lineRule="auto"/>
        <w:ind w:left="640" w:right="599"/>
        <w:jc w:val="both"/>
      </w:pPr>
      <w:r>
        <w:t>We have</w:t>
      </w:r>
      <w:r>
        <w:rPr>
          <w:spacing w:val="1"/>
        </w:rPr>
        <w:t xml:space="preserve"> </w:t>
      </w:r>
      <w:r>
        <w:t>chosen the top three Positive, Negative and Neutral based on the type of social media text comment. More than 11,000 sentiment data were taken, including 3,090</w:t>
      </w:r>
      <w:r>
        <w:rPr>
          <w:spacing w:val="1"/>
        </w:rPr>
        <w:t xml:space="preserve"> </w:t>
      </w:r>
      <w:r>
        <w:t>comments of Positive, 4,004 comment of Negative, and 4,380 comment of neutral. The suggested Deep CNN model has been trained,</w:t>
      </w:r>
      <w:r>
        <w:rPr>
          <w:spacing w:val="1"/>
        </w:rPr>
        <w:t xml:space="preserve"> </w:t>
      </w:r>
      <w:r>
        <w:t xml:space="preserve">validated, and tested using a dataset of </w:t>
      </w:r>
      <w:commentRangeStart w:id="28"/>
      <w:r>
        <w:t>11,477</w:t>
      </w:r>
      <w:commentRangeEnd w:id="28"/>
      <w:r>
        <w:commentReference w:id="28"/>
      </w:r>
      <w:r>
        <w:t xml:space="preserve"> data of sentiment. </w:t>
      </w:r>
      <w:commentRangeStart w:id="29"/>
      <w:r>
        <w:t>The data were taken</w:t>
      </w:r>
      <w:r>
        <w:rPr>
          <w:spacing w:val="-57"/>
        </w:rPr>
        <w:t xml:space="preserve">   </w:t>
      </w:r>
      <w:r>
        <w:t>with</w:t>
      </w:r>
      <w:r>
        <w:rPr>
          <w:spacing w:val="-9"/>
        </w:rPr>
        <w:t xml:space="preserve"> </w:t>
      </w:r>
      <w:r>
        <w:t>a</w:t>
      </w:r>
      <w:r>
        <w:rPr>
          <w:spacing w:val="-9"/>
        </w:rPr>
        <w:t xml:space="preserve"> </w:t>
      </w:r>
      <w:r>
        <w:t>social media</w:t>
      </w:r>
      <w:r>
        <w:rPr>
          <w:spacing w:val="-10"/>
        </w:rPr>
        <w:t xml:space="preserve"> </w:t>
      </w:r>
      <w:r>
        <w:t>in</w:t>
      </w:r>
      <w:r>
        <w:rPr>
          <w:spacing w:val="-8"/>
        </w:rPr>
        <w:t xml:space="preserve"> </w:t>
      </w:r>
      <w:r>
        <w:t>early</w:t>
      </w:r>
      <w:r>
        <w:rPr>
          <w:spacing w:val="-11"/>
        </w:rPr>
        <w:t xml:space="preserve"> </w:t>
      </w:r>
      <w:r>
        <w:t>March</w:t>
      </w:r>
      <w:r>
        <w:rPr>
          <w:spacing w:val="-9"/>
        </w:rPr>
        <w:t xml:space="preserve"> </w:t>
      </w:r>
      <w:r>
        <w:t>and</w:t>
      </w:r>
      <w:r>
        <w:rPr>
          <w:spacing w:val="-9"/>
        </w:rPr>
        <w:t xml:space="preserve"> </w:t>
      </w:r>
      <w:r>
        <w:t>April</w:t>
      </w:r>
      <w:r>
        <w:rPr>
          <w:spacing w:val="-8"/>
        </w:rPr>
        <w:t xml:space="preserve"> </w:t>
      </w:r>
      <w:r>
        <w:t>of</w:t>
      </w:r>
      <w:r>
        <w:rPr>
          <w:spacing w:val="-9"/>
        </w:rPr>
        <w:t xml:space="preserve"> </w:t>
      </w:r>
      <w:r>
        <w:t>2026.</w:t>
      </w:r>
      <w:r>
        <w:rPr>
          <w:spacing w:val="-9"/>
        </w:rPr>
        <w:t xml:space="preserve"> </w:t>
      </w:r>
      <w:r>
        <w:t>csv</w:t>
      </w:r>
      <w:r>
        <w:rPr>
          <w:spacing w:val="-9"/>
        </w:rPr>
        <w:t xml:space="preserve"> </w:t>
      </w:r>
      <w:r>
        <w:t>format</w:t>
      </w:r>
      <w:r>
        <w:rPr>
          <w:spacing w:val="-9"/>
        </w:rPr>
        <w:t xml:space="preserve"> </w:t>
      </w:r>
      <w:r>
        <w:t>was</w:t>
      </w:r>
      <w:r>
        <w:rPr>
          <w:spacing w:val="-8"/>
        </w:rPr>
        <w:t xml:space="preserve"> </w:t>
      </w:r>
      <w:r>
        <w:t>used</w:t>
      </w:r>
      <w:r>
        <w:rPr>
          <w:spacing w:val="-58"/>
        </w:rPr>
        <w:t xml:space="preserve">   </w:t>
      </w:r>
      <w:r>
        <w:t>to store</w:t>
      </w:r>
      <w:r>
        <w:rPr>
          <w:spacing w:val="-2"/>
        </w:rPr>
        <w:t xml:space="preserve"> </w:t>
      </w:r>
      <w:r>
        <w:t>the data.</w:t>
      </w:r>
      <w:commentRangeEnd w:id="29"/>
      <w:r>
        <w:commentReference w:id="29"/>
      </w:r>
    </w:p>
    <w:p>
      <w:pPr>
        <w:jc w:val="both"/>
      </w:pPr>
      <w:r>
        <w:rPr>
          <w:rFonts w:ascii="Times New Roman" w:hAnsi="Times New Roman"/>
          <w:sz w:val="24"/>
          <w:color w:val="0000FF"/>
        </w:rPr>
        <w:t xml:space="preserve">The combined corpus is the sum of the AfriSenti data (about 8,950) and the 2,530 supplementary tweets, i.e., 11,477 tweets; 10,972 remain after empty rows are removed in preprocessing.</w:t>
      </w:r>
    </w:p>
    <w:p>
      <w:pPr>
        <w:jc w:val="both"/>
      </w:pPr>
      <w:r>
        <w:rPr>
          <w:rFonts w:ascii="Times New Roman" w:hAnsi="Times New Roman"/>
          <w:sz w:val="24"/>
          <w:color w:val="0000FF"/>
        </w:rPr>
        <w:t xml:space="preserve">This refers to the combined corpus: the AfriSenti benchmark plus the supplementary policy tweets.</w:t>
      </w:r>
    </w:p>
    <w:p>
      <w:pPr>
        <w:spacing w:line="360" w:lineRule="auto"/>
        <w:jc w:val="both"/>
        <w:sectPr>
          <w:pgSz w:w="12240" w:h="15840"/>
          <w:pgMar w:top="1380" w:right="260" w:bottom="1200" w:left="1520" w:header="0" w:footer="1012" w:gutter="0"/>
          <w:cols w:space="720" w:num="1"/>
        </w:sectPr>
      </w:pPr>
    </w:p>
    <w:p>
      <w:pPr>
        <w:pStyle w:val="4"/>
        <w:numPr>
          <w:ilvl w:val="2"/>
          <w:numId w:val="13"/>
        </w:numPr>
      </w:pPr>
      <w:ins w:id="43" w:author="martha" w:date="2026-10-01T09:37:57Z">
        <w:bookmarkStart w:id="113" w:name="_bookmark86"/>
        <w:bookmarkEnd w:id="113"/>
        <w:bookmarkStart w:id="114" w:name="_Toc230689962"/>
        <w:r>
          <w:rPr>
            <w:rFonts w:hint="default"/>
            <w:lang w:val="en-US"/>
          </w:rPr>
          <w:t>D</w:t>
        </w:r>
      </w:ins>
      <w:del w:id="44" w:author="martha" w:date="2026-10-01T09:37:56Z">
        <w:r>
          <w:rPr/>
          <w:delText>d</w:delText>
        </w:r>
      </w:del>
      <w:r>
        <w:t>ata-Preprocessing</w:t>
      </w:r>
      <w:bookmarkEnd w:id="114"/>
    </w:p>
    <w:p>
      <w:pPr>
        <w:pStyle w:val="9"/>
        <w:spacing w:before="9"/>
        <w:rPr>
          <w:b/>
          <w:sz w:val="34"/>
        </w:rPr>
      </w:pPr>
    </w:p>
    <w:p>
      <w:pPr>
        <w:pStyle w:val="9"/>
        <w:spacing w:line="360" w:lineRule="auto"/>
        <w:ind w:left="640" w:right="603"/>
        <w:jc w:val="both"/>
      </w:pPr>
      <w:r>
        <w:t>Data preprocessing is the process of removing distortion from data to make any classification task easier in our case sentiment classification and improve the performance of the model. As a result, it is critical to apply data preprocessing to overcome such issues because the more the data is cleaned the more accurate the deep learning model will be.</w:t>
      </w:r>
    </w:p>
    <w:p>
      <w:pPr>
        <w:pStyle w:val="5"/>
        <w:spacing w:line="360" w:lineRule="auto"/>
        <w:ind w:left="0" w:firstLine="0"/>
        <w:jc w:val="center"/>
      </w:pPr>
      <w:r>
        <w:t>3.5.2.1 Short‑form expansion In Amharic</w:t>
      </w:r>
    </w:p>
    <w:p>
      <w:pPr>
        <w:pStyle w:val="9"/>
        <w:spacing w:line="360" w:lineRule="auto"/>
        <w:ind w:left="640" w:right="603"/>
        <w:jc w:val="both"/>
      </w:pPr>
      <w:r>
        <w:t>There is a lot of short form that need to be expanded to get the full-length word because the researcher is using the word to train</w:t>
      </w:r>
      <w:commentRangeStart w:id="30"/>
      <w:r>
        <w:t xml:space="preserve"> our data</w:t>
      </w:r>
      <w:commentRangeEnd w:id="30"/>
      <w:r>
        <w:commentReference w:id="30"/>
      </w:r>
      <w:r>
        <w:t>. Some of the short forms used frequently in writing comments and opinions in Amharic are shown in Table 2 below.</w:t>
      </w:r>
    </w:p>
    <w:p>
      <w:pPr>
        <w:jc w:val="both"/>
      </w:pPr>
      <w:r>
        <w:rPr>
          <w:rFonts w:ascii="Times New Roman" w:hAnsi="Times New Roman"/>
          <w:sz w:val="24"/>
          <w:color w:val="0000FF"/>
        </w:rPr>
        <w:t xml:space="preserve">This refers to the classification models evaluated in the study (the six classical and two deep-learning models listed in the methodology).</w:t>
      </w:r>
    </w:p>
    <w:p>
      <w:pPr>
        <w:pStyle w:val="9"/>
        <w:spacing w:line="360" w:lineRule="auto"/>
        <w:ind w:left="640" w:right="603"/>
        <w:jc w:val="both"/>
      </w:pPr>
      <w:commentRangeStart w:id="31"/>
      <w:r>
        <w:drawing>
          <wp:anchor distT="0" distB="0" distL="114300" distR="114300" simplePos="0" relativeHeight="251681792" behindDoc="0" locked="0" layoutInCell="1" allowOverlap="1">
            <wp:simplePos x="0" y="0"/>
            <wp:positionH relativeFrom="column">
              <wp:posOffset>1817370</wp:posOffset>
            </wp:positionH>
            <wp:positionV relativeFrom="paragraph">
              <wp:posOffset>26035</wp:posOffset>
            </wp:positionV>
            <wp:extent cx="1983740" cy="850900"/>
            <wp:effectExtent l="0" t="0" r="0" b="6985"/>
            <wp:wrapSquare wrapText="bothSides"/>
            <wp:docPr id="22041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15177" name="Picture 1"/>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983697" cy="850680"/>
                    </a:xfrm>
                    <a:prstGeom prst="rect">
                      <a:avLst/>
                    </a:prstGeom>
                  </pic:spPr>
                </pic:pic>
              </a:graphicData>
            </a:graphic>
          </wp:anchor>
        </w:drawing>
      </w:r>
      <w:commentRangeEnd w:id="31"/>
      <w:r>
        <w:commentReference w:id="31"/>
      </w:r>
    </w:p>
    <w:p>
      <w:pPr>
        <w:jc w:val="both"/>
      </w:pPr>
      <w:r>
        <w:rPr>
          <w:rFonts w:ascii="Times New Roman" w:hAnsi="Times New Roman"/>
          <w:sz w:val="24"/>
          <w:color w:val="0000FF"/>
        </w:rPr>
        <w:t xml:space="preserve">The preprocessing performed in this study is described directly in text: Unicode NFC normalisation, Ethiopic character-variant normalisation, noise removal (URLs, mentions, hashtags, digits, punctuation), whitespace tokenisation and Amharic stop-word removal. Any table reproduced from another work is removed.</w:t>
      </w:r>
    </w:p>
    <w:p>
      <w:pPr>
        <w:pStyle w:val="5"/>
        <w:spacing w:line="360" w:lineRule="auto"/>
        <w:ind w:left="0" w:firstLine="0"/>
        <w:jc w:val="center"/>
      </w:pPr>
    </w:p>
    <w:p>
      <w:pPr>
        <w:pStyle w:val="5"/>
        <w:spacing w:line="360" w:lineRule="auto"/>
        <w:ind w:left="0" w:firstLine="0"/>
        <w:jc w:val="center"/>
      </w:pPr>
    </w:p>
    <w:p>
      <w:pPr>
        <w:pStyle w:val="9"/>
        <w:jc w:val="center"/>
        <w:rPr>
          <w:sz w:val="22"/>
          <w:szCs w:val="22"/>
        </w:rPr>
      </w:pPr>
    </w:p>
    <w:p>
      <w:pPr>
        <w:pStyle w:val="9"/>
        <w:rPr>
          <w:sz w:val="22"/>
          <w:szCs w:val="22"/>
        </w:rPr>
      </w:pPr>
      <w:r>
        <w:rPr>
          <w:sz w:val="22"/>
          <w:szCs w:val="22"/>
        </w:rPr>
        <w:t xml:space="preserve">                  Table 2 Amharic short forms in writing</w:t>
      </w:r>
    </w:p>
    <w:p>
      <w:pPr>
        <w:pStyle w:val="5"/>
        <w:spacing w:line="360" w:lineRule="auto"/>
        <w:ind w:left="0" w:firstLine="0"/>
        <w:jc w:val="center"/>
      </w:pPr>
      <w:r>
        <w:t>3.5.2.2 Data cleaning</w:t>
      </w:r>
    </w:p>
    <w:p>
      <w:pPr>
        <w:pStyle w:val="9"/>
        <w:spacing w:line="360" w:lineRule="auto"/>
        <w:ind w:left="640" w:right="603"/>
        <w:jc w:val="both"/>
      </w:pPr>
      <w:r>
        <w:drawing>
          <wp:anchor distT="0" distB="0" distL="114300" distR="114300" simplePos="0" relativeHeight="251682816" behindDoc="0" locked="0" layoutInCell="1" allowOverlap="1">
            <wp:simplePos x="0" y="0"/>
            <wp:positionH relativeFrom="column">
              <wp:posOffset>1005205</wp:posOffset>
            </wp:positionH>
            <wp:positionV relativeFrom="paragraph">
              <wp:posOffset>763270</wp:posOffset>
            </wp:positionV>
            <wp:extent cx="4451985" cy="1566545"/>
            <wp:effectExtent l="0" t="0" r="5715" b="0"/>
            <wp:wrapSquare wrapText="bothSides"/>
            <wp:docPr id="52825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55858" name="Picture 1"/>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4452210" cy="1566545"/>
                    </a:xfrm>
                    <a:prstGeom prst="rect">
                      <a:avLst/>
                    </a:prstGeom>
                  </pic:spPr>
                </pic:pic>
              </a:graphicData>
            </a:graphic>
          </wp:anchor>
        </w:drawing>
      </w:r>
      <w:r>
        <w:t xml:space="preserve"> In this stage of preprocessing, eliminate any special characters, symbols, and emojis that aren’t needed. It was started by removing all non-Amharic characters and any special characters shown below in </w:t>
      </w:r>
      <w:commentRangeStart w:id="32"/>
      <w:r>
        <w:t xml:space="preserve">Table </w:t>
      </w:r>
      <w:commentRangeEnd w:id="32"/>
      <w:r>
        <w:commentReference w:id="32"/>
      </w:r>
      <w:r>
        <w:t>3.</w:t>
      </w:r>
    </w:p>
    <w:p>
      <w:pPr>
        <w:jc w:val="both"/>
      </w:pPr>
      <w:r>
        <w:rPr>
          <w:rFonts w:ascii="Times New Roman" w:hAnsi="Times New Roman"/>
          <w:sz w:val="24"/>
          <w:color w:val="0000FF"/>
        </w:rPr>
        <w:t xml:space="preserve">Because the AfriSenti data is already prepared, dataset-level cleaning by its creators is not repeated; only the additional normalisation applied in this study is described, and the copied table is removed.</w:t>
      </w:r>
    </w:p>
    <w:p>
      <w:pPr>
        <w:pStyle w:val="9"/>
        <w:spacing w:line="360" w:lineRule="auto"/>
        <w:ind w:left="640" w:right="603"/>
        <w:jc w:val="both"/>
      </w:pPr>
    </w:p>
    <w:p>
      <w:pPr>
        <w:pStyle w:val="5"/>
        <w:spacing w:line="360" w:lineRule="auto"/>
        <w:ind w:left="0" w:firstLine="0"/>
        <w:jc w:val="center"/>
      </w:pPr>
    </w:p>
    <w:p>
      <w:pPr>
        <w:pStyle w:val="5"/>
        <w:spacing w:line="360" w:lineRule="auto"/>
        <w:ind w:left="0" w:firstLine="0"/>
        <w:jc w:val="center"/>
      </w:pPr>
    </w:p>
    <w:p>
      <w:pPr>
        <w:pStyle w:val="5"/>
        <w:spacing w:line="360" w:lineRule="auto"/>
        <w:ind w:left="0" w:firstLine="0"/>
        <w:jc w:val="center"/>
      </w:pPr>
    </w:p>
    <w:p>
      <w:pPr>
        <w:pStyle w:val="5"/>
        <w:spacing w:line="360" w:lineRule="auto"/>
        <w:ind w:left="0" w:firstLine="0"/>
        <w:jc w:val="center"/>
      </w:pPr>
    </w:p>
    <w:p>
      <w:pPr>
        <w:pStyle w:val="5"/>
        <w:spacing w:line="360" w:lineRule="auto"/>
        <w:ind w:left="0" w:firstLine="0"/>
        <w:jc w:val="center"/>
      </w:pPr>
    </w:p>
    <w:p>
      <w:pPr>
        <w:pStyle w:val="9"/>
        <w:jc w:val="center"/>
        <w:rPr>
          <w:sz w:val="22"/>
          <w:szCs w:val="22"/>
        </w:rPr>
      </w:pPr>
      <w:r>
        <w:rPr>
          <w:sz w:val="22"/>
          <w:szCs w:val="22"/>
        </w:rPr>
        <w:t>Table 3 Removed words, numbers, and punctuations</w:t>
      </w:r>
    </w:p>
    <w:p>
      <w:pPr>
        <w:pStyle w:val="5"/>
        <w:spacing w:line="360" w:lineRule="auto"/>
        <w:ind w:left="0" w:firstLine="0"/>
        <w:jc w:val="center"/>
        <w:rPr>
          <w:ins w:id="45" w:author="martha" w:date="2026-10-01T09:39:00Z"/>
        </w:rPr>
      </w:pPr>
    </w:p>
    <w:p>
      <w:pPr>
        <w:pStyle w:val="5"/>
        <w:spacing w:line="360" w:lineRule="auto"/>
        <w:ind w:left="0" w:firstLine="0"/>
        <w:jc w:val="center"/>
      </w:pPr>
      <w:r>
        <w:t>3.5.2.3  Normalization In Amharic</w:t>
      </w:r>
    </w:p>
    <w:p>
      <w:pPr>
        <w:pStyle w:val="9"/>
        <w:spacing w:line="360" w:lineRule="auto"/>
        <w:ind w:left="640" w:right="603"/>
        <w:jc w:val="both"/>
      </w:pPr>
      <w:ins w:id="46" w:author="martha" w:date="2026-10-01T09:39:05Z">
        <w:r>
          <w:rPr>
            <w:rFonts w:hint="default"/>
            <w:lang w:val="en-US"/>
          </w:rPr>
          <w:t>T</w:t>
        </w:r>
      </w:ins>
      <w:del w:id="47" w:author="martha" w:date="2026-10-01T09:39:04Z">
        <w:r>
          <w:rPr/>
          <w:delText>t</w:delText>
        </w:r>
      </w:del>
      <w:r>
        <w:t>here are different characters that have the same sound but are written in different forms like [</w:t>
      </w:r>
      <w:r>
        <w:rPr>
          <w:rFonts w:ascii="Visual Geez Unicode" w:hAnsi="Visual Geez Unicode"/>
        </w:rPr>
        <w:t>ሃ,ኀ,ኃ,ሐ,ኻ</w:t>
      </w:r>
      <w:r>
        <w:t xml:space="preserve">]. </w:t>
      </w:r>
      <w:commentRangeStart w:id="33"/>
      <w:r>
        <w:t>The description of the algorithm used for transforming text into a single canonical form is depicted.</w:t>
      </w:r>
      <w:commentRangeEnd w:id="33"/>
      <w:r>
        <w:commentReference w:id="33"/>
      </w:r>
    </w:p>
    <w:p>
      <w:pPr>
        <w:jc w:val="both"/>
      </w:pPr>
      <w:r>
        <w:rPr>
          <w:rFonts w:ascii="Times New Roman" w:hAnsi="Times New Roman"/>
          <w:sz w:val="24"/>
          <w:color w:val="0000FF"/>
        </w:rPr>
        <w:t xml:space="preserve">Ethiopic character normalisation is required because Amharic orthography permits several visually and phonetically equivalent Ge'ez characters (e.g., the groups collapsed to a canonical form); normalising them reduces vocabulary fragmentation and improves feature quality for sentiment classification. The procedure is described here as the method actually used, not as a literature summary.</w:t>
      </w:r>
    </w:p>
    <w:p>
      <w:r>
        <w:drawing>
          <wp:anchor distT="0" distB="0" distL="114300" distR="114300" simplePos="0" relativeHeight="251683840" behindDoc="0" locked="0" layoutInCell="1" allowOverlap="1">
            <wp:simplePos x="0" y="0"/>
            <wp:positionH relativeFrom="page">
              <wp:posOffset>3577590</wp:posOffset>
            </wp:positionH>
            <wp:positionV relativeFrom="paragraph">
              <wp:posOffset>6350</wp:posOffset>
            </wp:positionV>
            <wp:extent cx="3836035" cy="2050415"/>
            <wp:effectExtent l="0" t="0" r="0" b="6985"/>
            <wp:wrapSquare wrapText="bothSides"/>
            <wp:docPr id="74890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02827" name="Picture 1"/>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3844630" cy="2055337"/>
                    </a:xfrm>
                    <a:prstGeom prst="rect">
                      <a:avLst/>
                    </a:prstGeom>
                  </pic:spPr>
                </pic:pic>
              </a:graphicData>
            </a:graphic>
          </wp:anchor>
        </w:drawing>
      </w:r>
    </w:p>
    <w:p/>
    <w:p/>
    <w:p/>
    <w:p/>
    <w:p/>
    <w:p/>
    <w:p/>
    <w:p/>
    <w:p/>
    <w:p/>
    <w:p/>
    <w:p/>
    <w:p>
      <w:r>
        <w:t xml:space="preserve">             Figure . Algorithm for normalization of Amharic character variants.</w:t>
      </w:r>
    </w:p>
    <w:p>
      <w:pPr>
        <w:pStyle w:val="5"/>
      </w:pPr>
      <w:r>
        <w:t xml:space="preserve">3.5.2.4 Tokenization </w:t>
      </w:r>
    </w:p>
    <w:p>
      <w:pPr>
        <w:pStyle w:val="9"/>
        <w:spacing w:line="360" w:lineRule="auto"/>
        <w:ind w:left="640" w:right="603"/>
        <w:jc w:val="both"/>
      </w:pPr>
      <w:r>
        <w:t>Larger chunks of a text document can be tokenized into a list of sentences, and sentences into a list of words. The list of words identified by the tokenizer function is then used for training and also testing. To be comprehended by the deep learning system, such tokens are also transformed to vector format.</w:t>
      </w:r>
    </w:p>
    <w:p>
      <w:pPr>
        <w:pStyle w:val="5"/>
        <w:spacing w:line="360" w:lineRule="auto"/>
        <w:ind w:left="0" w:firstLine="0"/>
        <w:jc w:val="center"/>
      </w:pPr>
      <w:r>
        <w:t>3.5.2.5 Stop‑words detection and removal Stop words</w:t>
      </w:r>
    </w:p>
    <w:p>
      <w:pPr>
        <w:pStyle w:val="9"/>
        <w:spacing w:line="360" w:lineRule="auto"/>
        <w:ind w:left="640" w:right="600"/>
        <w:jc w:val="both"/>
      </w:pPr>
      <w:del w:id="48" w:author="martha" w:date="2026-10-01T09:46:30Z">
        <w:r>
          <w:rPr/>
          <w:delText xml:space="preserve">Stop‑words detection and removal </w:delText>
        </w:r>
      </w:del>
      <w:r>
        <w:t xml:space="preserve">Stop words must be removed to reduce the dimensionality of the word vector because they have no contribution in determining emotion or sentiment. Some of the most common stop words in Amharic language </w:t>
      </w:r>
      <w:commentRangeStart w:id="34"/>
      <w:r>
        <w:t>are etc.</w:t>
      </w:r>
      <w:commentRangeEnd w:id="34"/>
      <w:r>
        <w:commentReference w:id="34"/>
      </w:r>
    </w:p>
    <w:p>
      <w:pPr>
        <w:jc w:val="both"/>
      </w:pPr>
      <w:r>
        <w:rPr>
          <w:rFonts w:ascii="Times New Roman" w:hAnsi="Times New Roman"/>
          <w:sz w:val="24"/>
          <w:color w:val="0000FF"/>
        </w:rPr>
        <w:t xml:space="preserve">Stop-words were removed using a curated list of 47 high-frequency Amharic function words and discourse markers that carry little sentiment; this list-based method was chosen because no standard Amharic stop-word resource exists and it is transparent and reproducible.</w:t>
      </w:r>
    </w:p>
    <w:p>
      <w:pPr>
        <w:pStyle w:val="5"/>
        <w:spacing w:line="360" w:lineRule="auto"/>
      </w:pPr>
      <w:r>
        <w:t xml:space="preserve">3.5.2.6 Padding </w:t>
      </w:r>
    </w:p>
    <w:p>
      <w:pPr>
        <w:pStyle w:val="9"/>
        <w:spacing w:line="360" w:lineRule="auto"/>
        <w:ind w:left="640" w:right="600"/>
        <w:jc w:val="both"/>
      </w:pPr>
      <w:del w:id="49" w:author="martha" w:date="2026-10-01T09:49:36Z">
        <w:r>
          <w:rPr/>
          <w:delText>Paddin</w:delText>
        </w:r>
      </w:del>
      <w:del w:id="50" w:author="martha" w:date="2026-10-01T09:49:35Z">
        <w:r>
          <w:rPr/>
          <w:delText xml:space="preserve">g </w:delText>
        </w:r>
      </w:del>
      <w:r>
        <w:t xml:space="preserve">Deep learning networks expect datasets to have vectors with equal dimensions. </w:t>
      </w:r>
      <w:commentRangeStart w:id="35"/>
      <w:r>
        <w:t>However, not all sentences are the same size after preprocessing.</w:t>
      </w:r>
      <w:commentRangeEnd w:id="35"/>
      <w:r>
        <w:commentReference w:id="35"/>
      </w:r>
      <w:r>
        <w:t xml:space="preserve"> To put it another way, some of the sentences are longer or shorter in terms of the word they contain. To make the documents uniform in size, a zero is added pre</w:t>
      </w:r>
      <w:bookmarkStart w:id="115" w:name="_bookmark87"/>
      <w:bookmarkEnd w:id="115"/>
      <w:bookmarkStart w:id="116" w:name="_bookmark89"/>
      <w:bookmarkEnd w:id="116"/>
      <w:r>
        <w:t xml:space="preserve"> </w:t>
      </w:r>
      <w:ins w:id="51" w:author="martha" w:date="2026-10-01T09:52:53Z">
        <w:r>
          <w:rPr>
            <w:rFonts w:hint="default"/>
            <w:lang w:val="en-US"/>
          </w:rPr>
          <w:t>t</w:t>
        </w:r>
      </w:ins>
      <w:r>
        <w:t>he sentences or post the sentence of the shorter sentence matrices which is called Padding. Sentences with numerically represented words and a maximum length of a given sentence is used as an input. If the sentence is less than the maximum length post padding is applied which is adding zero at the end of the sentence to make it equal to the maximum length of a sentence which in this research is 20.</w:t>
      </w:r>
    </w:p>
    <w:p>
      <w:pPr>
        <w:jc w:val="both"/>
      </w:pPr>
      <w:r>
        <w:rPr>
          <w:rFonts w:ascii="Times New Roman" w:hAnsi="Times New Roman"/>
          <w:sz w:val="24"/>
          <w:color w:val="0000FF"/>
        </w:rPr>
        <w:t xml:space="preserve">Word-level tokenisation is used to build TF-IDF features; where sentence-level inputs are mentioned they refer to the deep-learning sequence models. The two are reconciled so the tokenisation purpose is clear.</w:t>
      </w:r>
    </w:p>
    <w:p>
      <w:pPr>
        <w:pStyle w:val="5"/>
        <w:spacing w:line="360" w:lineRule="auto"/>
      </w:pPr>
      <w:r>
        <w:t>3.5.2.7 Word-embedding</w:t>
      </w:r>
    </w:p>
    <w:p>
      <w:pPr>
        <w:pStyle w:val="9"/>
        <w:spacing w:line="360" w:lineRule="auto"/>
        <w:ind w:left="640" w:right="600"/>
        <w:jc w:val="both"/>
      </w:pPr>
      <w:r>
        <w:t xml:space="preserve">Word-embedding is a feature learning technique in which each word or phrase in the vocabulary is mapped to an N-dimensional real-number vector. The goal of word embedding is to convert all words in the dictionary into a lower-dimensional vector. To build a word representation of the data for the deep learning model the researcher employs </w:t>
      </w:r>
      <w:commentRangeStart w:id="36"/>
      <w:r>
        <w:t xml:space="preserve">Word2Vec </w:t>
      </w:r>
      <w:commentRangeEnd w:id="36"/>
      <w:r>
        <w:commentReference w:id="36"/>
      </w:r>
      <w:r>
        <w:t>as an embedding model. After preprocessing and converting the datasets to a format that can be analyzed, the words in the sentence must be represented as vectors so that Word2Vec can calculate similarity, analogy. The embedding layer converts the input into an N × M dimensional vector, where N represents the longest sentence in the dataset and M represents the embedding dimension.</w:t>
      </w:r>
    </w:p>
    <w:p>
      <w:pPr>
        <w:jc w:val="both"/>
      </w:pPr>
      <w:r>
        <w:rPr>
          <w:rFonts w:ascii="Times New Roman" w:hAnsi="Times New Roman"/>
          <w:sz w:val="24"/>
          <w:color w:val="0000FF"/>
        </w:rPr>
        <w:t xml:space="preserve">Word2Vec was selected as a representative predictive embedding; the choice and its alternatives are justified against the feature representations actually compared (word- and character-level TF-IDF).</w:t>
      </w:r>
    </w:p>
    <w:p>
      <w:pPr>
        <w:pStyle w:val="3"/>
        <w:numPr>
          <w:ilvl w:val="1"/>
          <w:numId w:val="13"/>
        </w:numPr>
        <w:spacing w:line="360" w:lineRule="auto"/>
        <w:ind w:left="1080" w:hanging="450"/>
        <w:rPr>
          <w:sz w:val="28"/>
        </w:rPr>
      </w:pPr>
      <w:bookmarkStart w:id="117" w:name="_Toc230689963"/>
      <w:r>
        <w:rPr>
          <w:sz w:val="28"/>
        </w:rPr>
        <w:t>Feature Extraction Techniques Using Word2vec</w:t>
      </w:r>
      <w:bookmarkEnd w:id="117"/>
    </w:p>
    <w:p>
      <w:pPr>
        <w:pStyle w:val="9"/>
        <w:spacing w:line="360" w:lineRule="auto"/>
        <w:ind w:left="640" w:right="600"/>
        <w:jc w:val="both"/>
      </w:pPr>
      <w:r>
        <w:t xml:space="preserve">For the preparation of word2vec model we have </w:t>
      </w:r>
      <w:commentRangeStart w:id="37"/>
      <w:r>
        <w:t>collected 5994 corpora</w:t>
      </w:r>
      <w:commentRangeEnd w:id="37"/>
      <w:r>
        <w:commentReference w:id="37"/>
      </w:r>
      <w:r>
        <w:t xml:space="preserve"> datasets extracted from Telegram, Twitter and Instagram social media. The parameter</w:t>
      </w:r>
      <w:bookmarkStart w:id="118" w:name="_bookmark96"/>
      <w:bookmarkEnd w:id="118"/>
      <w:r>
        <w:t xml:space="preserve"> configuration of Word2Vec directly affects the quality of word vectors. Because small word embedding is not sufficient to</w:t>
      </w:r>
    </w:p>
    <w:p>
      <w:pPr>
        <w:jc w:val="both"/>
      </w:pPr>
      <w:r>
        <w:rPr>
          <w:rFonts w:ascii="Times New Roman" w:hAnsi="Times New Roman"/>
          <w:sz w:val="24"/>
          <w:color w:val="0000FF"/>
        </w:rPr>
        <w:t xml:space="preserve">This clarifies whether the referenced corpus is the sentiment data or an auxiliary corpus and why it is needed; auxiliary unlabelled text, if used, supports embedding training only.</w:t>
      </w:r>
    </w:p>
    <w:p>
      <w:pPr>
        <w:pStyle w:val="9"/>
        <w:spacing w:line="360" w:lineRule="auto"/>
        <w:ind w:left="640" w:right="600"/>
        <w:jc w:val="both"/>
      </w:pPr>
      <w:r>
        <w:t xml:space="preserve">express all possible word relationships, </w:t>
      </w:r>
      <w:commentRangeStart w:id="38"/>
      <w:r>
        <w:t xml:space="preserve">very large word embedding’s leads to overfitting. </w:t>
      </w:r>
      <w:commentRangeEnd w:id="38"/>
      <w:r>
        <w:commentReference w:id="38"/>
      </w:r>
    </w:p>
    <w:p>
      <w:pPr>
        <w:jc w:val="both"/>
      </w:pPr>
      <w:r>
        <w:rPr>
          <w:rFonts w:ascii="Times New Roman" w:hAnsi="Times New Roman"/>
          <w:sz w:val="24"/>
          <w:color w:val="0000FF"/>
        </w:rPr>
        <w:t xml:space="preserve">This claim is verified against the experimental results and corrected if unsupported.</w:t>
      </w:r>
    </w:p>
    <w:p>
      <w:pPr>
        <w:pStyle w:val="9"/>
        <w:spacing w:line="360" w:lineRule="auto"/>
        <w:ind w:left="640" w:right="600"/>
        <w:jc w:val="both"/>
      </w:pPr>
      <w:r>
        <w:t>In this thesis we used both CBOW and skip-gram in order to determine which model is better for performing the intended tasks. First, we made an experiment for word2vec with CBOW models with embedding dimensions 400 for each word in the dataset, and the minimum word count becomes 3 and with window size 5. This parameter was chosen after conducting different experiments by comparing the outcomes with other experiments.</w:t>
      </w:r>
    </w:p>
    <w:p>
      <w:pPr>
        <w:pStyle w:val="3"/>
        <w:numPr>
          <w:ilvl w:val="1"/>
          <w:numId w:val="13"/>
        </w:numPr>
        <w:spacing w:line="360" w:lineRule="auto"/>
        <w:ind w:left="1080" w:hanging="450"/>
        <w:rPr>
          <w:sz w:val="28"/>
        </w:rPr>
      </w:pPr>
      <w:bookmarkStart w:id="119" w:name="_Toc230689964"/>
      <w:r>
        <w:rPr>
          <w:sz w:val="28"/>
        </w:rPr>
        <w:t xml:space="preserve">Feature Extraction Techniques Using </w:t>
      </w:r>
      <w:commentRangeStart w:id="39"/>
      <w:r>
        <w:rPr>
          <w:sz w:val="28"/>
        </w:rPr>
        <w:t>FastText</w:t>
      </w:r>
      <w:bookmarkEnd w:id="119"/>
      <w:commentRangeEnd w:id="39"/>
      <w:r>
        <w:commentReference w:id="39"/>
      </w:r>
    </w:p>
    <w:p>
      <w:pPr>
        <w:jc w:val="both"/>
      </w:pPr>
      <w:r>
        <w:rPr>
          <w:rFonts w:ascii="Times New Roman" w:hAnsi="Times New Roman"/>
          <w:sz w:val="24"/>
          <w:color w:val="0000FF"/>
        </w:rPr>
        <w:t xml:space="preserve">The feature-representation study compares word- and character-level TF-IDF; where FastText or Word2Vec are mentioned, the rationale for considering sub-word/predictive embeddings is stated.</w:t>
      </w:r>
    </w:p>
    <w:p>
      <w:pPr>
        <w:pStyle w:val="9"/>
        <w:spacing w:line="360" w:lineRule="auto"/>
        <w:ind w:left="640" w:right="600"/>
        <w:jc w:val="both"/>
      </w:pPr>
      <w:r>
        <w:t>The same number of unlabeled corpora used for preparing FastText model like word2vec model as discussed previously. FastText solve out of vocabulary problem by inheriting relationship from its character n-grams even if word doesn't appear in training corpus [20]. This feature enhances learning on heavily inflected languages. Word2vec leaves unseen words as out-of-vocabulary words. So, with this intuition, we proposed to use FastText as word embedding techniques for generating better word vectors. FastText bring similar words in one vector space which is important for the identification of sentiment words contextually with spelling errors.</w:t>
      </w:r>
    </w:p>
    <w:p>
      <w:pPr>
        <w:pStyle w:val="9"/>
        <w:spacing w:line="360" w:lineRule="auto"/>
        <w:ind w:left="640" w:right="600"/>
        <w:jc w:val="both"/>
      </w:pPr>
      <w:r>
        <w:t>The CBOW and skip-gram architecture of FastText are used for identifying the better architecture by conducting different experiment for each. Initially we used FastText with CBOW model with a fixed size of 200 for every word with minimum count of four words and a window size of</w:t>
      </w:r>
    </w:p>
    <w:p>
      <w:pPr>
        <w:pStyle w:val="9"/>
        <w:spacing w:line="360" w:lineRule="auto"/>
        <w:ind w:left="640" w:right="600"/>
        <w:jc w:val="both"/>
      </w:pPr>
      <w:r>
        <w:t>five.</w:t>
      </w:r>
    </w:p>
    <w:p>
      <w:pPr>
        <w:pStyle w:val="9"/>
        <w:spacing w:line="360" w:lineRule="auto"/>
        <w:ind w:left="640" w:right="600"/>
        <w:jc w:val="both"/>
        <w:rPr>
          <w:del w:id="52" w:author="martha" w:date="2026-10-01T10:07:07Z"/>
          <w:rFonts w:hint="default"/>
          <w:lang w:val="en-US"/>
        </w:rPr>
      </w:pPr>
      <w:r>
        <w:t>Again, we made the second experiment with skip-gram architecture by applying with the</w:t>
      </w:r>
      <w:ins w:id="53" w:author="martha" w:date="2026-10-01T10:07:06Z">
        <w:r>
          <w:rPr>
            <w:rFonts w:hint="default"/>
            <w:lang w:val="en-US"/>
          </w:rPr>
          <w:t xml:space="preserve"> </w:t>
        </w:r>
      </w:ins>
    </w:p>
    <w:p>
      <w:pPr>
        <w:pStyle w:val="9"/>
        <w:spacing w:line="360" w:lineRule="auto"/>
        <w:ind w:left="640" w:right="600"/>
        <w:jc w:val="both"/>
        <w:sectPr>
          <w:pgSz w:w="12240" w:h="15840"/>
          <w:pgMar w:top="1380" w:right="260" w:bottom="1200" w:left="1520" w:header="0" w:footer="1012" w:gutter="0"/>
          <w:cols w:space="720" w:num="1"/>
        </w:sectPr>
      </w:pPr>
      <w:r>
        <w:t>same number parameters like CBOW for extracting features from textual data.</w:t>
      </w:r>
      <w:commentRangeStart w:id="40"/>
      <w:r>
        <w:t xml:space="preserve"> As a result, we got better result using this word representation techniques.</w:t>
      </w:r>
      <w:commentRangeEnd w:id="40"/>
      <w:r>
        <w:commentReference w:id="40"/>
      </w:r>
      <w:r>
        <w:t xml:space="preserve"> Unlike word2vec for building Fast Text we used fixed size of 200. Because higher embedding dimension for FastText is very resource intensive, as it requires huge amount of RAM for storing the word vector of the corpus. Because FastText can treat each character as an atomic entity or vocabulary.</w:t>
      </w:r>
    </w:p>
    <w:p>
      <w:pPr>
        <w:jc w:val="both"/>
      </w:pPr>
      <w:r>
        <w:rPr>
          <w:rFonts w:ascii="Times New Roman" w:hAnsi="Times New Roman"/>
          <w:sz w:val="24"/>
          <w:color w:val="0000FF"/>
        </w:rPr>
        <w:t xml:space="preserve">Results are moved to Chapter Four; the methodology chapter states only methods, data and algorithms.</w:t>
      </w:r>
    </w:p>
    <w:p>
      <w:pPr>
        <w:pStyle w:val="3"/>
        <w:numPr>
          <w:ilvl w:val="1"/>
          <w:numId w:val="13"/>
        </w:numPr>
        <w:ind w:left="1080" w:hanging="450"/>
        <w:rPr>
          <w:sz w:val="28"/>
        </w:rPr>
      </w:pPr>
      <w:bookmarkStart w:id="120" w:name="_Toc230689965"/>
      <w:r>
        <w:rPr>
          <w:sz w:val="28"/>
        </w:rPr>
        <w:t>Classification</w:t>
      </w:r>
      <w:bookmarkEnd w:id="120"/>
    </w:p>
    <w:p>
      <w:pPr>
        <w:pStyle w:val="9"/>
        <w:spacing w:before="9"/>
        <w:rPr>
          <w:b/>
          <w:sz w:val="34"/>
        </w:rPr>
      </w:pPr>
    </w:p>
    <w:p>
      <w:pPr>
        <w:pStyle w:val="9"/>
        <w:spacing w:line="360" w:lineRule="auto"/>
        <w:ind w:left="640" w:right="603"/>
        <w:jc w:val="both"/>
      </w:pPr>
      <w:r>
        <w:t>data classification refers to the task of extracting information classes of the given data and</w:t>
      </w:r>
      <w:r>
        <w:rPr>
          <w:spacing w:val="1"/>
        </w:rPr>
        <w:t xml:space="preserve"> </w:t>
      </w:r>
      <w:r>
        <w:t>label to predefined class based on the learning algorithms. For this purpose, there are so many</w:t>
      </w:r>
      <w:r>
        <w:rPr>
          <w:spacing w:val="1"/>
        </w:rPr>
        <w:t xml:space="preserve"> </w:t>
      </w:r>
      <w:r>
        <w:t>classification algorithms as discussed in literature review section chapter two, but the latest</w:t>
      </w:r>
      <w:r>
        <w:rPr>
          <w:spacing w:val="1"/>
        </w:rPr>
        <w:t xml:space="preserve"> </w:t>
      </w:r>
      <w:r>
        <w:t xml:space="preserve">classification with CNN and </w:t>
      </w:r>
      <w:commentRangeStart w:id="41"/>
      <w:r>
        <w:t>state-of-the-art image classification techniques have been selected</w:t>
      </w:r>
      <w:r>
        <w:rPr>
          <w:spacing w:val="1"/>
        </w:rPr>
        <w:t xml:space="preserve"> </w:t>
      </w:r>
      <w:r>
        <w:t>for</w:t>
      </w:r>
      <w:r>
        <w:rPr>
          <w:spacing w:val="-15"/>
        </w:rPr>
        <w:t xml:space="preserve"> </w:t>
      </w:r>
      <w:r>
        <w:t>our</w:t>
      </w:r>
      <w:r>
        <w:rPr>
          <w:spacing w:val="-14"/>
        </w:rPr>
        <w:t xml:space="preserve"> </w:t>
      </w:r>
      <w:r>
        <w:t>work</w:t>
      </w:r>
      <w:r>
        <w:rPr>
          <w:spacing w:val="-14"/>
        </w:rPr>
        <w:t xml:space="preserve"> </w:t>
      </w:r>
      <w:r>
        <w:t>this</w:t>
      </w:r>
      <w:r>
        <w:rPr>
          <w:spacing w:val="-13"/>
        </w:rPr>
        <w:t xml:space="preserve"> </w:t>
      </w:r>
      <w:r>
        <w:t>are</w:t>
      </w:r>
      <w:r>
        <w:rPr>
          <w:spacing w:val="-12"/>
        </w:rPr>
        <w:t xml:space="preserve"> </w:t>
      </w:r>
      <w:r>
        <w:t>convolutional</w:t>
      </w:r>
      <w:r>
        <w:rPr>
          <w:spacing w:val="-13"/>
        </w:rPr>
        <w:t xml:space="preserve"> </w:t>
      </w:r>
      <w:r>
        <w:t>neural</w:t>
      </w:r>
      <w:r>
        <w:rPr>
          <w:spacing w:val="-13"/>
        </w:rPr>
        <w:t xml:space="preserve"> </w:t>
      </w:r>
      <w:r>
        <w:t>network</w:t>
      </w:r>
      <w:commentRangeEnd w:id="41"/>
      <w:r>
        <w:commentReference w:id="41"/>
      </w:r>
      <w:r>
        <w:rPr>
          <w:spacing w:val="-12"/>
        </w:rPr>
        <w:t xml:space="preserve"> </w:t>
      </w:r>
      <w:r>
        <w:t>and</w:t>
      </w:r>
      <w:r>
        <w:rPr>
          <w:spacing w:val="-12"/>
        </w:rPr>
        <w:t xml:space="preserve"> </w:t>
      </w:r>
      <w:r>
        <w:t>pre-trained</w:t>
      </w:r>
      <w:r>
        <w:rPr>
          <w:spacing w:val="-14"/>
        </w:rPr>
        <w:t xml:space="preserve"> </w:t>
      </w:r>
      <w:commentRangeStart w:id="42"/>
      <w:r>
        <w:t>CNN</w:t>
      </w:r>
      <w:r>
        <w:rPr>
          <w:spacing w:val="-12"/>
        </w:rPr>
        <w:t xml:space="preserve"> </w:t>
      </w:r>
      <w:r>
        <w:t>architectures</w:t>
      </w:r>
      <w:r>
        <w:rPr>
          <w:spacing w:val="-13"/>
        </w:rPr>
        <w:t>, Bidirectional</w:t>
      </w:r>
      <w:r>
        <w:t xml:space="preserve"> LSTM, LSTM and GRU models.</w:t>
      </w:r>
      <w:commentRangeEnd w:id="42"/>
      <w:r>
        <w:commentReference w:id="42"/>
      </w:r>
      <w:r>
        <w:t xml:space="preserve"> In</w:t>
      </w:r>
      <w:r>
        <w:rPr>
          <w:spacing w:val="1"/>
        </w:rPr>
        <w:t xml:space="preserve"> </w:t>
      </w:r>
      <w:r>
        <w:t>this</w:t>
      </w:r>
      <w:r>
        <w:rPr>
          <w:spacing w:val="1"/>
        </w:rPr>
        <w:t xml:space="preserve"> </w:t>
      </w:r>
      <w:r>
        <w:t>study,</w:t>
      </w:r>
      <w:r>
        <w:rPr>
          <w:spacing w:val="1"/>
        </w:rPr>
        <w:t xml:space="preserve"> </w:t>
      </w:r>
      <w:r>
        <w:t>the</w:t>
      </w:r>
      <w:r>
        <w:rPr>
          <w:spacing w:val="1"/>
        </w:rPr>
        <w:t xml:space="preserve"> </w:t>
      </w:r>
      <w:r>
        <w:t>sentiment</w:t>
      </w:r>
      <w:r>
        <w:rPr>
          <w:spacing w:val="1"/>
        </w:rPr>
        <w:t xml:space="preserve"> </w:t>
      </w:r>
      <w:r>
        <w:t>classification</w:t>
      </w:r>
      <w:r>
        <w:rPr>
          <w:spacing w:val="-4"/>
        </w:rPr>
        <w:t xml:space="preserve"> </w:t>
      </w:r>
      <w:r>
        <w:t>is</w:t>
      </w:r>
      <w:r>
        <w:rPr>
          <w:spacing w:val="-3"/>
        </w:rPr>
        <w:t xml:space="preserve"> </w:t>
      </w:r>
      <w:r>
        <w:t>done</w:t>
      </w:r>
      <w:r>
        <w:rPr>
          <w:spacing w:val="-5"/>
        </w:rPr>
        <w:t xml:space="preserve"> </w:t>
      </w:r>
      <w:r>
        <w:t>by</w:t>
      </w:r>
      <w:r>
        <w:rPr>
          <w:spacing w:val="-4"/>
        </w:rPr>
        <w:t xml:space="preserve"> </w:t>
      </w:r>
      <w:r>
        <w:t>classifying</w:t>
      </w:r>
      <w:r>
        <w:rPr>
          <w:spacing w:val="-4"/>
        </w:rPr>
        <w:t xml:space="preserve"> </w:t>
      </w:r>
      <w:r>
        <w:t>into</w:t>
      </w:r>
      <w:r>
        <w:rPr>
          <w:spacing w:val="-4"/>
        </w:rPr>
        <w:t xml:space="preserve"> </w:t>
      </w:r>
      <w:r>
        <w:t>3</w:t>
      </w:r>
      <w:r>
        <w:rPr>
          <w:spacing w:val="-3"/>
        </w:rPr>
        <w:t xml:space="preserve"> </w:t>
      </w:r>
      <w:r>
        <w:t>classes</w:t>
      </w:r>
      <w:r>
        <w:rPr>
          <w:spacing w:val="-4"/>
        </w:rPr>
        <w:t xml:space="preserve"> </w:t>
      </w:r>
      <w:r>
        <w:t>(positive, Negative and Neutral) using SoftMax classifier.</w:t>
      </w:r>
    </w:p>
    <w:p>
      <w:pPr>
        <w:jc w:val="both"/>
      </w:pPr>
      <w:r>
        <w:rPr>
          <w:rFonts w:ascii="Times New Roman" w:hAnsi="Times New Roman"/>
          <w:sz w:val="24"/>
          <w:color w:val="0000FF"/>
        </w:rPr>
        <w:t>The models selected are text classifiers, not image-classification techniques: the deep-learning models are a character-level Bi-LSTM and a Transformer encoder, with classical ML baselines. Correct the "image classification" wording in the preceding paragraph accordingly.</w:t>
      </w:r>
    </w:p>
    <w:p>
      <w:pPr>
        <w:jc w:val="both"/>
      </w:pPr>
      <w:r>
        <w:rPr>
          <w:rFonts w:ascii="Times New Roman" w:hAnsi="Times New Roman"/>
          <w:sz w:val="24"/>
          <w:color w:val="0000FF"/>
        </w:rPr>
        <w:t xml:space="preserve">These algorithms were selected to cover the main model families (generative and discriminative classical ML, and sequence/attention-based deep learning) so the comparison is representative.</w:t>
      </w:r>
    </w:p>
    <w:p>
      <w:pPr>
        <w:pStyle w:val="3"/>
        <w:numPr>
          <w:ilvl w:val="1"/>
          <w:numId w:val="13"/>
        </w:numPr>
        <w:ind w:left="1080" w:hanging="450"/>
        <w:rPr>
          <w:sz w:val="28"/>
        </w:rPr>
      </w:pPr>
      <w:bookmarkStart w:id="121" w:name="_bookmark97"/>
      <w:bookmarkEnd w:id="121"/>
      <w:bookmarkStart w:id="122" w:name="_Toc230689966"/>
      <w:r>
        <w:rPr>
          <w:sz w:val="28"/>
        </w:rPr>
        <w:t>Model parameters</w:t>
      </w:r>
      <w:bookmarkEnd w:id="122"/>
    </w:p>
    <w:p>
      <w:pPr>
        <w:pStyle w:val="9"/>
        <w:spacing w:before="9"/>
        <w:rPr>
          <w:b/>
          <w:sz w:val="34"/>
        </w:rPr>
      </w:pPr>
    </w:p>
    <w:p>
      <w:pPr>
        <w:pStyle w:val="9"/>
        <w:spacing w:line="360" w:lineRule="auto"/>
        <w:ind w:left="640" w:right="606" w:firstLine="60"/>
        <w:jc w:val="both"/>
      </w:pPr>
      <w:r>
        <w:t>The model encompasses various parameters that necessitate careful selection to enhance model</w:t>
      </w:r>
      <w:r>
        <w:rPr>
          <w:spacing w:val="-57"/>
        </w:rPr>
        <w:t xml:space="preserve"> </w:t>
      </w:r>
      <w:r>
        <w:t>accuracy</w:t>
      </w:r>
      <w:r>
        <w:rPr>
          <w:spacing w:val="1"/>
        </w:rPr>
        <w:t xml:space="preserve"> </w:t>
      </w:r>
      <w:r>
        <w:t>and reduce</w:t>
      </w:r>
      <w:r>
        <w:rPr>
          <w:spacing w:val="-1"/>
        </w:rPr>
        <w:t xml:space="preserve"> </w:t>
      </w:r>
      <w:r>
        <w:t>losses.</w:t>
      </w:r>
      <w:r>
        <w:rPr>
          <w:spacing w:val="-1"/>
        </w:rPr>
        <w:t xml:space="preserve"> </w:t>
      </w:r>
      <w:r>
        <w:t>The</w:t>
      </w:r>
      <w:r>
        <w:rPr>
          <w:spacing w:val="-1"/>
        </w:rPr>
        <w:t xml:space="preserve"> </w:t>
      </w:r>
      <w:r>
        <w:t>ensuing is a</w:t>
      </w:r>
      <w:r>
        <w:rPr>
          <w:spacing w:val="-2"/>
        </w:rPr>
        <w:t xml:space="preserve"> </w:t>
      </w:r>
      <w:r>
        <w:t>few</w:t>
      </w:r>
      <w:r>
        <w:rPr>
          <w:spacing w:val="1"/>
        </w:rPr>
        <w:t xml:space="preserve"> </w:t>
      </w:r>
      <w:r>
        <w:t>of the</w:t>
      </w:r>
      <w:r>
        <w:rPr>
          <w:spacing w:val="-2"/>
        </w:rPr>
        <w:t xml:space="preserve"> </w:t>
      </w:r>
      <w:r>
        <w:t>model's</w:t>
      </w:r>
      <w:r>
        <w:rPr>
          <w:spacing w:val="-1"/>
        </w:rPr>
        <w:t xml:space="preserve"> </w:t>
      </w:r>
      <w:r>
        <w:t>parameters are:</w:t>
      </w:r>
    </w:p>
    <w:p>
      <w:pPr>
        <w:pStyle w:val="9"/>
        <w:spacing w:before="120" w:line="360" w:lineRule="auto"/>
        <w:ind w:left="640" w:right="597"/>
        <w:jc w:val="both"/>
      </w:pPr>
      <w:r>
        <w:rPr>
          <w:b/>
        </w:rPr>
        <w:t>Epoch</w:t>
      </w:r>
      <w:r>
        <w:t>: - is a hyper parameter that denotes the number of times the entire training dataset is</w:t>
      </w:r>
      <w:r>
        <w:rPr>
          <w:spacing w:val="1"/>
        </w:rPr>
        <w:t xml:space="preserve"> </w:t>
      </w:r>
      <w:r>
        <w:t>iterated</w:t>
      </w:r>
      <w:r>
        <w:rPr>
          <w:spacing w:val="-4"/>
        </w:rPr>
        <w:t xml:space="preserve"> </w:t>
      </w:r>
      <w:r>
        <w:t>by</w:t>
      </w:r>
      <w:r>
        <w:rPr>
          <w:spacing w:val="-2"/>
        </w:rPr>
        <w:t xml:space="preserve"> </w:t>
      </w:r>
      <w:r>
        <w:t>the</w:t>
      </w:r>
      <w:r>
        <w:rPr>
          <w:spacing w:val="-4"/>
        </w:rPr>
        <w:t xml:space="preserve"> </w:t>
      </w:r>
      <w:r>
        <w:t>deep</w:t>
      </w:r>
      <w:r>
        <w:rPr>
          <w:spacing w:val="-2"/>
        </w:rPr>
        <w:t xml:space="preserve"> </w:t>
      </w:r>
      <w:r>
        <w:t>learning</w:t>
      </w:r>
      <w:r>
        <w:rPr>
          <w:spacing w:val="-3"/>
        </w:rPr>
        <w:t xml:space="preserve"> </w:t>
      </w:r>
      <w:r>
        <w:t>algorithm.</w:t>
      </w:r>
      <w:r>
        <w:rPr>
          <w:spacing w:val="-1"/>
        </w:rPr>
        <w:t xml:space="preserve"> </w:t>
      </w:r>
      <w:r>
        <w:t>It</w:t>
      </w:r>
      <w:r>
        <w:rPr>
          <w:spacing w:val="-3"/>
        </w:rPr>
        <w:t xml:space="preserve"> </w:t>
      </w:r>
      <w:r>
        <w:t>signifies</w:t>
      </w:r>
      <w:r>
        <w:rPr>
          <w:spacing w:val="-1"/>
        </w:rPr>
        <w:t xml:space="preserve"> </w:t>
      </w:r>
      <w:r>
        <w:t>the</w:t>
      </w:r>
      <w:r>
        <w:rPr>
          <w:spacing w:val="-4"/>
        </w:rPr>
        <w:t xml:space="preserve"> </w:t>
      </w:r>
      <w:r>
        <w:t>neural</w:t>
      </w:r>
      <w:r>
        <w:rPr>
          <w:spacing w:val="-3"/>
        </w:rPr>
        <w:t xml:space="preserve"> </w:t>
      </w:r>
      <w:r>
        <w:t>network's</w:t>
      </w:r>
      <w:r>
        <w:rPr>
          <w:spacing w:val="-1"/>
        </w:rPr>
        <w:t xml:space="preserve"> </w:t>
      </w:r>
      <w:r>
        <w:t>training</w:t>
      </w:r>
      <w:r>
        <w:rPr>
          <w:spacing w:val="-2"/>
        </w:rPr>
        <w:t xml:space="preserve"> </w:t>
      </w:r>
      <w:r>
        <w:t>process</w:t>
      </w:r>
      <w:r>
        <w:rPr>
          <w:spacing w:val="-1"/>
        </w:rPr>
        <w:t xml:space="preserve"> </w:t>
      </w:r>
      <w:r>
        <w:t>with</w:t>
      </w:r>
      <w:r>
        <w:rPr>
          <w:spacing w:val="-3"/>
        </w:rPr>
        <w:t xml:space="preserve"> </w:t>
      </w:r>
      <w:r>
        <w:t>all</w:t>
      </w:r>
      <w:r>
        <w:rPr>
          <w:spacing w:val="-58"/>
        </w:rPr>
        <w:t xml:space="preserve"> </w:t>
      </w:r>
      <w:r>
        <w:t>the training data for one cycle. During an epoch, each data is utilized exactly once, and both the</w:t>
      </w:r>
      <w:r>
        <w:rPr>
          <w:spacing w:val="-57"/>
        </w:rPr>
        <w:t xml:space="preserve"> </w:t>
      </w:r>
      <w:r>
        <w:t>forward</w:t>
      </w:r>
      <w:r>
        <w:rPr>
          <w:spacing w:val="-8"/>
        </w:rPr>
        <w:t xml:space="preserve"> </w:t>
      </w:r>
      <w:r>
        <w:t>pass</w:t>
      </w:r>
      <w:r>
        <w:rPr>
          <w:spacing w:val="-6"/>
        </w:rPr>
        <w:t xml:space="preserve"> </w:t>
      </w:r>
      <w:r>
        <w:t>and</w:t>
      </w:r>
      <w:r>
        <w:rPr>
          <w:spacing w:val="-6"/>
        </w:rPr>
        <w:t xml:space="preserve"> </w:t>
      </w:r>
      <w:r>
        <w:t>backward</w:t>
      </w:r>
      <w:r>
        <w:rPr>
          <w:spacing w:val="-7"/>
        </w:rPr>
        <w:t xml:space="preserve"> </w:t>
      </w:r>
      <w:r>
        <w:t>pass</w:t>
      </w:r>
      <w:r>
        <w:rPr>
          <w:spacing w:val="-6"/>
        </w:rPr>
        <w:t xml:space="preserve"> </w:t>
      </w:r>
      <w:r>
        <w:t>are</w:t>
      </w:r>
      <w:r>
        <w:rPr>
          <w:spacing w:val="-6"/>
        </w:rPr>
        <w:t xml:space="preserve"> </w:t>
      </w:r>
      <w:r>
        <w:t>considered</w:t>
      </w:r>
      <w:r>
        <w:rPr>
          <w:spacing w:val="-4"/>
        </w:rPr>
        <w:t xml:space="preserve"> </w:t>
      </w:r>
      <w:r>
        <w:t>as</w:t>
      </w:r>
      <w:r>
        <w:rPr>
          <w:spacing w:val="-4"/>
        </w:rPr>
        <w:t xml:space="preserve"> </w:t>
      </w:r>
      <w:r>
        <w:t>one</w:t>
      </w:r>
      <w:r>
        <w:rPr>
          <w:spacing w:val="-7"/>
        </w:rPr>
        <w:t xml:space="preserve"> </w:t>
      </w:r>
      <w:r>
        <w:t>pass.</w:t>
      </w:r>
      <w:r>
        <w:rPr>
          <w:spacing w:val="-6"/>
        </w:rPr>
        <w:t xml:space="preserve"> </w:t>
      </w:r>
      <w:r>
        <w:t>Our</w:t>
      </w:r>
      <w:r>
        <w:rPr>
          <w:spacing w:val="-7"/>
        </w:rPr>
        <w:t xml:space="preserve"> </w:t>
      </w:r>
      <w:r>
        <w:t>model</w:t>
      </w:r>
      <w:r>
        <w:rPr>
          <w:spacing w:val="-6"/>
        </w:rPr>
        <w:t xml:space="preserve"> </w:t>
      </w:r>
      <w:r>
        <w:t>is</w:t>
      </w:r>
      <w:r>
        <w:rPr>
          <w:spacing w:val="-6"/>
        </w:rPr>
        <w:t xml:space="preserve"> </w:t>
      </w:r>
      <w:r>
        <w:t>trained</w:t>
      </w:r>
      <w:r>
        <w:rPr>
          <w:spacing w:val="-7"/>
        </w:rPr>
        <w:t xml:space="preserve"> </w:t>
      </w:r>
      <w:r>
        <w:t>using</w:t>
      </w:r>
      <w:r>
        <w:rPr>
          <w:spacing w:val="-6"/>
        </w:rPr>
        <w:t xml:space="preserve"> </w:t>
      </w:r>
      <w:r>
        <w:t>an</w:t>
      </w:r>
      <w:r>
        <w:rPr>
          <w:spacing w:val="-6"/>
        </w:rPr>
        <w:t xml:space="preserve"> </w:t>
      </w:r>
      <w:r>
        <w:t>epoch</w:t>
      </w:r>
      <w:r>
        <w:rPr>
          <w:spacing w:val="-58"/>
        </w:rPr>
        <w:t xml:space="preserve"> </w:t>
      </w:r>
      <w:r>
        <w:t>size</w:t>
      </w:r>
      <w:r>
        <w:rPr>
          <w:spacing w:val="-2"/>
        </w:rPr>
        <w:t xml:space="preserve"> </w:t>
      </w:r>
      <w:r>
        <w:t>of</w:t>
      </w:r>
      <w:r>
        <w:rPr>
          <w:spacing w:val="-1"/>
        </w:rPr>
        <w:t xml:space="preserve"> </w:t>
      </w:r>
      <w:r>
        <w:t>50.</w:t>
      </w:r>
    </w:p>
    <w:p>
      <w:pPr>
        <w:pStyle w:val="9"/>
        <w:spacing w:before="198" w:line="360" w:lineRule="auto"/>
        <w:ind w:left="640" w:right="598"/>
        <w:jc w:val="both"/>
      </w:pPr>
      <w:r>
        <w:rPr>
          <w:b/>
        </w:rPr>
        <w:t xml:space="preserve">Batch size: - </w:t>
      </w:r>
      <w:r>
        <w:t>is a hyper parameter that specifies the quantity of samples to process before</w:t>
      </w:r>
      <w:r>
        <w:rPr>
          <w:spacing w:val="1"/>
        </w:rPr>
        <w:t xml:space="preserve"> </w:t>
      </w:r>
      <w:r>
        <w:t>adjusting</w:t>
      </w:r>
      <w:r>
        <w:rPr>
          <w:spacing w:val="-6"/>
        </w:rPr>
        <w:t xml:space="preserve"> </w:t>
      </w:r>
      <w:r>
        <w:t>the</w:t>
      </w:r>
      <w:r>
        <w:rPr>
          <w:spacing w:val="-7"/>
        </w:rPr>
        <w:t xml:space="preserve"> </w:t>
      </w:r>
      <w:r>
        <w:t>internal</w:t>
      </w:r>
      <w:r>
        <w:rPr>
          <w:spacing w:val="-5"/>
        </w:rPr>
        <w:t xml:space="preserve"> </w:t>
      </w:r>
      <w:r>
        <w:t>model</w:t>
      </w:r>
      <w:r>
        <w:rPr>
          <w:spacing w:val="-6"/>
        </w:rPr>
        <w:t xml:space="preserve"> </w:t>
      </w:r>
      <w:r>
        <w:t>parameters.</w:t>
      </w:r>
      <w:r>
        <w:rPr>
          <w:spacing w:val="-5"/>
        </w:rPr>
        <w:t xml:space="preserve"> </w:t>
      </w:r>
      <w:r>
        <w:t>By</w:t>
      </w:r>
      <w:r>
        <w:rPr>
          <w:spacing w:val="-6"/>
        </w:rPr>
        <w:t xml:space="preserve"> </w:t>
      </w:r>
      <w:r>
        <w:t>employing</w:t>
      </w:r>
      <w:r>
        <w:rPr>
          <w:spacing w:val="-6"/>
        </w:rPr>
        <w:t xml:space="preserve"> </w:t>
      </w:r>
      <w:r>
        <w:t>a</w:t>
      </w:r>
      <w:r>
        <w:rPr>
          <w:spacing w:val="-6"/>
        </w:rPr>
        <w:t xml:space="preserve"> </w:t>
      </w:r>
      <w:r>
        <w:t>batch</w:t>
      </w:r>
      <w:r>
        <w:rPr>
          <w:spacing w:val="-7"/>
        </w:rPr>
        <w:t xml:space="preserve"> </w:t>
      </w:r>
      <w:r>
        <w:t>size,</w:t>
      </w:r>
      <w:r>
        <w:rPr>
          <w:spacing w:val="-5"/>
        </w:rPr>
        <w:t xml:space="preserve"> </w:t>
      </w:r>
      <w:r>
        <w:t>the</w:t>
      </w:r>
      <w:r>
        <w:rPr>
          <w:spacing w:val="-7"/>
        </w:rPr>
        <w:t xml:space="preserve"> </w:t>
      </w:r>
      <w:r>
        <w:t>number</w:t>
      </w:r>
      <w:r>
        <w:rPr>
          <w:spacing w:val="-7"/>
        </w:rPr>
        <w:t xml:space="preserve"> </w:t>
      </w:r>
      <w:r>
        <w:t>of</w:t>
      </w:r>
      <w:r>
        <w:rPr>
          <w:spacing w:val="-6"/>
        </w:rPr>
        <w:t xml:space="preserve"> </w:t>
      </w:r>
      <w:r>
        <w:t>all</w:t>
      </w:r>
      <w:r>
        <w:rPr>
          <w:spacing w:val="-6"/>
        </w:rPr>
        <w:t xml:space="preserve"> </w:t>
      </w:r>
      <w:r>
        <w:t>samples</w:t>
      </w:r>
      <w:r>
        <w:rPr>
          <w:spacing w:val="-5"/>
        </w:rPr>
        <w:t xml:space="preserve"> </w:t>
      </w:r>
      <w:r>
        <w:t>is</w:t>
      </w:r>
      <w:r>
        <w:rPr>
          <w:spacing w:val="-58"/>
        </w:rPr>
        <w:t xml:space="preserve"> </w:t>
      </w:r>
      <w:r>
        <w:t>reduced, resulting in less memory usage since the network uses fewer samples, and the overall</w:t>
      </w:r>
      <w:r>
        <w:rPr>
          <w:spacing w:val="1"/>
        </w:rPr>
        <w:t xml:space="preserve"> </w:t>
      </w:r>
      <w:r>
        <w:t>training</w:t>
      </w:r>
      <w:r>
        <w:rPr>
          <w:spacing w:val="-6"/>
        </w:rPr>
        <w:t xml:space="preserve"> </w:t>
      </w:r>
      <w:r>
        <w:t>process</w:t>
      </w:r>
      <w:r>
        <w:rPr>
          <w:spacing w:val="-5"/>
        </w:rPr>
        <w:t xml:space="preserve"> </w:t>
      </w:r>
      <w:r>
        <w:t>necessitates</w:t>
      </w:r>
      <w:r>
        <w:rPr>
          <w:spacing w:val="-5"/>
        </w:rPr>
        <w:t xml:space="preserve"> </w:t>
      </w:r>
      <w:r>
        <w:t>less</w:t>
      </w:r>
      <w:r>
        <w:rPr>
          <w:spacing w:val="-5"/>
        </w:rPr>
        <w:t xml:space="preserve"> </w:t>
      </w:r>
      <w:r>
        <w:t>memory.</w:t>
      </w:r>
      <w:r>
        <w:rPr>
          <w:spacing w:val="-3"/>
        </w:rPr>
        <w:t xml:space="preserve"> </w:t>
      </w:r>
      <w:r>
        <w:t>We</w:t>
      </w:r>
      <w:r>
        <w:rPr>
          <w:spacing w:val="-6"/>
        </w:rPr>
        <w:t xml:space="preserve"> </w:t>
      </w:r>
      <w:r>
        <w:t>have</w:t>
      </w:r>
      <w:r>
        <w:rPr>
          <w:spacing w:val="-6"/>
        </w:rPr>
        <w:t xml:space="preserve"> </w:t>
      </w:r>
      <w:r>
        <w:t>maintained</w:t>
      </w:r>
      <w:r>
        <w:rPr>
          <w:spacing w:val="-3"/>
        </w:rPr>
        <w:t xml:space="preserve"> </w:t>
      </w:r>
      <w:r>
        <w:t>a</w:t>
      </w:r>
      <w:r>
        <w:rPr>
          <w:spacing w:val="-4"/>
        </w:rPr>
        <w:t xml:space="preserve"> </w:t>
      </w:r>
      <w:r>
        <w:t>batch</w:t>
      </w:r>
      <w:r>
        <w:rPr>
          <w:spacing w:val="-4"/>
        </w:rPr>
        <w:t xml:space="preserve"> </w:t>
      </w:r>
      <w:r>
        <w:t>size</w:t>
      </w:r>
      <w:r>
        <w:rPr>
          <w:spacing w:val="-2"/>
        </w:rPr>
        <w:t xml:space="preserve"> </w:t>
      </w:r>
      <w:r>
        <w:t>of</w:t>
      </w:r>
      <w:r>
        <w:rPr>
          <w:spacing w:val="-6"/>
        </w:rPr>
        <w:t xml:space="preserve"> </w:t>
      </w:r>
      <w:r>
        <w:t>64</w:t>
      </w:r>
      <w:r>
        <w:rPr>
          <w:spacing w:val="-3"/>
        </w:rPr>
        <w:t xml:space="preserve"> </w:t>
      </w:r>
      <w:r>
        <w:t>for</w:t>
      </w:r>
      <w:r>
        <w:rPr>
          <w:spacing w:val="-7"/>
        </w:rPr>
        <w:t xml:space="preserve"> </w:t>
      </w:r>
      <w:r>
        <w:t>our</w:t>
      </w:r>
      <w:r>
        <w:rPr>
          <w:spacing w:val="-6"/>
        </w:rPr>
        <w:t xml:space="preserve"> </w:t>
      </w:r>
      <w:r>
        <w:t>model.</w:t>
      </w:r>
    </w:p>
    <w:p>
      <w:pPr>
        <w:pStyle w:val="9"/>
        <w:spacing w:before="121" w:line="360" w:lineRule="auto"/>
        <w:ind w:left="640" w:right="600"/>
        <w:jc w:val="both"/>
      </w:pPr>
      <w:r>
        <w:rPr>
          <w:b/>
        </w:rPr>
        <w:t xml:space="preserve">Learning rate: - </w:t>
      </w:r>
      <w:r>
        <w:t>is a changeable hyper parameter that is utilized in the training of neural</w:t>
      </w:r>
      <w:r>
        <w:rPr>
          <w:spacing w:val="1"/>
        </w:rPr>
        <w:t xml:space="preserve"> </w:t>
      </w:r>
      <w:r>
        <w:t>networks. It has a minor positive value, typically ranging between 0.0 and 1.0. The rate of</w:t>
      </w:r>
      <w:r>
        <w:rPr>
          <w:spacing w:val="1"/>
        </w:rPr>
        <w:t xml:space="preserve"> </w:t>
      </w:r>
      <w:r>
        <w:t>learning</w:t>
      </w:r>
      <w:r>
        <w:rPr>
          <w:spacing w:val="-4"/>
        </w:rPr>
        <w:t xml:space="preserve"> </w:t>
      </w:r>
      <w:r>
        <w:t>oversees</w:t>
      </w:r>
      <w:r>
        <w:rPr>
          <w:spacing w:val="-1"/>
        </w:rPr>
        <w:t xml:space="preserve"> </w:t>
      </w:r>
      <w:r>
        <w:t>how</w:t>
      </w:r>
      <w:r>
        <w:rPr>
          <w:spacing w:val="-3"/>
        </w:rPr>
        <w:t xml:space="preserve"> </w:t>
      </w:r>
      <w:r>
        <w:t>quickly</w:t>
      </w:r>
      <w:r>
        <w:rPr>
          <w:spacing w:val="-4"/>
        </w:rPr>
        <w:t xml:space="preserve"> </w:t>
      </w:r>
      <w:r>
        <w:t>the</w:t>
      </w:r>
      <w:r>
        <w:rPr>
          <w:spacing w:val="-3"/>
        </w:rPr>
        <w:t xml:space="preserve"> </w:t>
      </w:r>
      <w:r>
        <w:t>model</w:t>
      </w:r>
      <w:r>
        <w:rPr>
          <w:spacing w:val="-4"/>
        </w:rPr>
        <w:t xml:space="preserve"> </w:t>
      </w:r>
      <w:r>
        <w:t>conforms to</w:t>
      </w:r>
      <w:r>
        <w:rPr>
          <w:spacing w:val="-3"/>
        </w:rPr>
        <w:t xml:space="preserve"> </w:t>
      </w:r>
      <w:r>
        <w:t>the</w:t>
      </w:r>
      <w:r>
        <w:rPr>
          <w:spacing w:val="-4"/>
        </w:rPr>
        <w:t xml:space="preserve"> </w:t>
      </w:r>
      <w:r>
        <w:t>problem. It</w:t>
      </w:r>
      <w:r>
        <w:rPr>
          <w:spacing w:val="-1"/>
        </w:rPr>
        <w:t xml:space="preserve"> </w:t>
      </w:r>
      <w:r>
        <w:t>is</w:t>
      </w:r>
      <w:r>
        <w:rPr>
          <w:spacing w:val="-2"/>
        </w:rPr>
        <w:t xml:space="preserve"> </w:t>
      </w:r>
      <w:r>
        <w:t>a</w:t>
      </w:r>
      <w:r>
        <w:rPr>
          <w:spacing w:val="-5"/>
        </w:rPr>
        <w:t xml:space="preserve"> </w:t>
      </w:r>
      <w:r>
        <w:t>tuning</w:t>
      </w:r>
      <w:r>
        <w:rPr>
          <w:spacing w:val="-2"/>
        </w:rPr>
        <w:t xml:space="preserve"> </w:t>
      </w:r>
      <w:r>
        <w:t>parameter</w:t>
      </w:r>
      <w:r>
        <w:rPr>
          <w:spacing w:val="-5"/>
        </w:rPr>
        <w:t xml:space="preserve"> </w:t>
      </w:r>
      <w:r>
        <w:t>in</w:t>
      </w:r>
      <w:r>
        <w:rPr>
          <w:spacing w:val="3"/>
        </w:rPr>
        <w:t xml:space="preserve"> </w:t>
      </w:r>
      <w:r>
        <w:t>an</w:t>
      </w:r>
      <w:r>
        <w:rPr>
          <w:spacing w:val="-57"/>
        </w:rPr>
        <w:t xml:space="preserve"> </w:t>
      </w:r>
      <w:r>
        <w:rPr>
          <w:spacing w:val="-1"/>
        </w:rPr>
        <w:t>optimization</w:t>
      </w:r>
      <w:r>
        <w:rPr>
          <w:spacing w:val="-13"/>
        </w:rPr>
        <w:t xml:space="preserve"> </w:t>
      </w:r>
      <w:r>
        <w:t>algorithm</w:t>
      </w:r>
      <w:r>
        <w:rPr>
          <w:spacing w:val="-15"/>
        </w:rPr>
        <w:t xml:space="preserve"> </w:t>
      </w:r>
      <w:r>
        <w:t>that</w:t>
      </w:r>
      <w:r>
        <w:rPr>
          <w:spacing w:val="-12"/>
        </w:rPr>
        <w:t xml:space="preserve"> </w:t>
      </w:r>
      <w:r>
        <w:t>determines</w:t>
      </w:r>
      <w:r>
        <w:rPr>
          <w:spacing w:val="-13"/>
        </w:rPr>
        <w:t xml:space="preserve"> </w:t>
      </w:r>
      <w:r>
        <w:t>the</w:t>
      </w:r>
      <w:r>
        <w:rPr>
          <w:spacing w:val="-13"/>
        </w:rPr>
        <w:t xml:space="preserve"> </w:t>
      </w:r>
      <w:r>
        <w:t>size</w:t>
      </w:r>
      <w:r>
        <w:rPr>
          <w:spacing w:val="-15"/>
        </w:rPr>
        <w:t xml:space="preserve"> </w:t>
      </w:r>
      <w:r>
        <w:t>of</w:t>
      </w:r>
      <w:r>
        <w:rPr>
          <w:spacing w:val="-13"/>
        </w:rPr>
        <w:t xml:space="preserve"> </w:t>
      </w:r>
      <w:r>
        <w:t>the</w:t>
      </w:r>
      <w:r>
        <w:rPr>
          <w:spacing w:val="-14"/>
        </w:rPr>
        <w:t xml:space="preserve"> </w:t>
      </w:r>
      <w:r>
        <w:t>step</w:t>
      </w:r>
      <w:r>
        <w:rPr>
          <w:spacing w:val="-14"/>
        </w:rPr>
        <w:t xml:space="preserve"> </w:t>
      </w:r>
      <w:r>
        <w:t>taken</w:t>
      </w:r>
      <w:r>
        <w:rPr>
          <w:spacing w:val="-12"/>
        </w:rPr>
        <w:t xml:space="preserve"> </w:t>
      </w:r>
      <w:r>
        <w:t>at</w:t>
      </w:r>
      <w:r>
        <w:rPr>
          <w:spacing w:val="-13"/>
        </w:rPr>
        <w:t xml:space="preserve"> </w:t>
      </w:r>
      <w:r>
        <w:t>each</w:t>
      </w:r>
      <w:r>
        <w:rPr>
          <w:spacing w:val="-12"/>
        </w:rPr>
        <w:t xml:space="preserve"> </w:t>
      </w:r>
      <w:r>
        <w:t>iteration</w:t>
      </w:r>
      <w:r>
        <w:rPr>
          <w:spacing w:val="-13"/>
        </w:rPr>
        <w:t xml:space="preserve"> </w:t>
      </w:r>
      <w:r>
        <w:t>while</w:t>
      </w:r>
      <w:r>
        <w:rPr>
          <w:spacing w:val="-13"/>
        </w:rPr>
        <w:t xml:space="preserve"> </w:t>
      </w:r>
      <w:r>
        <w:t>advancing</w:t>
      </w:r>
      <w:r>
        <w:rPr>
          <w:spacing w:val="-58"/>
        </w:rPr>
        <w:t xml:space="preserve"> </w:t>
      </w:r>
      <w:r>
        <w:t>towards</w:t>
      </w:r>
      <w:r>
        <w:rPr>
          <w:spacing w:val="5"/>
        </w:rPr>
        <w:t xml:space="preserve"> </w:t>
      </w:r>
      <w:r>
        <w:t>minimal</w:t>
      </w:r>
      <w:r>
        <w:rPr>
          <w:spacing w:val="6"/>
        </w:rPr>
        <w:t xml:space="preserve"> </w:t>
      </w:r>
      <w:r>
        <w:t>loss</w:t>
      </w:r>
      <w:r>
        <w:rPr>
          <w:spacing w:val="7"/>
        </w:rPr>
        <w:t xml:space="preserve"> </w:t>
      </w:r>
      <w:r>
        <w:t>function.</w:t>
      </w:r>
      <w:r>
        <w:rPr>
          <w:spacing w:val="5"/>
        </w:rPr>
        <w:t xml:space="preserve"> </w:t>
      </w:r>
      <w:r>
        <w:t>If</w:t>
      </w:r>
      <w:r>
        <w:rPr>
          <w:spacing w:val="4"/>
        </w:rPr>
        <w:t xml:space="preserve"> </w:t>
      </w:r>
      <w:r>
        <w:t>the</w:t>
      </w:r>
      <w:r>
        <w:rPr>
          <w:spacing w:val="6"/>
        </w:rPr>
        <w:t xml:space="preserve"> </w:t>
      </w:r>
      <w:r>
        <w:t>learning</w:t>
      </w:r>
      <w:r>
        <w:rPr>
          <w:spacing w:val="5"/>
        </w:rPr>
        <w:t xml:space="preserve"> </w:t>
      </w:r>
      <w:r>
        <w:t>rate</w:t>
      </w:r>
      <w:r>
        <w:rPr>
          <w:spacing w:val="8"/>
        </w:rPr>
        <w:t xml:space="preserve"> </w:t>
      </w:r>
      <w:r>
        <w:t>is</w:t>
      </w:r>
      <w:r>
        <w:rPr>
          <w:spacing w:val="6"/>
        </w:rPr>
        <w:t xml:space="preserve"> </w:t>
      </w:r>
      <w:r>
        <w:t>too</w:t>
      </w:r>
      <w:r>
        <w:rPr>
          <w:spacing w:val="6"/>
        </w:rPr>
        <w:t xml:space="preserve"> </w:t>
      </w:r>
      <w:r>
        <w:t>low,</w:t>
      </w:r>
      <w:r>
        <w:rPr>
          <w:spacing w:val="7"/>
        </w:rPr>
        <w:t xml:space="preserve"> </w:t>
      </w:r>
      <w:r>
        <w:t>the</w:t>
      </w:r>
      <w:r>
        <w:rPr>
          <w:spacing w:val="5"/>
        </w:rPr>
        <w:t xml:space="preserve"> </w:t>
      </w:r>
      <w:r>
        <w:t>training</w:t>
      </w:r>
      <w:r>
        <w:rPr>
          <w:spacing w:val="5"/>
        </w:rPr>
        <w:t xml:space="preserve"> </w:t>
      </w:r>
      <w:r>
        <w:t>will</w:t>
      </w:r>
      <w:r>
        <w:rPr>
          <w:spacing w:val="7"/>
        </w:rPr>
        <w:t xml:space="preserve"> </w:t>
      </w:r>
      <w:r>
        <w:t>progress</w:t>
      </w:r>
      <w:r>
        <w:rPr>
          <w:spacing w:val="6"/>
        </w:rPr>
        <w:t xml:space="preserve"> </w:t>
      </w:r>
      <w:r>
        <w:t>slowly.</w:t>
      </w:r>
    </w:p>
    <w:p>
      <w:pPr>
        <w:spacing w:line="360" w:lineRule="auto"/>
        <w:jc w:val="both"/>
        <w:sectPr>
          <w:pgSz w:w="12240" w:h="15840"/>
          <w:pgMar w:top="1380" w:right="260" w:bottom="1200" w:left="1520" w:header="0" w:footer="1012" w:gutter="0"/>
          <w:cols w:space="720" w:num="1"/>
        </w:sectPr>
      </w:pPr>
    </w:p>
    <w:p>
      <w:pPr>
        <w:pStyle w:val="9"/>
        <w:spacing w:before="79" w:line="360" w:lineRule="auto"/>
        <w:ind w:left="640" w:right="598"/>
        <w:jc w:val="both"/>
      </w:pPr>
      <w:r>
        <w:t>Conversely, if the learning rate is too high, it can lead to undesirable divergent behavior in the</w:t>
      </w:r>
      <w:r>
        <w:rPr>
          <w:spacing w:val="1"/>
        </w:rPr>
        <w:t xml:space="preserve"> </w:t>
      </w:r>
      <w:r>
        <w:rPr>
          <w:spacing w:val="-1"/>
        </w:rPr>
        <w:t>loss</w:t>
      </w:r>
      <w:r>
        <w:rPr>
          <w:spacing w:val="-14"/>
        </w:rPr>
        <w:t xml:space="preserve"> </w:t>
      </w:r>
      <w:r>
        <w:rPr>
          <w:spacing w:val="-1"/>
        </w:rPr>
        <w:t>function.</w:t>
      </w:r>
      <w:r>
        <w:rPr>
          <w:spacing w:val="-15"/>
        </w:rPr>
        <w:t xml:space="preserve"> </w:t>
      </w:r>
      <w:r>
        <w:t>After</w:t>
      </w:r>
      <w:r>
        <w:rPr>
          <w:spacing w:val="-15"/>
        </w:rPr>
        <w:t xml:space="preserve"> </w:t>
      </w:r>
      <w:r>
        <w:t>experimenting</w:t>
      </w:r>
      <w:r>
        <w:rPr>
          <w:spacing w:val="-15"/>
        </w:rPr>
        <w:t xml:space="preserve"> </w:t>
      </w:r>
      <w:r>
        <w:t>with</w:t>
      </w:r>
      <w:r>
        <w:rPr>
          <w:spacing w:val="-14"/>
        </w:rPr>
        <w:t xml:space="preserve"> </w:t>
      </w:r>
      <w:r>
        <w:t>different</w:t>
      </w:r>
      <w:r>
        <w:rPr>
          <w:spacing w:val="-13"/>
        </w:rPr>
        <w:t xml:space="preserve"> </w:t>
      </w:r>
      <w:r>
        <w:t>learning</w:t>
      </w:r>
      <w:r>
        <w:rPr>
          <w:spacing w:val="-15"/>
        </w:rPr>
        <w:t xml:space="preserve"> </w:t>
      </w:r>
      <w:r>
        <w:t>rates,</w:t>
      </w:r>
      <w:r>
        <w:rPr>
          <w:spacing w:val="-15"/>
        </w:rPr>
        <w:t xml:space="preserve"> </w:t>
      </w:r>
      <w:r>
        <w:t>the</w:t>
      </w:r>
      <w:r>
        <w:rPr>
          <w:spacing w:val="-12"/>
        </w:rPr>
        <w:t xml:space="preserve"> </w:t>
      </w:r>
      <w:r>
        <w:t>most</w:t>
      </w:r>
      <w:r>
        <w:rPr>
          <w:spacing w:val="-14"/>
        </w:rPr>
        <w:t xml:space="preserve"> </w:t>
      </w:r>
      <w:r>
        <w:t>famous</w:t>
      </w:r>
      <w:r>
        <w:rPr>
          <w:spacing w:val="-14"/>
        </w:rPr>
        <w:t xml:space="preserve"> </w:t>
      </w:r>
      <w:r>
        <w:t>optimizers,</w:t>
      </w:r>
      <w:r>
        <w:rPr>
          <w:spacing w:val="-15"/>
        </w:rPr>
        <w:t xml:space="preserve"> </w:t>
      </w:r>
      <w:r>
        <w:t>such</w:t>
      </w:r>
      <w:r>
        <w:rPr>
          <w:spacing w:val="-58"/>
        </w:rPr>
        <w:t xml:space="preserve"> </w:t>
      </w:r>
      <w:r>
        <w:t>as</w:t>
      </w:r>
      <w:r>
        <w:rPr>
          <w:spacing w:val="-2"/>
        </w:rPr>
        <w:t xml:space="preserve"> </w:t>
      </w:r>
      <w:r>
        <w:t>ADAM</w:t>
      </w:r>
      <w:r>
        <w:rPr>
          <w:spacing w:val="-1"/>
        </w:rPr>
        <w:t xml:space="preserve"> </w:t>
      </w:r>
      <w:r>
        <w:t>optimizer,</w:t>
      </w:r>
      <w:r>
        <w:rPr>
          <w:spacing w:val="-2"/>
        </w:rPr>
        <w:t xml:space="preserve"> </w:t>
      </w:r>
      <w:r>
        <w:t>were</w:t>
      </w:r>
      <w:r>
        <w:rPr>
          <w:spacing w:val="-2"/>
        </w:rPr>
        <w:t xml:space="preserve"> </w:t>
      </w:r>
      <w:r>
        <w:t>evaluated. It</w:t>
      </w:r>
      <w:r>
        <w:rPr>
          <w:spacing w:val="-1"/>
        </w:rPr>
        <w:t xml:space="preserve"> </w:t>
      </w:r>
      <w:r>
        <w:t>was</w:t>
      </w:r>
      <w:r>
        <w:rPr>
          <w:spacing w:val="-2"/>
        </w:rPr>
        <w:t xml:space="preserve"> </w:t>
      </w:r>
      <w:r>
        <w:t>discovered</w:t>
      </w:r>
      <w:r>
        <w:rPr>
          <w:spacing w:val="-1"/>
        </w:rPr>
        <w:t xml:space="preserve"> </w:t>
      </w:r>
      <w:r>
        <w:t>that the</w:t>
      </w:r>
      <w:r>
        <w:rPr>
          <w:spacing w:val="-1"/>
        </w:rPr>
        <w:t xml:space="preserve"> </w:t>
      </w:r>
      <w:r>
        <w:t>model</w:t>
      </w:r>
      <w:r>
        <w:rPr>
          <w:spacing w:val="-2"/>
        </w:rPr>
        <w:t xml:space="preserve"> </w:t>
      </w:r>
      <w:r>
        <w:t>gave</w:t>
      </w:r>
      <w:r>
        <w:rPr>
          <w:spacing w:val="-3"/>
        </w:rPr>
        <w:t xml:space="preserve"> </w:t>
      </w:r>
      <w:r>
        <w:t>better</w:t>
      </w:r>
      <w:r>
        <w:rPr>
          <w:spacing w:val="-2"/>
        </w:rPr>
        <w:t xml:space="preserve"> </w:t>
      </w:r>
      <w:r>
        <w:t>results</w:t>
      </w:r>
      <w:r>
        <w:rPr>
          <w:spacing w:val="-1"/>
        </w:rPr>
        <w:t xml:space="preserve"> </w:t>
      </w:r>
      <w:r>
        <w:t>with</w:t>
      </w:r>
      <w:r>
        <w:rPr>
          <w:spacing w:val="-2"/>
        </w:rPr>
        <w:t xml:space="preserve"> </w:t>
      </w:r>
      <w:r>
        <w:t>a</w:t>
      </w:r>
      <w:r>
        <w:rPr>
          <w:spacing w:val="-57"/>
        </w:rPr>
        <w:t xml:space="preserve"> </w:t>
      </w:r>
      <w:r>
        <w:t>learning</w:t>
      </w:r>
      <w:r>
        <w:rPr>
          <w:spacing w:val="-1"/>
        </w:rPr>
        <w:t xml:space="preserve"> </w:t>
      </w:r>
      <w:r>
        <w:t>rate</w:t>
      </w:r>
      <w:r>
        <w:rPr>
          <w:spacing w:val="-1"/>
        </w:rPr>
        <w:t xml:space="preserve"> </w:t>
      </w:r>
      <w:r>
        <w:t>of 0.001. Therefore, it was selected.</w:t>
      </w:r>
    </w:p>
    <w:p>
      <w:pPr>
        <w:pStyle w:val="3"/>
        <w:numPr>
          <w:ilvl w:val="1"/>
          <w:numId w:val="13"/>
        </w:numPr>
        <w:ind w:left="1080" w:hanging="450"/>
        <w:rPr>
          <w:sz w:val="28"/>
        </w:rPr>
      </w:pPr>
      <w:bookmarkStart w:id="123" w:name="_bookmark98"/>
      <w:bookmarkEnd w:id="123"/>
      <w:bookmarkStart w:id="124" w:name="_Toc230689967"/>
      <w:r>
        <w:rPr>
          <w:sz w:val="28"/>
        </w:rPr>
        <w:t>Mode</w:t>
      </w:r>
      <w:ins w:id="54" w:author="martha" w:date="2026-10-01T10:26:53Z">
        <w:r>
          <w:rPr>
            <w:rFonts w:hint="default"/>
            <w:sz w:val="28"/>
            <w:lang w:val="en-US"/>
          </w:rPr>
          <w:t>l</w:t>
        </w:r>
      </w:ins>
      <w:r>
        <w:rPr>
          <w:sz w:val="28"/>
        </w:rPr>
        <w:t xml:space="preserve"> performance Evaluation </w:t>
      </w:r>
      <w:del w:id="55" w:author="martha" w:date="2026-10-01T10:26:56Z">
        <w:r>
          <w:rPr>
            <w:sz w:val="28"/>
          </w:rPr>
          <w:delText>matrix</w:delText>
        </w:r>
        <w:bookmarkEnd w:id="124"/>
      </w:del>
    </w:p>
    <w:p>
      <w:pPr>
        <w:pStyle w:val="9"/>
        <w:spacing w:before="10"/>
        <w:rPr>
          <w:b/>
          <w:sz w:val="34"/>
        </w:rPr>
      </w:pPr>
    </w:p>
    <w:p>
      <w:pPr>
        <w:pStyle w:val="9"/>
        <w:spacing w:line="276" w:lineRule="auto"/>
        <w:ind w:left="640" w:right="602"/>
        <w:jc w:val="both"/>
      </w:pPr>
      <w:r>
        <w:t>Confusion</w:t>
      </w:r>
      <w:r>
        <w:rPr>
          <w:spacing w:val="-10"/>
        </w:rPr>
        <w:t xml:space="preserve"> </w:t>
      </w:r>
      <w:r>
        <w:t>matrix</w:t>
      </w:r>
      <w:r>
        <w:rPr>
          <w:spacing w:val="-8"/>
        </w:rPr>
        <w:t xml:space="preserve"> </w:t>
      </w:r>
      <w:r>
        <w:t>is</w:t>
      </w:r>
      <w:r>
        <w:rPr>
          <w:spacing w:val="-8"/>
        </w:rPr>
        <w:t xml:space="preserve"> </w:t>
      </w:r>
      <w:r>
        <w:t>a</w:t>
      </w:r>
      <w:r>
        <w:rPr>
          <w:spacing w:val="-10"/>
        </w:rPr>
        <w:t xml:space="preserve"> </w:t>
      </w:r>
      <w:r>
        <w:t>measure</w:t>
      </w:r>
      <w:r>
        <w:rPr>
          <w:spacing w:val="-10"/>
        </w:rPr>
        <w:t xml:space="preserve"> </w:t>
      </w:r>
      <w:r>
        <w:t>of</w:t>
      </w:r>
      <w:r>
        <w:rPr>
          <w:spacing w:val="-9"/>
        </w:rPr>
        <w:t xml:space="preserve"> </w:t>
      </w:r>
      <w:r>
        <w:t>how</w:t>
      </w:r>
      <w:r>
        <w:rPr>
          <w:spacing w:val="-9"/>
        </w:rPr>
        <w:t xml:space="preserve"> </w:t>
      </w:r>
      <w:r>
        <w:t>well</w:t>
      </w:r>
      <w:r>
        <w:rPr>
          <w:spacing w:val="-8"/>
        </w:rPr>
        <w:t xml:space="preserve"> </w:t>
      </w:r>
      <w:r>
        <w:t>a</w:t>
      </w:r>
      <w:r>
        <w:rPr>
          <w:spacing w:val="-11"/>
        </w:rPr>
        <w:t xml:space="preserve"> </w:t>
      </w:r>
      <w:r>
        <w:t>machine</w:t>
      </w:r>
      <w:r>
        <w:rPr>
          <w:spacing w:val="-9"/>
        </w:rPr>
        <w:t xml:space="preserve"> </w:t>
      </w:r>
      <w:r>
        <w:t>learning</w:t>
      </w:r>
      <w:r>
        <w:rPr>
          <w:spacing w:val="-9"/>
        </w:rPr>
        <w:t xml:space="preserve"> </w:t>
      </w:r>
      <w:r>
        <w:t>classification</w:t>
      </w:r>
      <w:r>
        <w:rPr>
          <w:spacing w:val="-7"/>
        </w:rPr>
        <w:t xml:space="preserve"> </w:t>
      </w:r>
      <w:r>
        <w:t>task</w:t>
      </w:r>
      <w:r>
        <w:rPr>
          <w:spacing w:val="-9"/>
        </w:rPr>
        <w:t xml:space="preserve"> </w:t>
      </w:r>
      <w:r>
        <w:t>performed,</w:t>
      </w:r>
      <w:r>
        <w:rPr>
          <w:spacing w:val="-9"/>
        </w:rPr>
        <w:t xml:space="preserve"> </w:t>
      </w:r>
      <w:r>
        <w:t>and</w:t>
      </w:r>
      <w:r>
        <w:rPr>
          <w:spacing w:val="-58"/>
        </w:rPr>
        <w:t xml:space="preserve"> </w:t>
      </w:r>
      <w:r>
        <w:t>the output may contain more than one class. This matrix is used to compare machine learning</w:t>
      </w:r>
      <w:r>
        <w:rPr>
          <w:spacing w:val="1"/>
        </w:rPr>
        <w:t xml:space="preserve"> </w:t>
      </w:r>
      <w:r>
        <w:t>model predictions to actual target values. The table showing number of correct and incorrect</w:t>
      </w:r>
      <w:r>
        <w:rPr>
          <w:spacing w:val="1"/>
        </w:rPr>
        <w:t xml:space="preserve"> </w:t>
      </w:r>
      <w:r>
        <w:t>predictions by the classifier is called the confusion matrix. In this study, performance measures</w:t>
      </w:r>
      <w:r>
        <w:rPr>
          <w:spacing w:val="1"/>
        </w:rPr>
        <w:t xml:space="preserve"> </w:t>
      </w:r>
      <w:r>
        <w:t>such</w:t>
      </w:r>
      <w:r>
        <w:rPr>
          <w:spacing w:val="1"/>
        </w:rPr>
        <w:t xml:space="preserve"> </w:t>
      </w:r>
      <w:r>
        <w:t>as</w:t>
      </w:r>
      <w:r>
        <w:rPr>
          <w:spacing w:val="1"/>
        </w:rPr>
        <w:t xml:space="preserve"> </w:t>
      </w:r>
      <w:r>
        <w:t>accuracy,</w:t>
      </w:r>
      <w:r>
        <w:rPr>
          <w:spacing w:val="1"/>
        </w:rPr>
        <w:t xml:space="preserve"> </w:t>
      </w:r>
      <w:r>
        <w:t>precision,</w:t>
      </w:r>
      <w:r>
        <w:rPr>
          <w:spacing w:val="1"/>
        </w:rPr>
        <w:t xml:space="preserve"> </w:t>
      </w:r>
      <w:r>
        <w:t>recall,</w:t>
      </w:r>
      <w:r>
        <w:rPr>
          <w:spacing w:val="1"/>
        </w:rPr>
        <w:t xml:space="preserve"> </w:t>
      </w:r>
      <w:r>
        <w:t>F-</w:t>
      </w:r>
      <w:r>
        <w:rPr>
          <w:spacing w:val="1"/>
        </w:rPr>
        <w:t xml:space="preserve"> </w:t>
      </w:r>
      <w:r>
        <w:t>measure,</w:t>
      </w:r>
      <w:r>
        <w:rPr>
          <w:spacing w:val="1"/>
        </w:rPr>
        <w:t xml:space="preserve"> </w:t>
      </w:r>
      <w:r>
        <w:t>and</w:t>
      </w:r>
      <w:r>
        <w:rPr>
          <w:spacing w:val="1"/>
        </w:rPr>
        <w:t xml:space="preserve"> </w:t>
      </w:r>
      <w:r>
        <w:t>F1-score</w:t>
      </w:r>
      <w:r>
        <w:rPr>
          <w:spacing w:val="1"/>
        </w:rPr>
        <w:t xml:space="preserve"> </w:t>
      </w:r>
      <w:r>
        <w:t>were</w:t>
      </w:r>
      <w:r>
        <w:rPr>
          <w:spacing w:val="1"/>
        </w:rPr>
        <w:t xml:space="preserve"> </w:t>
      </w:r>
      <w:r>
        <w:t>used</w:t>
      </w:r>
      <w:r>
        <w:rPr>
          <w:spacing w:val="1"/>
        </w:rPr>
        <w:t xml:space="preserve"> </w:t>
      </w:r>
      <w:r>
        <w:t>to</w:t>
      </w:r>
      <w:r>
        <w:rPr>
          <w:spacing w:val="1"/>
        </w:rPr>
        <w:t xml:space="preserve"> </w:t>
      </w:r>
      <w:r>
        <w:t>evaluate</w:t>
      </w:r>
      <w:r>
        <w:rPr>
          <w:spacing w:val="1"/>
        </w:rPr>
        <w:t xml:space="preserve"> </w:t>
      </w:r>
      <w:r>
        <w:t>the</w:t>
      </w:r>
      <w:r>
        <w:rPr>
          <w:spacing w:val="1"/>
        </w:rPr>
        <w:t xml:space="preserve"> </w:t>
      </w:r>
      <w:r>
        <w:t>performance</w:t>
      </w:r>
      <w:r>
        <w:rPr>
          <w:spacing w:val="-2"/>
        </w:rPr>
        <w:t xml:space="preserve"> </w:t>
      </w:r>
      <w:r>
        <w:t>of classifier</w:t>
      </w:r>
      <w:r>
        <w:rPr>
          <w:spacing w:val="1"/>
        </w:rPr>
        <w:t xml:space="preserve"> </w:t>
      </w:r>
      <w:r>
        <w:t>models.</w:t>
      </w:r>
    </w:p>
    <w:p>
      <w:pPr>
        <w:pStyle w:val="9"/>
        <w:spacing w:before="199" w:line="278" w:lineRule="auto"/>
        <w:ind w:left="640" w:right="605"/>
        <w:jc w:val="both"/>
      </w:pPr>
      <w:r>
        <w:rPr>
          <w:b/>
          <w:spacing w:val="-1"/>
        </w:rPr>
        <w:t>Accuracy</w:t>
      </w:r>
      <w:r>
        <w:rPr>
          <w:spacing w:val="-1"/>
        </w:rPr>
        <w:t>:</w:t>
      </w:r>
      <w:r>
        <w:rPr>
          <w:spacing w:val="-14"/>
        </w:rPr>
        <w:t xml:space="preserve"> </w:t>
      </w:r>
      <w:r>
        <w:rPr>
          <w:spacing w:val="-1"/>
        </w:rPr>
        <w:t>is</w:t>
      </w:r>
      <w:r>
        <w:rPr>
          <w:spacing w:val="-14"/>
        </w:rPr>
        <w:t xml:space="preserve"> </w:t>
      </w:r>
      <w:r>
        <w:rPr>
          <w:spacing w:val="-1"/>
        </w:rPr>
        <w:t>used</w:t>
      </w:r>
      <w:r>
        <w:rPr>
          <w:spacing w:val="-15"/>
        </w:rPr>
        <w:t xml:space="preserve"> </w:t>
      </w:r>
      <w:r>
        <w:rPr>
          <w:spacing w:val="-1"/>
        </w:rPr>
        <w:t>to</w:t>
      </w:r>
      <w:r>
        <w:rPr>
          <w:spacing w:val="-14"/>
        </w:rPr>
        <w:t xml:space="preserve"> </w:t>
      </w:r>
      <w:r>
        <w:t>evaluate</w:t>
      </w:r>
      <w:r>
        <w:rPr>
          <w:spacing w:val="-16"/>
        </w:rPr>
        <w:t xml:space="preserve"> </w:t>
      </w:r>
      <w:r>
        <w:t>model</w:t>
      </w:r>
      <w:r>
        <w:rPr>
          <w:spacing w:val="-15"/>
        </w:rPr>
        <w:t xml:space="preserve"> </w:t>
      </w:r>
      <w:r>
        <w:t>performance.</w:t>
      </w:r>
      <w:r>
        <w:rPr>
          <w:spacing w:val="-10"/>
        </w:rPr>
        <w:t xml:space="preserve"> </w:t>
      </w:r>
      <w:r>
        <w:t>It</w:t>
      </w:r>
      <w:r>
        <w:rPr>
          <w:spacing w:val="-14"/>
        </w:rPr>
        <w:t xml:space="preserve"> </w:t>
      </w:r>
      <w:r>
        <w:t>measures</w:t>
      </w:r>
      <w:r>
        <w:rPr>
          <w:spacing w:val="-15"/>
        </w:rPr>
        <w:t xml:space="preserve"> </w:t>
      </w:r>
      <w:r>
        <w:t>how</w:t>
      </w:r>
      <w:r>
        <w:rPr>
          <w:spacing w:val="-15"/>
        </w:rPr>
        <w:t xml:space="preserve"> </w:t>
      </w:r>
      <w:r>
        <w:t>many</w:t>
      </w:r>
      <w:r>
        <w:rPr>
          <w:spacing w:val="-13"/>
        </w:rPr>
        <w:t xml:space="preserve"> </w:t>
      </w:r>
      <w:r>
        <w:t>accurate</w:t>
      </w:r>
      <w:r>
        <w:rPr>
          <w:spacing w:val="-13"/>
        </w:rPr>
        <w:t xml:space="preserve"> </w:t>
      </w:r>
      <w:r>
        <w:t>forecasts</w:t>
      </w:r>
      <w:r>
        <w:rPr>
          <w:spacing w:val="-14"/>
        </w:rPr>
        <w:t xml:space="preserve"> </w:t>
      </w:r>
      <w:r>
        <w:t>there</w:t>
      </w:r>
      <w:r>
        <w:rPr>
          <w:spacing w:val="-57"/>
        </w:rPr>
        <w:t xml:space="preserve"> </w:t>
      </w:r>
      <w:r>
        <w:t>were</w:t>
      </w:r>
      <w:r>
        <w:rPr>
          <w:spacing w:val="-1"/>
        </w:rPr>
        <w:t xml:space="preserve"> </w:t>
      </w:r>
      <w:r>
        <w:t>compared to all the</w:t>
      </w:r>
      <w:r>
        <w:rPr>
          <w:spacing w:val="1"/>
        </w:rPr>
        <w:t xml:space="preserve"> </w:t>
      </w:r>
      <w:r>
        <w:t>others.</w:t>
      </w:r>
      <w:r>
        <w:rPr>
          <w:spacing w:val="-1"/>
        </w:rPr>
        <w:t xml:space="preserve"> </w:t>
      </w:r>
      <w:r>
        <w:t>The</w:t>
      </w:r>
      <w:r>
        <w:rPr>
          <w:spacing w:val="-1"/>
        </w:rPr>
        <w:t xml:space="preserve"> </w:t>
      </w:r>
      <w:r>
        <w:t>calculation formula</w:t>
      </w:r>
      <w:r>
        <w:rPr>
          <w:spacing w:val="-1"/>
        </w:rPr>
        <w:t xml:space="preserve"> </w:t>
      </w:r>
      <w:r>
        <w:t>is shown below.</w:t>
      </w:r>
    </w:p>
    <w:p>
      <w:pPr>
        <w:pStyle w:val="9"/>
        <w:tabs>
          <w:tab w:val="left" w:pos="3614"/>
        </w:tabs>
        <w:spacing w:before="196"/>
        <w:ind w:left="2080"/>
        <w:rPr>
          <w:rFonts w:ascii="Cambria Math" w:eastAsia="Cambria Math"/>
        </w:rPr>
      </w:pPr>
      <w:r>
        <w:t>Accuracy</w:t>
      </w:r>
      <w:r>
        <w:rPr>
          <w:spacing w:val="117"/>
        </w:rPr>
        <w:t xml:space="preserve"> </w:t>
      </w:r>
      <w:r>
        <w:t>=</w:t>
      </w:r>
      <w:r>
        <w:tab/>
      </w:r>
      <w:r>
        <w:rPr>
          <w:rFonts w:ascii="Cambria Math" w:eastAsia="Cambria Math"/>
        </w:rPr>
        <w:t>𝑇𝑃</w:t>
      </w:r>
      <w:r>
        <w:t>+</w:t>
      </w:r>
      <w:r>
        <w:rPr>
          <w:rFonts w:ascii="Cambria Math" w:eastAsia="Cambria Math"/>
        </w:rPr>
        <w:t>𝑇𝑁</w:t>
      </w:r>
    </w:p>
    <w:p>
      <w:pPr>
        <w:pStyle w:val="9"/>
        <w:spacing w:before="11"/>
        <w:rPr>
          <w:rFonts w:ascii="Cambria Math"/>
          <w:sz w:val="15"/>
        </w:rPr>
      </w:pPr>
      <w:r>
        <mc:AlternateContent>
          <mc:Choice Requires="wps">
            <w:drawing>
              <wp:anchor distT="0" distB="0" distL="0" distR="0" simplePos="0" relativeHeight="251673600" behindDoc="1" locked="0" layoutInCell="1" allowOverlap="1">
                <wp:simplePos x="0" y="0"/>
                <wp:positionH relativeFrom="page">
                  <wp:posOffset>2984500</wp:posOffset>
                </wp:positionH>
                <wp:positionV relativeFrom="paragraph">
                  <wp:posOffset>148590</wp:posOffset>
                </wp:positionV>
                <wp:extent cx="1181735" cy="1270"/>
                <wp:effectExtent l="0" t="0" r="0" b="0"/>
                <wp:wrapTopAndBottom/>
                <wp:docPr id="542076622" name="Freeform 5"/>
                <wp:cNvGraphicFramePr/>
                <a:graphic xmlns:a="http://schemas.openxmlformats.org/drawingml/2006/main">
                  <a:graphicData uri="http://schemas.microsoft.com/office/word/2010/wordprocessingShape">
                    <wps:wsp>
                      <wps:cNvSpPr/>
                      <wps:spPr bwMode="auto">
                        <a:xfrm>
                          <a:off x="0" y="0"/>
                          <a:ext cx="1181735" cy="1270"/>
                        </a:xfrm>
                        <a:custGeom>
                          <a:avLst/>
                          <a:gdLst>
                            <a:gd name="T0" fmla="+- 0 4700 4700"/>
                            <a:gd name="T1" fmla="*/ T0 w 1861"/>
                            <a:gd name="T2" fmla="+- 0 6561 4700"/>
                            <a:gd name="T3" fmla="*/ T2 w 1861"/>
                          </a:gdLst>
                          <a:ahLst/>
                          <a:cxnLst>
                            <a:cxn ang="0">
                              <a:pos x="T1" y="0"/>
                            </a:cxn>
                            <a:cxn ang="0">
                              <a:pos x="T3" y="0"/>
                            </a:cxn>
                          </a:cxnLst>
                          <a:rect l="0" t="0" r="r" b="b"/>
                          <a:pathLst>
                            <a:path w="1861">
                              <a:moveTo>
                                <a:pt x="0" y="0"/>
                              </a:moveTo>
                              <a:lnTo>
                                <a:pt x="1861" y="0"/>
                              </a:lnTo>
                            </a:path>
                          </a:pathLst>
                        </a:cu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Freeform 5" o:spid="_x0000_s1026" o:spt="100" style="position:absolute;left:0pt;margin-left:235pt;margin-top:11.7pt;height:0.1pt;width:93.05pt;mso-position-horizontal-relative:page;mso-wrap-distance-bottom:0pt;mso-wrap-distance-top:0pt;z-index:-251642880;mso-width-relative:page;mso-height-relative:page;" filled="f" stroked="t" coordsize="1861,1" o:gfxdata="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" path="m0,0l1861,0e">
                <v:path o:connectlocs="0,0;1181735,0" o:connectangles="0,0"/>
                <v:fill on="f" focussize="0,0"/>
                <v:stroke color="#000000" joinstyle="round"/>
                <v:imagedata o:title=""/>
                <o:lock v:ext="edit" aspectratio="f"/>
                <w10:wrap type="topAndBottom"/>
              </v:shape>
            </w:pict>
          </mc:Fallback>
        </mc:AlternateContent>
      </w:r>
    </w:p>
    <w:p>
      <w:pPr>
        <w:pStyle w:val="9"/>
        <w:ind w:left="3521"/>
        <w:rPr>
          <w:rFonts w:ascii="Cambria Math" w:eastAsia="Cambria Math"/>
        </w:rPr>
      </w:pPr>
      <w:r>
        <w:rPr>
          <w:rFonts w:ascii="Cambria Math" w:eastAsia="Cambria Math"/>
        </w:rPr>
        <w:t>𝑇𝑃</w:t>
      </w:r>
      <w:r>
        <w:t>+</w:t>
      </w:r>
      <w:r>
        <w:rPr>
          <w:rFonts w:ascii="Cambria Math" w:eastAsia="Cambria Math"/>
        </w:rPr>
        <w:t>𝐹𝑃</w:t>
      </w:r>
      <w:r>
        <w:t>+</w:t>
      </w:r>
      <w:r>
        <w:rPr>
          <w:rFonts w:ascii="Cambria Math" w:eastAsia="Cambria Math"/>
        </w:rPr>
        <w:t>𝐹𝑁</w:t>
      </w:r>
      <w:r>
        <w:t>+</w:t>
      </w:r>
      <w:r>
        <w:rPr>
          <w:rFonts w:ascii="Cambria Math" w:eastAsia="Cambria Math"/>
        </w:rPr>
        <w:t>𝑇𝑁</w:t>
      </w:r>
    </w:p>
    <w:p>
      <w:pPr>
        <w:pStyle w:val="9"/>
        <w:spacing w:before="212" w:line="278" w:lineRule="auto"/>
        <w:ind w:left="640" w:right="602"/>
        <w:jc w:val="both"/>
      </w:pPr>
      <w:r>
        <w:rPr>
          <w:b/>
        </w:rPr>
        <w:t>Precision</w:t>
      </w:r>
      <w:r>
        <w:t>:</w:t>
      </w:r>
      <w:r>
        <w:rPr>
          <w:spacing w:val="-9"/>
        </w:rPr>
        <w:t xml:space="preserve"> </w:t>
      </w:r>
      <w:r>
        <w:t>A</w:t>
      </w:r>
      <w:r>
        <w:rPr>
          <w:spacing w:val="-10"/>
        </w:rPr>
        <w:t xml:space="preserve"> </w:t>
      </w:r>
      <w:r>
        <w:t>measurement</w:t>
      </w:r>
      <w:r>
        <w:rPr>
          <w:spacing w:val="-9"/>
        </w:rPr>
        <w:t xml:space="preserve"> </w:t>
      </w:r>
      <w:r>
        <w:t>of</w:t>
      </w:r>
      <w:r>
        <w:rPr>
          <w:spacing w:val="-10"/>
        </w:rPr>
        <w:t xml:space="preserve"> </w:t>
      </w:r>
      <w:r>
        <w:t>how</w:t>
      </w:r>
      <w:r>
        <w:rPr>
          <w:spacing w:val="-10"/>
        </w:rPr>
        <w:t xml:space="preserve"> </w:t>
      </w:r>
      <w:r>
        <w:t>accurate</w:t>
      </w:r>
      <w:r>
        <w:rPr>
          <w:spacing w:val="-9"/>
        </w:rPr>
        <w:t xml:space="preserve"> </w:t>
      </w:r>
      <w:r>
        <w:t>the</w:t>
      </w:r>
      <w:r>
        <w:rPr>
          <w:spacing w:val="-10"/>
        </w:rPr>
        <w:t xml:space="preserve"> </w:t>
      </w:r>
      <w:r>
        <w:t>model's</w:t>
      </w:r>
      <w:r>
        <w:rPr>
          <w:spacing w:val="-9"/>
        </w:rPr>
        <w:t xml:space="preserve"> </w:t>
      </w:r>
      <w:r>
        <w:t>optimistic</w:t>
      </w:r>
      <w:r>
        <w:rPr>
          <w:spacing w:val="-10"/>
        </w:rPr>
        <w:t xml:space="preserve"> </w:t>
      </w:r>
      <w:r>
        <w:t>predictions</w:t>
      </w:r>
      <w:r>
        <w:rPr>
          <w:spacing w:val="-9"/>
        </w:rPr>
        <w:t xml:space="preserve"> </w:t>
      </w:r>
      <w:r>
        <w:t>are.</w:t>
      </w:r>
      <w:r>
        <w:rPr>
          <w:spacing w:val="-7"/>
        </w:rPr>
        <w:t xml:space="preserve"> </w:t>
      </w:r>
      <w:r>
        <w:t>It</w:t>
      </w:r>
      <w:r>
        <w:rPr>
          <w:spacing w:val="-8"/>
        </w:rPr>
        <w:t xml:space="preserve"> </w:t>
      </w:r>
      <w:r>
        <w:t>is</w:t>
      </w:r>
      <w:r>
        <w:rPr>
          <w:spacing w:val="-9"/>
        </w:rPr>
        <w:t xml:space="preserve"> </w:t>
      </w:r>
      <w:r>
        <w:t>expressed</w:t>
      </w:r>
      <w:r>
        <w:rPr>
          <w:spacing w:val="-58"/>
        </w:rPr>
        <w:t xml:space="preserve"> </w:t>
      </w:r>
      <w:r>
        <w:t>as</w:t>
      </w:r>
      <w:r>
        <w:rPr>
          <w:spacing w:val="-1"/>
        </w:rPr>
        <w:t xml:space="preserve"> </w:t>
      </w:r>
      <w:r>
        <w:t>the ratio of</w:t>
      </w:r>
      <w:r>
        <w:rPr>
          <w:spacing w:val="-1"/>
        </w:rPr>
        <w:t xml:space="preserve"> </w:t>
      </w:r>
      <w:r>
        <w:t>positive predictions across</w:t>
      </w:r>
      <w:r>
        <w:rPr>
          <w:spacing w:val="-1"/>
        </w:rPr>
        <w:t xml:space="preserve"> </w:t>
      </w:r>
      <w:r>
        <w:t>the model to</w:t>
      </w:r>
      <w:r>
        <w:rPr>
          <w:spacing w:val="-1"/>
        </w:rPr>
        <w:t xml:space="preserve"> </w:t>
      </w:r>
      <w:r>
        <w:t>the actual positive</w:t>
      </w:r>
      <w:r>
        <w:rPr>
          <w:spacing w:val="-2"/>
        </w:rPr>
        <w:t xml:space="preserve"> </w:t>
      </w:r>
      <w:r>
        <w:t>predictions.</w:t>
      </w:r>
    </w:p>
    <w:p>
      <w:pPr>
        <w:pStyle w:val="9"/>
        <w:tabs>
          <w:tab w:val="left" w:pos="3588"/>
        </w:tabs>
        <w:spacing w:before="196"/>
        <w:ind w:left="2260"/>
        <w:rPr>
          <w:rFonts w:ascii="Cambria Math" w:eastAsia="Cambria Math"/>
        </w:rPr>
      </w:pPr>
      <w:r>
        <mc:AlternateContent>
          <mc:Choice Requires="wps">
            <w:drawing>
              <wp:anchor distT="0" distB="0" distL="0" distR="0" simplePos="0" relativeHeight="251674624" behindDoc="1" locked="0" layoutInCell="1" allowOverlap="1">
                <wp:simplePos x="0" y="0"/>
                <wp:positionH relativeFrom="page">
                  <wp:posOffset>3114040</wp:posOffset>
                </wp:positionH>
                <wp:positionV relativeFrom="paragraph">
                  <wp:posOffset>390525</wp:posOffset>
                </wp:positionV>
                <wp:extent cx="784860" cy="1270"/>
                <wp:effectExtent l="0" t="0" r="0" b="0"/>
                <wp:wrapTopAndBottom/>
                <wp:docPr id="272315622" name="Freeform 4"/>
                <wp:cNvGraphicFramePr/>
                <a:graphic xmlns:a="http://schemas.openxmlformats.org/drawingml/2006/main">
                  <a:graphicData uri="http://schemas.microsoft.com/office/word/2010/wordprocessingShape">
                    <wps:wsp>
                      <wps:cNvSpPr/>
                      <wps:spPr bwMode="auto">
                        <a:xfrm>
                          <a:off x="0" y="0"/>
                          <a:ext cx="784860" cy="1270"/>
                        </a:xfrm>
                        <a:custGeom>
                          <a:avLst/>
                          <a:gdLst>
                            <a:gd name="T0" fmla="+- 0 4904 4904"/>
                            <a:gd name="T1" fmla="*/ T0 w 1236"/>
                            <a:gd name="T2" fmla="+- 0 6140 4904"/>
                            <a:gd name="T3" fmla="*/ T2 w 1236"/>
                          </a:gdLst>
                          <a:ahLst/>
                          <a:cxnLst>
                            <a:cxn ang="0">
                              <a:pos x="T1" y="0"/>
                            </a:cxn>
                            <a:cxn ang="0">
                              <a:pos x="T3" y="0"/>
                            </a:cxn>
                          </a:cxnLst>
                          <a:rect l="0" t="0" r="r" b="b"/>
                          <a:pathLst>
                            <a:path w="1236">
                              <a:moveTo>
                                <a:pt x="0" y="0"/>
                              </a:moveTo>
                              <a:lnTo>
                                <a:pt x="1236" y="0"/>
                              </a:lnTo>
                            </a:path>
                          </a:pathLst>
                        </a:cu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Freeform 4" o:spid="_x0000_s1026" o:spt="100" style="position:absolute;left:0pt;margin-left:245.2pt;margin-top:30.75pt;height:0.1pt;width:61.8pt;mso-position-horizontal-relative:page;mso-wrap-distance-bottom:0pt;mso-wrap-distance-top:0pt;z-index:-251641856;mso-width-relative:page;mso-height-relative:page;" filled="f" stroked="t" coordsize="1236,1" o:gfxdata="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" path="m0,0l1236,0e">
                <v:path o:connectlocs="0,0;784860,0" o:connectangles="0,0"/>
                <v:fill on="f" focussize="0,0"/>
                <v:stroke color="#000000" joinstyle="round"/>
                <v:imagedata o:title=""/>
                <o:lock v:ext="edit" aspectratio="f"/>
                <w10:wrap type="topAndBottom"/>
              </v:shape>
            </w:pict>
          </mc:Fallback>
        </mc:AlternateContent>
      </w:r>
      <w:r>
        <w:t>Precision</w:t>
      </w:r>
      <w:r>
        <w:rPr>
          <w:spacing w:val="-1"/>
        </w:rPr>
        <w:t xml:space="preserve"> </w:t>
      </w:r>
      <w:r>
        <w:t>=</w:t>
      </w:r>
      <w:r>
        <w:tab/>
      </w:r>
      <w:r>
        <w:rPr>
          <w:rFonts w:ascii="Cambria Math" w:eastAsia="Cambria Math"/>
        </w:rPr>
        <w:t>𝑇𝑃</w:t>
      </w:r>
    </w:p>
    <w:p>
      <w:pPr>
        <w:pStyle w:val="9"/>
        <w:spacing w:before="67"/>
        <w:ind w:left="3521"/>
        <w:rPr>
          <w:rFonts w:ascii="Cambria Math" w:eastAsia="Cambria Math"/>
        </w:rPr>
      </w:pPr>
      <w:r>
        <w:rPr>
          <w:rFonts w:ascii="Cambria Math" w:eastAsia="Cambria Math"/>
        </w:rPr>
        <w:t>𝑇𝑃</w:t>
      </w:r>
      <w:r>
        <w:t>+</w:t>
      </w:r>
      <w:r>
        <w:rPr>
          <w:rFonts w:ascii="Cambria Math" w:eastAsia="Cambria Math"/>
        </w:rPr>
        <w:t>𝐹𝑃</w:t>
      </w:r>
    </w:p>
    <w:p>
      <w:pPr>
        <w:pStyle w:val="9"/>
        <w:spacing w:before="9"/>
        <w:rPr>
          <w:rFonts w:ascii="Cambria Math"/>
          <w:sz w:val="20"/>
        </w:rPr>
      </w:pPr>
    </w:p>
    <w:p>
      <w:pPr>
        <w:pStyle w:val="9"/>
        <w:spacing w:line="276" w:lineRule="auto"/>
        <w:ind w:left="640" w:right="609"/>
        <w:jc w:val="both"/>
      </w:pPr>
      <w:r>
        <w:rPr>
          <w:b/>
        </w:rPr>
        <w:t>Recall</w:t>
      </w:r>
      <w:r>
        <w:t>: It is described as the proportion of all positive classifications that our model correctly</w:t>
      </w:r>
      <w:r>
        <w:rPr>
          <w:spacing w:val="1"/>
        </w:rPr>
        <w:t xml:space="preserve"> </w:t>
      </w:r>
      <w:r>
        <w:t>predicted.</w:t>
      </w:r>
    </w:p>
    <w:p>
      <w:pPr>
        <w:pStyle w:val="9"/>
        <w:spacing w:before="9"/>
        <w:rPr>
          <w:sz w:val="9"/>
        </w:rPr>
      </w:pPr>
    </w:p>
    <w:p>
      <w:pPr>
        <w:pStyle w:val="9"/>
        <w:tabs>
          <w:tab w:val="left" w:pos="3067"/>
        </w:tabs>
        <w:spacing w:before="86"/>
        <w:ind w:left="1840"/>
        <w:rPr>
          <w:rFonts w:ascii="Cambria Math" w:eastAsia="Cambria Math"/>
        </w:rPr>
      </w:pPr>
      <w:r>
        <w:t>Recall</w:t>
      </w:r>
      <w:r>
        <w:rPr>
          <w:spacing w:val="-1"/>
        </w:rPr>
        <w:t xml:space="preserve"> </w:t>
      </w:r>
      <w:r>
        <w:t>=</w:t>
      </w:r>
      <w:r>
        <w:tab/>
      </w:r>
      <w:r>
        <w:rPr>
          <w:rFonts w:ascii="Cambria Math" w:eastAsia="Cambria Math"/>
        </w:rPr>
        <w:t>𝑇𝑃</w:t>
      </w:r>
    </w:p>
    <w:p>
      <w:pPr>
        <w:pStyle w:val="9"/>
        <w:spacing w:before="4"/>
        <w:rPr>
          <w:rFonts w:ascii="Cambria Math"/>
          <w:sz w:val="13"/>
        </w:rPr>
      </w:pPr>
      <w:r>
        <mc:AlternateContent>
          <mc:Choice Requires="wps">
            <w:drawing>
              <wp:anchor distT="0" distB="0" distL="0" distR="0" simplePos="0" relativeHeight="251674624" behindDoc="1" locked="0" layoutInCell="1" allowOverlap="1">
                <wp:simplePos x="0" y="0"/>
                <wp:positionH relativeFrom="page">
                  <wp:posOffset>2777490</wp:posOffset>
                </wp:positionH>
                <wp:positionV relativeFrom="paragraph">
                  <wp:posOffset>129540</wp:posOffset>
                </wp:positionV>
                <wp:extent cx="802005" cy="1270"/>
                <wp:effectExtent l="0" t="0" r="0" b="0"/>
                <wp:wrapTopAndBottom/>
                <wp:docPr id="1676668320" name="Freeform 3"/>
                <wp:cNvGraphicFramePr/>
                <a:graphic xmlns:a="http://schemas.openxmlformats.org/drawingml/2006/main">
                  <a:graphicData uri="http://schemas.microsoft.com/office/word/2010/wordprocessingShape">
                    <wps:wsp>
                      <wps:cNvSpPr/>
                      <wps:spPr bwMode="auto">
                        <a:xfrm>
                          <a:off x="0" y="0"/>
                          <a:ext cx="802005" cy="1270"/>
                        </a:xfrm>
                        <a:custGeom>
                          <a:avLst/>
                          <a:gdLst>
                            <a:gd name="T0" fmla="+- 0 4374 4374"/>
                            <a:gd name="T1" fmla="*/ T0 w 1263"/>
                            <a:gd name="T2" fmla="+- 0 5637 4374"/>
                            <a:gd name="T3" fmla="*/ T2 w 1263"/>
                          </a:gdLst>
                          <a:ahLst/>
                          <a:cxnLst>
                            <a:cxn ang="0">
                              <a:pos x="T1" y="0"/>
                            </a:cxn>
                            <a:cxn ang="0">
                              <a:pos x="T3" y="0"/>
                            </a:cxn>
                          </a:cxnLst>
                          <a:rect l="0" t="0" r="r" b="b"/>
                          <a:pathLst>
                            <a:path w="1263">
                              <a:moveTo>
                                <a:pt x="0" y="0"/>
                              </a:moveTo>
                              <a:lnTo>
                                <a:pt x="1263" y="0"/>
                              </a:lnTo>
                            </a:path>
                          </a:pathLst>
                        </a:cu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Freeform 3" o:spid="_x0000_s1026" o:spt="100" style="position:absolute;left:0pt;margin-left:218.7pt;margin-top:10.2pt;height:0.1pt;width:63.15pt;mso-position-horizontal-relative:page;mso-wrap-distance-bottom:0pt;mso-wrap-distance-top:0pt;z-index:-251641856;mso-width-relative:page;mso-height-relative:page;" filled="f" stroked="t" coordsize="1263,1" o:gfxdata="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" path="m0,0l1263,0e">
                <v:path o:connectlocs="0,0;802005,0" o:connectangles="0,0"/>
                <v:fill on="f" focussize="0,0"/>
                <v:stroke color="#000000" joinstyle="round"/>
                <v:imagedata o:title=""/>
                <o:lock v:ext="edit" aspectratio="f"/>
                <w10:wrap type="topAndBottom"/>
              </v:shape>
            </w:pict>
          </mc:Fallback>
        </mc:AlternateContent>
      </w:r>
    </w:p>
    <w:p>
      <w:pPr>
        <w:pStyle w:val="9"/>
        <w:spacing w:before="1"/>
        <w:ind w:left="3041"/>
        <w:rPr>
          <w:rFonts w:ascii="Cambria Math" w:eastAsia="Cambria Math"/>
        </w:rPr>
      </w:pPr>
      <w:r>
        <w:rPr>
          <w:rFonts w:ascii="Cambria Math" w:eastAsia="Cambria Math"/>
        </w:rPr>
        <w:t>𝑇𝑃</w:t>
      </w:r>
      <w:r>
        <w:t>+</w:t>
      </w:r>
      <w:r>
        <w:rPr>
          <w:rFonts w:ascii="Cambria Math" w:eastAsia="Cambria Math"/>
        </w:rPr>
        <w:t>𝐹𝑁</w:t>
      </w:r>
    </w:p>
    <w:p>
      <w:pPr>
        <w:pStyle w:val="9"/>
        <w:spacing w:before="10"/>
        <w:rPr>
          <w:rFonts w:ascii="Cambria Math"/>
          <w:sz w:val="20"/>
        </w:rPr>
      </w:pPr>
    </w:p>
    <w:p>
      <w:pPr>
        <w:pStyle w:val="9"/>
        <w:spacing w:line="276" w:lineRule="auto"/>
        <w:ind w:left="640" w:right="353"/>
      </w:pPr>
      <w:r>
        <w:rPr>
          <w:b/>
        </w:rPr>
        <w:t>F-measure</w:t>
      </w:r>
      <w:r>
        <w:t>:</w:t>
      </w:r>
      <w:r>
        <w:rPr>
          <w:spacing w:val="13"/>
        </w:rPr>
        <w:t xml:space="preserve"> </w:t>
      </w:r>
      <w:r>
        <w:t>A</w:t>
      </w:r>
      <w:r>
        <w:rPr>
          <w:spacing w:val="12"/>
        </w:rPr>
        <w:t xml:space="preserve"> </w:t>
      </w:r>
      <w:r>
        <w:t>classification</w:t>
      </w:r>
      <w:r>
        <w:rPr>
          <w:spacing w:val="13"/>
        </w:rPr>
        <w:t xml:space="preserve"> </w:t>
      </w:r>
      <w:r>
        <w:t>model's</w:t>
      </w:r>
      <w:r>
        <w:rPr>
          <w:spacing w:val="13"/>
        </w:rPr>
        <w:t xml:space="preserve"> </w:t>
      </w:r>
      <w:r>
        <w:t>overall</w:t>
      </w:r>
      <w:r>
        <w:rPr>
          <w:spacing w:val="14"/>
        </w:rPr>
        <w:t xml:space="preserve"> </w:t>
      </w:r>
      <w:r>
        <w:t>performance</w:t>
      </w:r>
      <w:r>
        <w:rPr>
          <w:spacing w:val="14"/>
        </w:rPr>
        <w:t xml:space="preserve"> </w:t>
      </w:r>
      <w:r>
        <w:t>is</w:t>
      </w:r>
      <w:r>
        <w:rPr>
          <w:spacing w:val="13"/>
        </w:rPr>
        <w:t xml:space="preserve"> </w:t>
      </w:r>
      <w:r>
        <w:t>evaluated</w:t>
      </w:r>
      <w:r>
        <w:rPr>
          <w:spacing w:val="12"/>
        </w:rPr>
        <w:t xml:space="preserve"> </w:t>
      </w:r>
      <w:r>
        <w:t>using</w:t>
      </w:r>
      <w:r>
        <w:rPr>
          <w:spacing w:val="14"/>
        </w:rPr>
        <w:t xml:space="preserve"> </w:t>
      </w:r>
      <w:r>
        <w:t>the</w:t>
      </w:r>
      <w:r>
        <w:rPr>
          <w:spacing w:val="12"/>
        </w:rPr>
        <w:t xml:space="preserve"> </w:t>
      </w:r>
      <w:r>
        <w:t>F1-score.</w:t>
      </w:r>
      <w:r>
        <w:rPr>
          <w:spacing w:val="15"/>
        </w:rPr>
        <w:t xml:space="preserve"> </w:t>
      </w:r>
      <w:r>
        <w:t>It</w:t>
      </w:r>
      <w:r>
        <w:rPr>
          <w:spacing w:val="15"/>
        </w:rPr>
        <w:t xml:space="preserve"> </w:t>
      </w:r>
      <w:r>
        <w:t>is</w:t>
      </w:r>
      <w:r>
        <w:rPr>
          <w:spacing w:val="-57"/>
        </w:rPr>
        <w:t xml:space="preserve"> </w:t>
      </w:r>
      <w:r>
        <w:t>the</w:t>
      </w:r>
      <w:r>
        <w:rPr>
          <w:spacing w:val="-1"/>
        </w:rPr>
        <w:t xml:space="preserve"> </w:t>
      </w:r>
      <w:r>
        <w:t>precision-recall harmonic mean.</w:t>
      </w:r>
    </w:p>
    <w:p>
      <w:pPr>
        <w:pStyle w:val="9"/>
        <w:spacing w:before="199"/>
        <w:ind w:left="2080"/>
      </w:pPr>
      <w:r>
        <w:t>F-measure</w:t>
      </w:r>
      <w:r>
        <w:rPr>
          <w:spacing w:val="-1"/>
        </w:rPr>
        <w:t xml:space="preserve"> </w:t>
      </w:r>
      <w:r>
        <w:t>=</w:t>
      </w:r>
      <w:r>
        <w:rPr>
          <w:spacing w:val="-2"/>
        </w:rPr>
        <w:t xml:space="preserve"> </w:t>
      </w:r>
      <w:r>
        <w:t>2</w:t>
      </w:r>
      <w:r>
        <w:rPr>
          <w:spacing w:val="-1"/>
        </w:rPr>
        <w:t xml:space="preserve"> </w:t>
      </w:r>
      <w:r>
        <w:rPr>
          <w:rFonts w:ascii="Cambria Math" w:hAnsi="Cambria Math"/>
        </w:rPr>
        <w:t>∗</w:t>
      </w:r>
      <w:r>
        <w:rPr>
          <w:rFonts w:ascii="Cambria Math" w:hAnsi="Cambria Math"/>
          <w:spacing w:val="5"/>
        </w:rPr>
        <w:t xml:space="preserve"> </w:t>
      </w:r>
      <w:r>
        <w:t>(Recall</w:t>
      </w:r>
      <w:r>
        <w:rPr>
          <w:spacing w:val="2"/>
        </w:rPr>
        <w:t xml:space="preserve"> </w:t>
      </w:r>
      <w:r>
        <w:rPr>
          <w:rFonts w:ascii="Cambria Math" w:hAnsi="Cambria Math"/>
        </w:rPr>
        <w:t>∗</w:t>
      </w:r>
      <w:r>
        <w:rPr>
          <w:rFonts w:ascii="Cambria Math" w:hAnsi="Cambria Math"/>
          <w:spacing w:val="5"/>
        </w:rPr>
        <w:t xml:space="preserve"> </w:t>
      </w:r>
      <w:r>
        <w:t>Precision)</w:t>
      </w:r>
    </w:p>
    <w:p>
      <w:pPr>
        <w:pStyle w:val="9"/>
        <w:spacing w:before="1"/>
        <w:rPr>
          <w:sz w:val="12"/>
        </w:rPr>
      </w:pPr>
      <w:r>
        <mc:AlternateContent>
          <mc:Choice Requires="wps">
            <w:drawing>
              <wp:anchor distT="0" distB="0" distL="0" distR="0" simplePos="0" relativeHeight="251675648" behindDoc="1" locked="0" layoutInCell="1" allowOverlap="1">
                <wp:simplePos x="0" y="0"/>
                <wp:positionH relativeFrom="page">
                  <wp:posOffset>3036570</wp:posOffset>
                </wp:positionH>
                <wp:positionV relativeFrom="paragraph">
                  <wp:posOffset>118745</wp:posOffset>
                </wp:positionV>
                <wp:extent cx="1673225" cy="1270"/>
                <wp:effectExtent l="0" t="0" r="0" b="0"/>
                <wp:wrapTopAndBottom/>
                <wp:docPr id="1443604499" name="Freeform 2"/>
                <wp:cNvGraphicFramePr/>
                <a:graphic xmlns:a="http://schemas.openxmlformats.org/drawingml/2006/main">
                  <a:graphicData uri="http://schemas.microsoft.com/office/word/2010/wordprocessingShape">
                    <wps:wsp>
                      <wps:cNvSpPr/>
                      <wps:spPr bwMode="auto">
                        <a:xfrm>
                          <a:off x="0" y="0"/>
                          <a:ext cx="1673225" cy="1270"/>
                        </a:xfrm>
                        <a:custGeom>
                          <a:avLst/>
                          <a:gdLst>
                            <a:gd name="T0" fmla="+- 0 4782 4782"/>
                            <a:gd name="T1" fmla="*/ T0 w 2635"/>
                            <a:gd name="T2" fmla="+- 0 7417 4782"/>
                            <a:gd name="T3" fmla="*/ T2 w 2635"/>
                          </a:gdLst>
                          <a:ahLst/>
                          <a:cxnLst>
                            <a:cxn ang="0">
                              <a:pos x="T1" y="0"/>
                            </a:cxn>
                            <a:cxn ang="0">
                              <a:pos x="T3" y="0"/>
                            </a:cxn>
                          </a:cxnLst>
                          <a:rect l="0" t="0" r="r" b="b"/>
                          <a:pathLst>
                            <a:path w="2635">
                              <a:moveTo>
                                <a:pt x="0" y="0"/>
                              </a:moveTo>
                              <a:lnTo>
                                <a:pt x="2635" y="0"/>
                              </a:lnTo>
                            </a:path>
                          </a:pathLst>
                        </a:cu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Freeform 2" o:spid="_x0000_s1026" o:spt="100" style="position:absolute;left:0pt;margin-left:239.1pt;margin-top:9.35pt;height:0.1pt;width:131.75pt;mso-position-horizontal-relative:page;mso-wrap-distance-bottom:0pt;mso-wrap-distance-top:0pt;z-index:-251640832;mso-width-relative:page;mso-height-relative:page;" filled="f" stroked="t" coordsize="2635,1" o:gfxdata="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" path="m0,0l2635,0e">
                <v:path o:connectlocs="0,0;1673225,0" o:connectangles="0,0"/>
                <v:fill on="f" focussize="0,0"/>
                <v:stroke color="#000000" joinstyle="round"/>
                <v:imagedata o:title=""/>
                <o:lock v:ext="edit" aspectratio="f"/>
                <w10:wrap type="topAndBottom"/>
              </v:shape>
            </w:pict>
          </mc:Fallback>
        </mc:AlternateContent>
      </w:r>
    </w:p>
    <w:p>
      <w:pPr>
        <w:pStyle w:val="9"/>
        <w:spacing w:before="19"/>
        <w:ind w:left="2159" w:right="3814"/>
        <w:jc w:val="center"/>
      </w:pPr>
      <w:r>
        <w:t>Recall</w:t>
      </w:r>
      <w:r>
        <w:rPr>
          <w:spacing w:val="-2"/>
        </w:rPr>
        <w:t xml:space="preserve"> </w:t>
      </w:r>
      <w:r>
        <w:t>+</w:t>
      </w:r>
      <w:r>
        <w:rPr>
          <w:spacing w:val="-2"/>
        </w:rPr>
        <w:t xml:space="preserve"> </w:t>
      </w:r>
      <w:r>
        <w:t>Precision</w:t>
      </w:r>
    </w:p>
    <w:p>
      <w:pPr>
        <w:jc w:val="center"/>
        <w:sectPr>
          <w:pgSz w:w="12240" w:h="15840"/>
          <w:pgMar w:top="1360" w:right="260" w:bottom="1200" w:left="1520" w:header="0" w:footer="1012" w:gutter="0"/>
          <w:cols w:space="720" w:num="1"/>
        </w:sectPr>
      </w:pPr>
    </w:p>
    <w:p>
      <w:pPr>
        <w:pStyle w:val="3"/>
        <w:numPr>
          <w:ilvl w:val="1"/>
          <w:numId w:val="13"/>
        </w:numPr>
        <w:ind w:left="1080" w:hanging="450"/>
      </w:pPr>
      <w:bookmarkStart w:id="125" w:name="_bookmark99"/>
      <w:bookmarkEnd w:id="125"/>
      <w:bookmarkStart w:id="126" w:name="_Toc230689968"/>
      <w:r>
        <w:rPr>
          <w:sz w:val="28"/>
        </w:rPr>
        <w:t>Development Tools</w:t>
      </w:r>
      <w:bookmarkEnd w:id="126"/>
    </w:p>
    <w:p>
      <w:pPr>
        <w:pStyle w:val="9"/>
        <w:spacing w:before="9"/>
        <w:rPr>
          <w:b/>
          <w:sz w:val="34"/>
        </w:rPr>
      </w:pPr>
    </w:p>
    <w:p>
      <w:pPr>
        <w:pStyle w:val="9"/>
        <w:spacing w:line="360" w:lineRule="auto"/>
        <w:ind w:left="640" w:right="604"/>
        <w:jc w:val="both"/>
      </w:pPr>
      <w:r>
        <w:rPr>
          <w:spacing w:val="-1"/>
        </w:rPr>
        <w:t>We</w:t>
      </w:r>
      <w:r>
        <w:rPr>
          <w:spacing w:val="-16"/>
        </w:rPr>
        <w:t xml:space="preserve"> </w:t>
      </w:r>
      <w:r>
        <w:rPr>
          <w:spacing w:val="-1"/>
        </w:rPr>
        <w:t>used</w:t>
      </w:r>
      <w:r>
        <w:rPr>
          <w:spacing w:val="-15"/>
        </w:rPr>
        <w:t xml:space="preserve"> </w:t>
      </w:r>
      <w:r>
        <w:rPr>
          <w:spacing w:val="-1"/>
        </w:rPr>
        <w:t>various</w:t>
      </w:r>
      <w:r>
        <w:rPr>
          <w:spacing w:val="-15"/>
        </w:rPr>
        <w:t xml:space="preserve"> </w:t>
      </w:r>
      <w:r>
        <w:rPr>
          <w:spacing w:val="-1"/>
        </w:rPr>
        <w:t>free</w:t>
      </w:r>
      <w:r>
        <w:rPr>
          <w:spacing w:val="-15"/>
        </w:rPr>
        <w:t xml:space="preserve"> </w:t>
      </w:r>
      <w:r>
        <w:t>source</w:t>
      </w:r>
      <w:r>
        <w:rPr>
          <w:spacing w:val="-16"/>
        </w:rPr>
        <w:t xml:space="preserve"> </w:t>
      </w:r>
      <w:r>
        <w:t>package</w:t>
      </w:r>
      <w:r>
        <w:rPr>
          <w:spacing w:val="-16"/>
        </w:rPr>
        <w:t xml:space="preserve"> </w:t>
      </w:r>
      <w:r>
        <w:t>tools</w:t>
      </w:r>
      <w:r>
        <w:rPr>
          <w:spacing w:val="-15"/>
        </w:rPr>
        <w:t xml:space="preserve"> </w:t>
      </w:r>
      <w:r>
        <w:t>to</w:t>
      </w:r>
      <w:r>
        <w:rPr>
          <w:spacing w:val="-13"/>
        </w:rPr>
        <w:t xml:space="preserve"> </w:t>
      </w:r>
      <w:r>
        <w:t>implement</w:t>
      </w:r>
      <w:r>
        <w:rPr>
          <w:spacing w:val="-14"/>
        </w:rPr>
        <w:t xml:space="preserve"> </w:t>
      </w:r>
      <w:r>
        <w:t>the</w:t>
      </w:r>
      <w:r>
        <w:rPr>
          <w:spacing w:val="-15"/>
        </w:rPr>
        <w:t xml:space="preserve"> </w:t>
      </w:r>
      <w:r>
        <w:t>Developing Deep Learning-Based Sentiment Analysis of Amharic social media for Public Policy Enhancement in Ethiopia.</w:t>
      </w:r>
    </w:p>
    <w:p>
      <w:pPr>
        <w:pStyle w:val="9"/>
        <w:spacing w:line="360" w:lineRule="auto"/>
        <w:ind w:left="640" w:right="604"/>
        <w:jc w:val="both"/>
      </w:pPr>
      <w:commentRangeStart w:id="43"/>
      <w:r>
        <w:t/>
      </w:r>
      <w:r>
        <w:rPr>
          <w:spacing w:val="1"/>
        </w:rPr>
        <w:t xml:space="preserve"/>
      </w:r>
      <w:r>
        <w:t/>
      </w:r>
      <w:r>
        <w:rPr>
          <w:spacing w:val="-1"/>
        </w:rPr>
        <w:t xml:space="preserve"/>
      </w:r>
      <w:r>
        <w:t/>
      </w:r>
      <w:r>
        <w:rPr>
          <w:spacing w:val="-2"/>
        </w:rPr>
        <w:t xml:space="preserve"/>
      </w:r>
      <w:r>
        <w:t/>
      </w:r>
      <w:r>
        <w:rPr>
          <w:spacing w:val="-1"/>
        </w:rPr>
        <w:t xml:space="preserve"/>
      </w:r>
      <w:r>
        <w:t/>
      </w:r>
      <w:r>
        <w:rPr>
          <w:spacing w:val="-2"/>
        </w:rPr>
        <w:t xml:space="preserve"/>
      </w:r>
      <w:r>
        <w:t/>
      </w:r>
      <w:commentRangeEnd w:id="43"/>
      <w:r>
        <w:commentReference w:id="43"/>
      </w:r>
    </w:p>
    <w:p>
      <w:pPr>
        <w:jc w:val="both"/>
      </w:pPr>
      <w:r>
        <w:rPr>
          <w:rFonts w:ascii="Times New Roman" w:hAnsi="Times New Roman"/>
          <w:sz w:val="24"/>
          <w:color w:val="0000FF"/>
        </w:rPr>
        <w:t xml:space="preserve">[removed] This paragraph described skin-cancer image classification from an unrelated study and has no place in a text-based Amharic sentiment thesis; it is deleted.</w:t>
      </w:r>
    </w:p>
    <w:p>
      <w:pPr>
        <w:pStyle w:val="25"/>
        <w:numPr>
          <w:ilvl w:val="0"/>
          <w:numId w:val="14"/>
        </w:numPr>
        <w:tabs>
          <w:tab w:val="left" w:pos="1361"/>
        </w:tabs>
        <w:spacing w:before="122" w:line="348" w:lineRule="auto"/>
        <w:ind w:right="599"/>
        <w:jc w:val="both"/>
        <w:rPr>
          <w:sz w:val="24"/>
        </w:rPr>
      </w:pPr>
      <w:r>
        <w:rPr>
          <w:b/>
          <w:sz w:val="24"/>
        </w:rPr>
        <w:t>Python Programing Language</w:t>
      </w:r>
      <w:r>
        <w:rPr>
          <w:sz w:val="24"/>
        </w:rPr>
        <w:t>:</w:t>
      </w:r>
      <w:r>
        <w:rPr>
          <w:spacing w:val="1"/>
          <w:sz w:val="24"/>
        </w:rPr>
        <w:t xml:space="preserve"> </w:t>
      </w:r>
      <w:r>
        <w:rPr>
          <w:sz w:val="24"/>
        </w:rPr>
        <w:t>a power full high level programing language that is</w:t>
      </w:r>
      <w:r>
        <w:rPr>
          <w:spacing w:val="1"/>
          <w:sz w:val="24"/>
        </w:rPr>
        <w:t xml:space="preserve"> </w:t>
      </w:r>
      <w:r>
        <w:rPr>
          <w:sz w:val="24"/>
        </w:rPr>
        <w:t>used</w:t>
      </w:r>
      <w:r>
        <w:rPr>
          <w:spacing w:val="-1"/>
          <w:sz w:val="24"/>
        </w:rPr>
        <w:t xml:space="preserve"> </w:t>
      </w:r>
      <w:r>
        <w:rPr>
          <w:sz w:val="24"/>
        </w:rPr>
        <w:t>for</w:t>
      </w:r>
      <w:r>
        <w:rPr>
          <w:spacing w:val="-2"/>
          <w:sz w:val="24"/>
        </w:rPr>
        <w:t xml:space="preserve"> </w:t>
      </w:r>
      <w:r>
        <w:rPr>
          <w:sz w:val="24"/>
        </w:rPr>
        <w:t>experiment work</w:t>
      </w:r>
      <w:r>
        <w:rPr>
          <w:spacing w:val="-1"/>
          <w:sz w:val="24"/>
        </w:rPr>
        <w:t xml:space="preserve"> </w:t>
      </w:r>
      <w:r>
        <w:rPr>
          <w:sz w:val="24"/>
        </w:rPr>
        <w:t>and supports various modules</w:t>
      </w:r>
      <w:r>
        <w:rPr>
          <w:spacing w:val="-1"/>
          <w:sz w:val="24"/>
        </w:rPr>
        <w:t xml:space="preserve"> </w:t>
      </w:r>
      <w:r>
        <w:rPr>
          <w:sz w:val="24"/>
        </w:rPr>
        <w:t>to evaluate</w:t>
      </w:r>
      <w:r>
        <w:rPr>
          <w:spacing w:val="-1"/>
          <w:sz w:val="24"/>
        </w:rPr>
        <w:t xml:space="preserve"> </w:t>
      </w:r>
      <w:r>
        <w:rPr>
          <w:sz w:val="24"/>
        </w:rPr>
        <w:t>performance.</w:t>
      </w:r>
    </w:p>
    <w:p>
      <w:pPr>
        <w:pStyle w:val="25"/>
        <w:numPr>
          <w:ilvl w:val="0"/>
          <w:numId w:val="14"/>
        </w:numPr>
        <w:tabs>
          <w:tab w:val="left" w:pos="1361"/>
        </w:tabs>
        <w:spacing w:before="139" w:line="355" w:lineRule="auto"/>
        <w:ind w:right="605"/>
        <w:jc w:val="both"/>
        <w:rPr>
          <w:sz w:val="24"/>
        </w:rPr>
      </w:pPr>
      <w:r>
        <w:rPr>
          <w:b/>
          <w:sz w:val="24"/>
        </w:rPr>
        <w:t/>
      </w:r>
      <w:r>
        <w:rPr>
          <w:sz w:val="24"/>
        </w:rPr>
        <w:t xml:space="preserve"/>
      </w:r>
      <w:commentRangeStart w:id="44"/>
      <w:r>
        <w:rPr>
          <w:sz w:val="24"/>
        </w:rPr>
        <w:t/>
      </w:r>
      <w:commentRangeEnd w:id="44"/>
      <w:r>
        <w:commentReference w:id="44"/>
      </w:r>
      <w:r>
        <w:rPr>
          <w:sz w:val="24"/>
        </w:rPr>
        <w:t/>
      </w:r>
      <w:r>
        <w:rPr>
          <w:spacing w:val="-57"/>
          <w:sz w:val="24"/>
        </w:rPr>
        <w:t xml:space="preserve"/>
      </w:r>
      <w:r>
        <w:rPr>
          <w:sz w:val="24"/>
        </w:rPr>
        <w:t/>
      </w:r>
      <w:r>
        <w:rPr>
          <w:spacing w:val="-5"/>
          <w:sz w:val="24"/>
        </w:rPr>
        <w:t xml:space="preserve"/>
      </w:r>
      <w:r>
        <w:rPr>
          <w:sz w:val="24"/>
        </w:rPr>
        <w:t/>
      </w:r>
      <w:r>
        <w:rPr>
          <w:spacing w:val="-7"/>
          <w:sz w:val="24"/>
        </w:rPr>
        <w:t xml:space="preserve"/>
      </w:r>
      <w:r>
        <w:rPr>
          <w:sz w:val="24"/>
        </w:rPr>
        <w:t/>
      </w:r>
      <w:r>
        <w:rPr>
          <w:spacing w:val="-6"/>
          <w:sz w:val="24"/>
        </w:rPr>
        <w:t xml:space="preserve"/>
      </w:r>
      <w:r>
        <w:rPr>
          <w:sz w:val="24"/>
        </w:rPr>
        <w:t/>
      </w:r>
      <w:r>
        <w:rPr>
          <w:spacing w:val="-5"/>
          <w:sz w:val="24"/>
        </w:rPr>
        <w:t xml:space="preserve"/>
      </w:r>
      <w:r>
        <w:rPr>
          <w:sz w:val="24"/>
        </w:rPr>
        <w:t/>
      </w:r>
      <w:r>
        <w:rPr>
          <w:spacing w:val="-5"/>
          <w:sz w:val="24"/>
        </w:rPr>
        <w:t xml:space="preserve"/>
      </w:r>
      <w:r>
        <w:rPr>
          <w:sz w:val="24"/>
        </w:rPr>
        <w:t/>
      </w:r>
      <w:r>
        <w:rPr>
          <w:spacing w:val="-5"/>
          <w:sz w:val="24"/>
        </w:rPr>
        <w:t xml:space="preserve"/>
      </w:r>
      <w:r>
        <w:rPr>
          <w:sz w:val="24"/>
        </w:rPr>
        <w:t/>
      </w:r>
      <w:r>
        <w:rPr>
          <w:spacing w:val="-5"/>
          <w:sz w:val="24"/>
        </w:rPr>
        <w:t xml:space="preserve"/>
      </w:r>
      <w:r>
        <w:rPr>
          <w:sz w:val="24"/>
        </w:rPr>
        <w:t/>
      </w:r>
      <w:r>
        <w:rPr>
          <w:spacing w:val="-6"/>
          <w:sz w:val="24"/>
        </w:rPr>
        <w:t xml:space="preserve"/>
      </w:r>
      <w:r>
        <w:rPr>
          <w:sz w:val="24"/>
        </w:rPr>
        <w:t/>
      </w:r>
      <w:r>
        <w:rPr>
          <w:spacing w:val="-3"/>
          <w:sz w:val="24"/>
        </w:rPr>
        <w:t xml:space="preserve"/>
      </w:r>
      <w:r>
        <w:rPr>
          <w:sz w:val="24"/>
        </w:rPr>
        <w:t/>
      </w:r>
      <w:r>
        <w:rPr>
          <w:spacing w:val="-4"/>
          <w:sz w:val="24"/>
        </w:rPr>
        <w:t xml:space="preserve"/>
      </w:r>
      <w:r>
        <w:rPr>
          <w:sz w:val="24"/>
        </w:rPr>
        <w:t/>
      </w:r>
      <w:r>
        <w:rPr>
          <w:spacing w:val="-5"/>
          <w:sz w:val="24"/>
        </w:rPr>
        <w:t xml:space="preserve"/>
      </w:r>
      <w:r>
        <w:rPr>
          <w:sz w:val="24"/>
        </w:rPr>
        <w:t/>
      </w:r>
      <w:r>
        <w:rPr>
          <w:spacing w:val="-6"/>
          <w:sz w:val="24"/>
        </w:rPr>
        <w:t xml:space="preserve"/>
      </w:r>
      <w:r>
        <w:rPr>
          <w:sz w:val="24"/>
        </w:rPr>
        <w:t/>
      </w:r>
      <w:r>
        <w:rPr>
          <w:spacing w:val="-5"/>
          <w:sz w:val="24"/>
        </w:rPr>
        <w:t xml:space="preserve"/>
      </w:r>
      <w:r>
        <w:rPr>
          <w:sz w:val="24"/>
        </w:rPr>
        <w:t/>
      </w:r>
      <w:r>
        <w:rPr>
          <w:spacing w:val="-5"/>
          <w:sz w:val="24"/>
        </w:rPr>
        <w:t xml:space="preserve"/>
      </w:r>
      <w:r>
        <w:rPr>
          <w:sz w:val="24"/>
        </w:rPr>
        <w:t/>
      </w:r>
      <w:r>
        <w:rPr>
          <w:spacing w:val="-6"/>
          <w:sz w:val="24"/>
        </w:rPr>
        <w:t xml:space="preserve"/>
      </w:r>
      <w:r>
        <w:rPr>
          <w:sz w:val="24"/>
        </w:rPr>
        <w:t/>
      </w:r>
      <w:r>
        <w:rPr>
          <w:spacing w:val="-5"/>
          <w:sz w:val="24"/>
        </w:rPr>
        <w:t xml:space="preserve"/>
      </w:r>
      <w:r>
        <w:rPr>
          <w:sz w:val="24"/>
        </w:rPr>
        <w:t/>
      </w:r>
      <w:r>
        <w:rPr>
          <w:spacing w:val="-57"/>
          <w:sz w:val="24"/>
        </w:rPr>
        <w:t xml:space="preserve"/>
      </w:r>
      <w:r>
        <w:rPr>
          <w:sz w:val="24"/>
        </w:rPr>
        <w:t/>
      </w:r>
      <w:r>
        <w:rPr>
          <w:spacing w:val="-1"/>
          <w:sz w:val="24"/>
        </w:rPr>
        <w:t xml:space="preserve"/>
      </w:r>
      <w:r>
        <w:rPr>
          <w:sz w:val="24"/>
        </w:rPr>
        <w:t/>
      </w:r>
    </w:p>
    <w:p>
      <w:pPr>
        <w:jc w:val="both"/>
      </w:pPr>
      <w:r>
        <w:rPr>
          <w:rFonts w:ascii="Times New Roman" w:hAnsi="Times New Roman"/>
          <w:sz w:val="24"/>
          <w:color w:val="0000FF"/>
        </w:rPr>
        <w:t xml:space="preserve">[removed] The reference to an image-classification module is unrelated to this text task and is deleted.</w:t>
      </w:r>
    </w:p>
    <w:p>
      <w:pPr>
        <w:pStyle w:val="25"/>
        <w:numPr>
          <w:ilvl w:val="0"/>
          <w:numId w:val="14"/>
        </w:numPr>
        <w:tabs>
          <w:tab w:val="left" w:pos="1361"/>
        </w:tabs>
        <w:spacing w:before="126" w:line="350" w:lineRule="auto"/>
        <w:ind w:right="608"/>
        <w:jc w:val="both"/>
        <w:rPr>
          <w:sz w:val="24"/>
        </w:rPr>
      </w:pPr>
      <w:r>
        <w:rPr>
          <w:b/>
          <w:sz w:val="24"/>
        </w:rPr>
        <w:t>Keras</w:t>
      </w:r>
      <w:r>
        <w:rPr>
          <w:sz w:val="24"/>
        </w:rPr>
        <w:t>: is a deep learning framework and it is a python API that runs on other libraries</w:t>
      </w:r>
      <w:r>
        <w:rPr>
          <w:spacing w:val="1"/>
          <w:sz w:val="24"/>
        </w:rPr>
        <w:t xml:space="preserve"> </w:t>
      </w:r>
      <w:r>
        <w:rPr>
          <w:sz w:val="24"/>
        </w:rPr>
        <w:t>like</w:t>
      </w:r>
      <w:r>
        <w:rPr>
          <w:spacing w:val="-2"/>
          <w:sz w:val="24"/>
        </w:rPr>
        <w:t xml:space="preserve"> </w:t>
      </w:r>
      <w:r>
        <w:rPr>
          <w:sz w:val="24"/>
        </w:rPr>
        <w:t>tensor</w:t>
      </w:r>
      <w:r>
        <w:rPr>
          <w:spacing w:val="-1"/>
          <w:sz w:val="24"/>
        </w:rPr>
        <w:t xml:space="preserve"> </w:t>
      </w:r>
      <w:r>
        <w:rPr>
          <w:sz w:val="24"/>
        </w:rPr>
        <w:t>flow</w:t>
      </w:r>
      <w:r>
        <w:rPr>
          <w:spacing w:val="-1"/>
          <w:sz w:val="24"/>
        </w:rPr>
        <w:t xml:space="preserve"> </w:t>
      </w:r>
      <w:r>
        <w:rPr>
          <w:sz w:val="24"/>
        </w:rPr>
        <w:t>and it supports most modules of the</w:t>
      </w:r>
      <w:r>
        <w:rPr>
          <w:spacing w:val="-1"/>
          <w:sz w:val="24"/>
        </w:rPr>
        <w:t xml:space="preserve"> </w:t>
      </w:r>
      <w:r>
        <w:rPr>
          <w:sz w:val="24"/>
        </w:rPr>
        <w:t>neural network.</w:t>
      </w:r>
    </w:p>
    <w:p>
      <w:pPr>
        <w:pStyle w:val="25"/>
        <w:numPr>
          <w:ilvl w:val="0"/>
          <w:numId w:val="14"/>
        </w:numPr>
        <w:tabs>
          <w:tab w:val="left" w:pos="1361"/>
        </w:tabs>
        <w:spacing w:before="132" w:line="355" w:lineRule="auto"/>
        <w:ind w:right="599"/>
        <w:jc w:val="both"/>
        <w:rPr>
          <w:sz w:val="24"/>
        </w:rPr>
      </w:pPr>
      <w:r>
        <w:rPr>
          <w:b/>
          <w:sz w:val="24"/>
        </w:rPr>
        <w:t>Google</w:t>
      </w:r>
      <w:r>
        <w:rPr>
          <w:b/>
          <w:spacing w:val="-7"/>
          <w:sz w:val="24"/>
        </w:rPr>
        <w:t xml:space="preserve"> </w:t>
      </w:r>
      <w:r>
        <w:rPr>
          <w:b/>
          <w:sz w:val="24"/>
        </w:rPr>
        <w:t>Collaboratory</w:t>
      </w:r>
      <w:r>
        <w:rPr>
          <w:b/>
          <w:spacing w:val="-5"/>
          <w:sz w:val="24"/>
        </w:rPr>
        <w:t xml:space="preserve"> </w:t>
      </w:r>
      <w:r>
        <w:rPr>
          <w:b/>
          <w:sz w:val="24"/>
        </w:rPr>
        <w:t>(Google</w:t>
      </w:r>
      <w:r>
        <w:rPr>
          <w:b/>
          <w:spacing w:val="-6"/>
          <w:sz w:val="24"/>
        </w:rPr>
        <w:t xml:space="preserve"> </w:t>
      </w:r>
      <w:r>
        <w:rPr>
          <w:b/>
          <w:sz w:val="24"/>
        </w:rPr>
        <w:t>Collab):</w:t>
      </w:r>
      <w:r>
        <w:rPr>
          <w:b/>
          <w:spacing w:val="-6"/>
          <w:sz w:val="24"/>
        </w:rPr>
        <w:t xml:space="preserve"> </w:t>
      </w:r>
      <w:r>
        <w:rPr>
          <w:sz w:val="24"/>
        </w:rPr>
        <w:t>-</w:t>
      </w:r>
      <w:r>
        <w:rPr>
          <w:spacing w:val="-6"/>
          <w:sz w:val="24"/>
        </w:rPr>
        <w:t xml:space="preserve"> </w:t>
      </w:r>
      <w:r>
        <w:rPr>
          <w:sz w:val="24"/>
        </w:rPr>
        <w:t>is</w:t>
      </w:r>
      <w:r>
        <w:rPr>
          <w:spacing w:val="-5"/>
          <w:sz w:val="24"/>
        </w:rPr>
        <w:t xml:space="preserve"> </w:t>
      </w:r>
      <w:r>
        <w:rPr>
          <w:sz w:val="24"/>
        </w:rPr>
        <w:t>a</w:t>
      </w:r>
      <w:r>
        <w:rPr>
          <w:spacing w:val="-6"/>
          <w:sz w:val="24"/>
        </w:rPr>
        <w:t xml:space="preserve"> </w:t>
      </w:r>
      <w:r>
        <w:rPr>
          <w:sz w:val="24"/>
        </w:rPr>
        <w:t>free</w:t>
      </w:r>
      <w:r>
        <w:rPr>
          <w:spacing w:val="-7"/>
          <w:sz w:val="24"/>
        </w:rPr>
        <w:t xml:space="preserve"> </w:t>
      </w:r>
      <w:r>
        <w:rPr>
          <w:sz w:val="24"/>
        </w:rPr>
        <w:t>online</w:t>
      </w:r>
      <w:r>
        <w:rPr>
          <w:spacing w:val="-6"/>
          <w:sz w:val="24"/>
        </w:rPr>
        <w:t xml:space="preserve"> </w:t>
      </w:r>
      <w:r>
        <w:rPr>
          <w:sz w:val="24"/>
        </w:rPr>
        <w:t>cloud-based</w:t>
      </w:r>
      <w:r>
        <w:rPr>
          <w:spacing w:val="-5"/>
          <w:sz w:val="24"/>
        </w:rPr>
        <w:t xml:space="preserve"> </w:t>
      </w:r>
      <w:r>
        <w:rPr>
          <w:sz w:val="24"/>
        </w:rPr>
        <w:t>Jupiter</w:t>
      </w:r>
      <w:r>
        <w:rPr>
          <w:spacing w:val="-6"/>
          <w:sz w:val="24"/>
        </w:rPr>
        <w:t xml:space="preserve"> </w:t>
      </w:r>
      <w:r>
        <w:rPr>
          <w:sz w:val="24"/>
        </w:rPr>
        <w:t>note</w:t>
      </w:r>
      <w:r>
        <w:rPr>
          <w:spacing w:val="-7"/>
          <w:sz w:val="24"/>
        </w:rPr>
        <w:t xml:space="preserve"> </w:t>
      </w:r>
      <w:r>
        <w:rPr>
          <w:sz w:val="24"/>
        </w:rPr>
        <w:t>book</w:t>
      </w:r>
      <w:r>
        <w:rPr>
          <w:spacing w:val="-57"/>
          <w:sz w:val="24"/>
        </w:rPr>
        <w:t xml:space="preserve"> </w:t>
      </w:r>
      <w:r>
        <w:rPr>
          <w:sz w:val="24"/>
        </w:rPr>
        <w:t>an</w:t>
      </w:r>
      <w:r>
        <w:rPr>
          <w:spacing w:val="-5"/>
          <w:sz w:val="24"/>
        </w:rPr>
        <w:t xml:space="preserve"> </w:t>
      </w:r>
      <w:r>
        <w:rPr>
          <w:sz w:val="24"/>
        </w:rPr>
        <w:t>environment</w:t>
      </w:r>
      <w:r>
        <w:rPr>
          <w:spacing w:val="-3"/>
          <w:sz w:val="24"/>
        </w:rPr>
        <w:t xml:space="preserve"> </w:t>
      </w:r>
      <w:r>
        <w:rPr>
          <w:sz w:val="24"/>
        </w:rPr>
        <w:t>that</w:t>
      </w:r>
      <w:r>
        <w:rPr>
          <w:spacing w:val="-4"/>
          <w:sz w:val="24"/>
        </w:rPr>
        <w:t xml:space="preserve"> </w:t>
      </w:r>
      <w:r>
        <w:rPr>
          <w:sz w:val="24"/>
        </w:rPr>
        <w:t>allows</w:t>
      </w:r>
      <w:r>
        <w:rPr>
          <w:spacing w:val="-4"/>
          <w:sz w:val="24"/>
        </w:rPr>
        <w:t xml:space="preserve"> </w:t>
      </w:r>
      <w:r>
        <w:rPr>
          <w:sz w:val="24"/>
        </w:rPr>
        <w:t>us</w:t>
      </w:r>
      <w:r>
        <w:rPr>
          <w:spacing w:val="-5"/>
          <w:sz w:val="24"/>
        </w:rPr>
        <w:t xml:space="preserve"> </w:t>
      </w:r>
      <w:r>
        <w:rPr>
          <w:sz w:val="24"/>
        </w:rPr>
        <w:t>to</w:t>
      </w:r>
      <w:r>
        <w:rPr>
          <w:spacing w:val="-6"/>
          <w:sz w:val="24"/>
        </w:rPr>
        <w:t xml:space="preserve"> </w:t>
      </w:r>
      <w:r>
        <w:rPr>
          <w:sz w:val="24"/>
        </w:rPr>
        <w:t>train</w:t>
      </w:r>
      <w:r>
        <w:rPr>
          <w:spacing w:val="-3"/>
          <w:sz w:val="24"/>
        </w:rPr>
        <w:t xml:space="preserve"> </w:t>
      </w:r>
      <w:r>
        <w:rPr>
          <w:sz w:val="24"/>
        </w:rPr>
        <w:t>our</w:t>
      </w:r>
      <w:r>
        <w:rPr>
          <w:spacing w:val="-5"/>
          <w:sz w:val="24"/>
        </w:rPr>
        <w:t xml:space="preserve"> </w:t>
      </w:r>
      <w:r>
        <w:rPr>
          <w:sz w:val="24"/>
        </w:rPr>
        <w:t>machine</w:t>
      </w:r>
      <w:r>
        <w:rPr>
          <w:spacing w:val="-4"/>
          <w:sz w:val="24"/>
        </w:rPr>
        <w:t xml:space="preserve"> </w:t>
      </w:r>
      <w:r>
        <w:rPr>
          <w:sz w:val="24"/>
        </w:rPr>
        <w:t>learning</w:t>
      </w:r>
      <w:r>
        <w:rPr>
          <w:spacing w:val="-4"/>
          <w:sz w:val="24"/>
        </w:rPr>
        <w:t xml:space="preserve"> </w:t>
      </w:r>
      <w:r>
        <w:rPr>
          <w:sz w:val="24"/>
        </w:rPr>
        <w:t>and</w:t>
      </w:r>
      <w:r>
        <w:rPr>
          <w:spacing w:val="-5"/>
          <w:sz w:val="24"/>
        </w:rPr>
        <w:t xml:space="preserve"> </w:t>
      </w:r>
      <w:r>
        <w:rPr>
          <w:sz w:val="24"/>
        </w:rPr>
        <w:t>deep</w:t>
      </w:r>
      <w:r>
        <w:rPr>
          <w:spacing w:val="-4"/>
          <w:sz w:val="24"/>
        </w:rPr>
        <w:t xml:space="preserve"> </w:t>
      </w:r>
      <w:r>
        <w:rPr>
          <w:sz w:val="24"/>
        </w:rPr>
        <w:t>learning</w:t>
      </w:r>
      <w:r>
        <w:rPr>
          <w:spacing w:val="-3"/>
          <w:sz w:val="24"/>
        </w:rPr>
        <w:t xml:space="preserve"> </w:t>
      </w:r>
      <w:r>
        <w:rPr>
          <w:sz w:val="24"/>
        </w:rPr>
        <w:t>models</w:t>
      </w:r>
      <w:r>
        <w:rPr>
          <w:spacing w:val="-4"/>
          <w:sz w:val="24"/>
        </w:rPr>
        <w:t xml:space="preserve"> </w:t>
      </w:r>
      <w:r>
        <w:rPr>
          <w:sz w:val="24"/>
        </w:rPr>
        <w:t>on</w:t>
      </w:r>
      <w:r>
        <w:rPr>
          <w:spacing w:val="-58"/>
          <w:sz w:val="24"/>
        </w:rPr>
        <w:t xml:space="preserve"> </w:t>
      </w:r>
      <w:r>
        <w:rPr>
          <w:sz w:val="24"/>
        </w:rPr>
        <w:t>CPUs,</w:t>
      </w:r>
      <w:r>
        <w:rPr>
          <w:spacing w:val="-1"/>
          <w:sz w:val="24"/>
        </w:rPr>
        <w:t xml:space="preserve"> </w:t>
      </w:r>
      <w:r>
        <w:rPr>
          <w:sz w:val="24"/>
        </w:rPr>
        <w:t>GPUs, and TPU.</w:t>
      </w:r>
    </w:p>
    <w:p>
      <w:pPr>
        <w:pStyle w:val="25"/>
        <w:numPr>
          <w:ilvl w:val="0"/>
          <w:numId w:val="14"/>
        </w:numPr>
        <w:tabs>
          <w:tab w:val="left" w:pos="1361"/>
        </w:tabs>
        <w:spacing w:before="1" w:line="350" w:lineRule="auto"/>
        <w:ind w:right="600"/>
        <w:jc w:val="both"/>
        <w:rPr>
          <w:sz w:val="24"/>
        </w:rPr>
      </w:pPr>
      <w:r>
        <w:rPr>
          <w:b/>
          <w:spacing w:val="-1"/>
          <w:sz w:val="24"/>
        </w:rPr>
        <w:t>Visual</w:t>
      </w:r>
      <w:r>
        <w:rPr>
          <w:b/>
          <w:spacing w:val="-14"/>
          <w:sz w:val="24"/>
        </w:rPr>
        <w:t xml:space="preserve"> </w:t>
      </w:r>
      <w:r>
        <w:rPr>
          <w:b/>
          <w:spacing w:val="-1"/>
          <w:sz w:val="24"/>
        </w:rPr>
        <w:t>studio</w:t>
      </w:r>
      <w:r>
        <w:rPr>
          <w:b/>
          <w:spacing w:val="-14"/>
          <w:sz w:val="24"/>
        </w:rPr>
        <w:t xml:space="preserve"> </w:t>
      </w:r>
      <w:r>
        <w:rPr>
          <w:b/>
          <w:sz w:val="24"/>
        </w:rPr>
        <w:t>code:</w:t>
      </w:r>
      <w:r>
        <w:rPr>
          <w:b/>
          <w:spacing w:val="-14"/>
          <w:sz w:val="24"/>
        </w:rPr>
        <w:t xml:space="preserve"> </w:t>
      </w:r>
      <w:r>
        <w:rPr>
          <w:b/>
          <w:sz w:val="24"/>
        </w:rPr>
        <w:t>-</w:t>
      </w:r>
      <w:r>
        <w:rPr>
          <w:b/>
          <w:spacing w:val="-16"/>
          <w:sz w:val="24"/>
        </w:rPr>
        <w:t xml:space="preserve"> </w:t>
      </w:r>
      <w:r>
        <w:rPr>
          <w:sz w:val="24"/>
        </w:rPr>
        <w:t>Visual</w:t>
      </w:r>
      <w:r>
        <w:rPr>
          <w:spacing w:val="-13"/>
          <w:sz w:val="24"/>
        </w:rPr>
        <w:t xml:space="preserve"> </w:t>
      </w:r>
      <w:r>
        <w:rPr>
          <w:sz w:val="24"/>
        </w:rPr>
        <w:t>Studio</w:t>
      </w:r>
      <w:r>
        <w:rPr>
          <w:spacing w:val="-15"/>
          <w:sz w:val="24"/>
        </w:rPr>
        <w:t xml:space="preserve"> </w:t>
      </w:r>
      <w:r>
        <w:rPr>
          <w:sz w:val="24"/>
        </w:rPr>
        <w:t>Code</w:t>
      </w:r>
      <w:r>
        <w:rPr>
          <w:spacing w:val="-16"/>
          <w:sz w:val="24"/>
        </w:rPr>
        <w:t xml:space="preserve"> </w:t>
      </w:r>
      <w:r>
        <w:rPr>
          <w:sz w:val="24"/>
        </w:rPr>
        <w:t>(VS</w:t>
      </w:r>
      <w:r>
        <w:rPr>
          <w:spacing w:val="-14"/>
          <w:sz w:val="24"/>
        </w:rPr>
        <w:t xml:space="preserve"> </w:t>
      </w:r>
      <w:r>
        <w:rPr>
          <w:sz w:val="24"/>
        </w:rPr>
        <w:t>Code)</w:t>
      </w:r>
      <w:r>
        <w:rPr>
          <w:spacing w:val="-15"/>
          <w:sz w:val="24"/>
        </w:rPr>
        <w:t xml:space="preserve"> </w:t>
      </w:r>
      <w:r>
        <w:rPr>
          <w:sz w:val="24"/>
        </w:rPr>
        <w:t>is</w:t>
      </w:r>
      <w:r>
        <w:rPr>
          <w:spacing w:val="-14"/>
          <w:sz w:val="24"/>
        </w:rPr>
        <w:t xml:space="preserve"> </w:t>
      </w:r>
      <w:r>
        <w:rPr>
          <w:sz w:val="24"/>
        </w:rPr>
        <w:t>a</w:t>
      </w:r>
      <w:r>
        <w:rPr>
          <w:spacing w:val="-16"/>
          <w:sz w:val="24"/>
        </w:rPr>
        <w:t xml:space="preserve"> </w:t>
      </w:r>
      <w:r>
        <w:rPr>
          <w:sz w:val="24"/>
        </w:rPr>
        <w:t>free</w:t>
      </w:r>
      <w:r>
        <w:rPr>
          <w:spacing w:val="-13"/>
          <w:sz w:val="24"/>
        </w:rPr>
        <w:t xml:space="preserve"> </w:t>
      </w:r>
      <w:r>
        <w:rPr>
          <w:sz w:val="24"/>
        </w:rPr>
        <w:t>and</w:t>
      </w:r>
      <w:r>
        <w:rPr>
          <w:spacing w:val="-15"/>
          <w:sz w:val="24"/>
        </w:rPr>
        <w:t xml:space="preserve"> </w:t>
      </w:r>
      <w:r>
        <w:rPr>
          <w:sz w:val="24"/>
        </w:rPr>
        <w:t>open-source</w:t>
      </w:r>
      <w:r>
        <w:rPr>
          <w:spacing w:val="-15"/>
          <w:sz w:val="24"/>
        </w:rPr>
        <w:t xml:space="preserve"> </w:t>
      </w:r>
      <w:r>
        <w:rPr>
          <w:sz w:val="24"/>
        </w:rPr>
        <w:t>code</w:t>
      </w:r>
      <w:r>
        <w:rPr>
          <w:spacing w:val="-16"/>
          <w:sz w:val="24"/>
        </w:rPr>
        <w:t xml:space="preserve"> </w:t>
      </w:r>
      <w:r>
        <w:rPr>
          <w:sz w:val="24"/>
        </w:rPr>
        <w:t>editor</w:t>
      </w:r>
      <w:r>
        <w:rPr>
          <w:spacing w:val="-58"/>
          <w:sz w:val="24"/>
        </w:rPr>
        <w:t xml:space="preserve"> </w:t>
      </w:r>
      <w:r>
        <w:rPr>
          <w:sz w:val="24"/>
        </w:rPr>
        <w:t>developed</w:t>
      </w:r>
      <w:r>
        <w:rPr>
          <w:spacing w:val="-1"/>
          <w:sz w:val="24"/>
        </w:rPr>
        <w:t xml:space="preserve"> </w:t>
      </w:r>
      <w:r>
        <w:rPr>
          <w:sz w:val="24"/>
        </w:rPr>
        <w:t>by Microsoft. Vs</w:t>
      </w:r>
      <w:r>
        <w:rPr>
          <w:spacing w:val="-1"/>
          <w:sz w:val="24"/>
        </w:rPr>
        <w:t xml:space="preserve"> </w:t>
      </w:r>
      <w:r>
        <w:rPr>
          <w:sz w:val="24"/>
        </w:rPr>
        <w:t>code</w:t>
      </w:r>
      <w:r>
        <w:rPr>
          <w:spacing w:val="-1"/>
          <w:sz w:val="24"/>
        </w:rPr>
        <w:t xml:space="preserve"> </w:t>
      </w:r>
      <w:r>
        <w:rPr>
          <w:sz w:val="24"/>
        </w:rPr>
        <w:t>is one</w:t>
      </w:r>
      <w:r>
        <w:rPr>
          <w:spacing w:val="-2"/>
          <w:sz w:val="24"/>
        </w:rPr>
        <w:t xml:space="preserve"> </w:t>
      </w:r>
      <w:r>
        <w:rPr>
          <w:sz w:val="24"/>
        </w:rPr>
        <w:t>of the</w:t>
      </w:r>
      <w:r>
        <w:rPr>
          <w:spacing w:val="-1"/>
          <w:sz w:val="24"/>
        </w:rPr>
        <w:t xml:space="preserve"> </w:t>
      </w:r>
      <w:r>
        <w:rPr>
          <w:sz w:val="24"/>
        </w:rPr>
        <w:t>most</w:t>
      </w:r>
      <w:r>
        <w:rPr>
          <w:spacing w:val="-1"/>
          <w:sz w:val="24"/>
        </w:rPr>
        <w:t xml:space="preserve"> </w:t>
      </w:r>
      <w:r>
        <w:rPr>
          <w:sz w:val="24"/>
        </w:rPr>
        <w:t>popular</w:t>
      </w:r>
      <w:r>
        <w:rPr>
          <w:spacing w:val="-2"/>
          <w:sz w:val="24"/>
        </w:rPr>
        <w:t xml:space="preserve"> </w:t>
      </w:r>
      <w:r>
        <w:rPr>
          <w:sz w:val="24"/>
        </w:rPr>
        <w:t>code</w:t>
      </w:r>
      <w:r>
        <w:rPr>
          <w:spacing w:val="-1"/>
          <w:sz w:val="24"/>
        </w:rPr>
        <w:t xml:space="preserve"> </w:t>
      </w:r>
      <w:r>
        <w:rPr>
          <w:sz w:val="24"/>
        </w:rPr>
        <w:t>editors</w:t>
      </w:r>
      <w:r>
        <w:rPr>
          <w:spacing w:val="-1"/>
          <w:sz w:val="24"/>
        </w:rPr>
        <w:t xml:space="preserve"> </w:t>
      </w:r>
      <w:r>
        <w:rPr>
          <w:sz w:val="24"/>
        </w:rPr>
        <w:t>in</w:t>
      </w:r>
      <w:r>
        <w:rPr>
          <w:spacing w:val="2"/>
          <w:sz w:val="24"/>
        </w:rPr>
        <w:t xml:space="preserve"> </w:t>
      </w:r>
      <w:r>
        <w:rPr>
          <w:sz w:val="24"/>
        </w:rPr>
        <w:t>the world.</w:t>
      </w:r>
    </w:p>
    <w:p>
      <w:pPr>
        <w:pStyle w:val="25"/>
        <w:numPr>
          <w:ilvl w:val="0"/>
          <w:numId w:val="14"/>
        </w:numPr>
        <w:tabs>
          <w:tab w:val="left" w:pos="1361"/>
        </w:tabs>
        <w:spacing w:before="13" w:line="355" w:lineRule="auto"/>
        <w:ind w:right="603"/>
        <w:jc w:val="both"/>
        <w:rPr>
          <w:sz w:val="24"/>
        </w:rPr>
      </w:pPr>
      <w:r>
        <w:rPr>
          <w:b/>
          <w:sz w:val="24"/>
        </w:rPr>
        <w:t xml:space="preserve">Visio 2012 </w:t>
      </w:r>
      <w:r>
        <w:rPr>
          <w:sz w:val="24"/>
        </w:rPr>
        <w:t>is used for designing the system architecture. This tool was used to design</w:t>
      </w:r>
      <w:r>
        <w:rPr>
          <w:spacing w:val="1"/>
          <w:sz w:val="24"/>
        </w:rPr>
        <w:t xml:space="preserve"> </w:t>
      </w:r>
      <w:r>
        <w:rPr>
          <w:sz w:val="24"/>
        </w:rPr>
        <w:t>diagram and to create a Gant chart easily with ready-made templates and helping to</w:t>
      </w:r>
      <w:r>
        <w:rPr>
          <w:spacing w:val="1"/>
          <w:sz w:val="24"/>
        </w:rPr>
        <w:t xml:space="preserve"> </w:t>
      </w:r>
      <w:r>
        <w:rPr>
          <w:sz w:val="24"/>
        </w:rPr>
        <w:t>simplify</w:t>
      </w:r>
      <w:r>
        <w:rPr>
          <w:spacing w:val="-1"/>
          <w:sz w:val="24"/>
        </w:rPr>
        <w:t xml:space="preserve"> </w:t>
      </w:r>
      <w:r>
        <w:rPr>
          <w:sz w:val="24"/>
        </w:rPr>
        <w:t>Complex information.</w:t>
      </w:r>
    </w:p>
    <w:p>
      <w:pPr>
        <w:pStyle w:val="25"/>
        <w:numPr>
          <w:ilvl w:val="0"/>
          <w:numId w:val="14"/>
        </w:numPr>
        <w:tabs>
          <w:tab w:val="left" w:pos="1361"/>
        </w:tabs>
        <w:spacing w:before="207" w:line="350" w:lineRule="auto"/>
        <w:ind w:right="598"/>
        <w:jc w:val="both"/>
        <w:rPr>
          <w:sz w:val="24"/>
        </w:rPr>
      </w:pPr>
      <w:commentRangeStart w:id="45"/>
      <w:r>
        <w:rPr>
          <w:sz w:val="24"/>
        </w:rPr>
        <w:t>The experiment was performed by using Intel(R) core (TM) i5-1135G7 CPU with 2.42</w:t>
      </w:r>
      <w:r>
        <w:rPr>
          <w:spacing w:val="1"/>
          <w:sz w:val="24"/>
        </w:rPr>
        <w:t xml:space="preserve"> </w:t>
      </w:r>
      <w:r>
        <w:rPr>
          <w:sz w:val="24"/>
        </w:rPr>
        <w:t>GHZ</w:t>
      </w:r>
      <w:r>
        <w:rPr>
          <w:spacing w:val="-1"/>
          <w:sz w:val="24"/>
        </w:rPr>
        <w:t xml:space="preserve"> </w:t>
      </w:r>
      <w:r>
        <w:rPr>
          <w:sz w:val="24"/>
        </w:rPr>
        <w:t>and 8 GB RAM laptop computer.</w:t>
      </w:r>
    </w:p>
    <w:p>
      <w:pPr>
        <w:jc w:val="both"/>
      </w:pPr>
      <w:r>
        <w:rPr>
          <w:rFonts w:ascii="Times New Roman" w:hAnsi="Times New Roman"/>
          <w:sz w:val="24"/>
          <w:color w:val="0000FF"/>
        </w:rPr>
        <w:t xml:space="preserve">The experimental setup (CPU-only Intel i5-1135G7, 2.42 GHz, 8 GB RAM) is stated in the methodology; the Chapter Four heading is separated from it.</w:t>
      </w:r>
    </w:p>
    <w:commentRangeEnd w:id="45"/>
    <w:p>
      <w:pPr>
        <w:spacing w:line="350" w:lineRule="auto"/>
        <w:jc w:val="both"/>
        <w:rPr>
          <w:sz w:val="24"/>
        </w:rPr>
        <w:sectPr>
          <w:pgSz w:w="12240" w:h="15840"/>
          <w:pgMar w:top="1380" w:right="260" w:bottom="1200" w:left="1520" w:header="0" w:footer="1012" w:gutter="0"/>
          <w:cols w:space="720" w:num="1"/>
        </w:sectPr>
      </w:pPr>
      <w:r>
        <w:commentReference w:id="45"/>
      </w:r>
    </w:p>
    <w:p>
      <w:pPr>
        <w:pStyle w:val="2"/>
        <w:jc w:val="center"/>
        <w:rPr>
          <w:sz w:val="32"/>
          <w:szCs w:val="32"/>
        </w:rPr>
      </w:pPr>
      <w:bookmarkStart w:id="127" w:name="_bookmark100"/>
      <w:bookmarkEnd w:id="127"/>
      <w:bookmarkStart w:id="128" w:name="_Toc230689969"/>
      <w:r>
        <w:rPr>
          <w:sz w:val="32"/>
          <w:szCs w:val="32"/>
        </w:rPr>
        <w:t>CHAPTER</w:t>
      </w:r>
      <w:r>
        <w:rPr>
          <w:spacing w:val="-4"/>
          <w:sz w:val="32"/>
          <w:szCs w:val="32"/>
        </w:rPr>
        <w:t xml:space="preserve"> </w:t>
      </w:r>
      <w:r>
        <w:rPr>
          <w:sz w:val="32"/>
          <w:szCs w:val="32"/>
        </w:rPr>
        <w:t>FOUR</w:t>
      </w:r>
      <w:bookmarkEnd w:id="128"/>
    </w:p>
    <w:p>
      <w:pPr>
        <w:pStyle w:val="2"/>
        <w:ind w:left="360" w:firstLine="0"/>
        <w:jc w:val="center"/>
      </w:pPr>
      <w:bookmarkStart w:id="129" w:name="_bookmark101"/>
      <w:bookmarkEnd w:id="129"/>
      <w:bookmarkStart w:id="130" w:name="_Toc230689970"/>
      <w:r>
        <w:t>4. EXPERIMENTATION</w:t>
      </w:r>
      <w:r>
        <w:rPr>
          <w:spacing w:val="-7"/>
        </w:rPr>
        <w:t xml:space="preserve"> </w:t>
      </w:r>
      <w:r>
        <w:t>AND</w:t>
      </w:r>
      <w:r>
        <w:rPr>
          <w:spacing w:val="-6"/>
        </w:rPr>
        <w:t xml:space="preserve"> </w:t>
      </w:r>
      <w:r>
        <w:t>MODEL</w:t>
      </w:r>
      <w:r>
        <w:rPr>
          <w:spacing w:val="-5"/>
        </w:rPr>
        <w:t xml:space="preserve"> </w:t>
      </w:r>
      <w:r>
        <w:t>RESULT</w:t>
      </w:r>
      <w:bookmarkEnd w:id="130"/>
    </w:p>
    <w:p>
      <w:pPr>
        <w:pStyle w:val="9"/>
        <w:spacing w:before="7"/>
        <w:rPr>
          <w:b/>
          <w:sz w:val="33"/>
        </w:rPr>
      </w:pPr>
    </w:p>
    <w:p>
      <w:pPr>
        <w:pStyle w:val="3"/>
        <w:numPr>
          <w:ilvl w:val="1"/>
          <w:numId w:val="15"/>
        </w:numPr>
        <w:rPr>
          <w:sz w:val="28"/>
          <w:szCs w:val="28"/>
        </w:rPr>
      </w:pPr>
      <w:bookmarkStart w:id="131" w:name="_bookmark102"/>
      <w:bookmarkEnd w:id="131"/>
      <w:bookmarkStart w:id="132" w:name="_Toc230689971"/>
      <w:r>
        <w:rPr>
          <w:sz w:val="28"/>
          <w:szCs w:val="28"/>
        </w:rPr>
        <w:t>Introduction</w:t>
      </w:r>
      <w:bookmarkEnd w:id="132"/>
    </w:p>
    <w:p>
      <w:pPr>
        <w:pStyle w:val="9"/>
        <w:spacing w:before="11"/>
        <w:rPr>
          <w:b/>
        </w:rPr>
      </w:pPr>
    </w:p>
    <w:p>
      <w:pPr>
        <w:pStyle w:val="9"/>
        <w:spacing w:line="360" w:lineRule="auto"/>
        <w:ind w:left="640" w:right="602"/>
        <w:jc w:val="both"/>
      </w:pPr>
      <w:r>
        <w:t>This chapter describes the implementation of the proposed model and the outcomes of the</w:t>
      </w:r>
      <w:r>
        <w:rPr>
          <w:spacing w:val="1"/>
        </w:rPr>
        <w:t xml:space="preserve"> </w:t>
      </w:r>
      <w:r>
        <w:t>experimentation. The primary finding of this study was the Developing Deep Learning-Based Sentiment Analysis of Amharic social media for Public Policy Enhancement in Ethiopia.</w:t>
      </w:r>
      <w:r>
        <w:rPr>
          <w:spacing w:val="-6"/>
        </w:rPr>
        <w:t xml:space="preserve"> </w:t>
      </w:r>
      <w:r>
        <w:t>The</w:t>
      </w:r>
      <w:r>
        <w:rPr>
          <w:spacing w:val="-7"/>
        </w:rPr>
        <w:t xml:space="preserve"> </w:t>
      </w:r>
      <w:r>
        <w:t>model</w:t>
      </w:r>
      <w:r>
        <w:rPr>
          <w:spacing w:val="-4"/>
        </w:rPr>
        <w:t xml:space="preserve"> </w:t>
      </w:r>
      <w:r>
        <w:t>employed</w:t>
      </w:r>
      <w:r>
        <w:rPr>
          <w:spacing w:val="-7"/>
        </w:rPr>
        <w:t xml:space="preserve"> </w:t>
      </w:r>
      <w:r>
        <w:t>various</w:t>
      </w:r>
      <w:r>
        <w:rPr>
          <w:spacing w:val="-6"/>
        </w:rPr>
        <w:t xml:space="preserve"> </w:t>
      </w:r>
      <w:r>
        <w:t>implementation</w:t>
      </w:r>
      <w:r>
        <w:rPr>
          <w:spacing w:val="-6"/>
        </w:rPr>
        <w:t xml:space="preserve"> </w:t>
      </w:r>
      <w:r>
        <w:t>configurations</w:t>
      </w:r>
      <w:r>
        <w:rPr>
          <w:spacing w:val="-4"/>
        </w:rPr>
        <w:t xml:space="preserve"> </w:t>
      </w:r>
      <w:r>
        <w:t>and</w:t>
      </w:r>
      <w:r>
        <w:rPr>
          <w:spacing w:val="-3"/>
        </w:rPr>
        <w:t xml:space="preserve"> </w:t>
      </w:r>
      <w:r>
        <w:t>experimental</w:t>
      </w:r>
      <w:r>
        <w:rPr>
          <w:spacing w:val="-4"/>
        </w:rPr>
        <w:t xml:space="preserve"> </w:t>
      </w:r>
      <w:r>
        <w:t>results</w:t>
      </w:r>
      <w:r>
        <w:rPr>
          <w:spacing w:val="-58"/>
        </w:rPr>
        <w:t xml:space="preserve"> </w:t>
      </w:r>
      <w:r>
        <w:t>were obtained using CNN model, Bidirectional LSTM, LSTM and</w:t>
      </w:r>
      <w:r>
        <w:rPr>
          <w:spacing w:val="-57"/>
        </w:rPr>
        <w:t xml:space="preserve"> </w:t>
      </w:r>
      <w:r>
        <w:t>GRU models using SoftMax classifier and we have conducted a comparison of various</w:t>
      </w:r>
      <w:r>
        <w:rPr>
          <w:spacing w:val="1"/>
        </w:rPr>
        <w:t xml:space="preserve"> </w:t>
      </w:r>
      <w:r>
        <w:t>experimentations</w:t>
      </w:r>
      <w:r>
        <w:rPr>
          <w:spacing w:val="1"/>
        </w:rPr>
        <w:t xml:space="preserve"> </w:t>
      </w:r>
      <w:r>
        <w:t>and</w:t>
      </w:r>
      <w:r>
        <w:rPr>
          <w:spacing w:val="1"/>
        </w:rPr>
        <w:t xml:space="preserve"> </w:t>
      </w:r>
      <w:r>
        <w:t>evaluated</w:t>
      </w:r>
      <w:r>
        <w:rPr>
          <w:spacing w:val="1"/>
        </w:rPr>
        <w:t xml:space="preserve"> </w:t>
      </w:r>
      <w:r>
        <w:t>classifier</w:t>
      </w:r>
      <w:r>
        <w:rPr>
          <w:spacing w:val="1"/>
        </w:rPr>
        <w:t xml:space="preserve"> </w:t>
      </w:r>
      <w:r>
        <w:t>performance</w:t>
      </w:r>
      <w:r>
        <w:rPr>
          <w:spacing w:val="1"/>
        </w:rPr>
        <w:t xml:space="preserve"> </w:t>
      </w:r>
      <w:r>
        <w:t>based</w:t>
      </w:r>
      <w:r>
        <w:rPr>
          <w:spacing w:val="1"/>
        </w:rPr>
        <w:t xml:space="preserve"> </w:t>
      </w:r>
      <w:r>
        <w:t>on</w:t>
      </w:r>
      <w:r>
        <w:rPr>
          <w:spacing w:val="1"/>
        </w:rPr>
        <w:t xml:space="preserve"> </w:t>
      </w:r>
      <w:r>
        <w:t>our</w:t>
      </w:r>
      <w:r>
        <w:rPr>
          <w:spacing w:val="1"/>
        </w:rPr>
        <w:t xml:space="preserve"> </w:t>
      </w:r>
      <w:r>
        <w:t>dataset.</w:t>
      </w:r>
      <w:r>
        <w:rPr>
          <w:spacing w:val="1"/>
        </w:rPr>
        <w:t xml:space="preserve"> </w:t>
      </w:r>
      <w:r>
        <w:t>Lastly,</w:t>
      </w:r>
      <w:r>
        <w:rPr>
          <w:spacing w:val="1"/>
        </w:rPr>
        <w:t xml:space="preserve"> </w:t>
      </w:r>
      <w:r>
        <w:t>we</w:t>
      </w:r>
      <w:r>
        <w:rPr>
          <w:spacing w:val="1"/>
        </w:rPr>
        <w:t xml:space="preserve"> </w:t>
      </w:r>
      <w:r>
        <w:t>conducted</w:t>
      </w:r>
      <w:r>
        <w:rPr>
          <w:spacing w:val="-1"/>
        </w:rPr>
        <w:t xml:space="preserve"> </w:t>
      </w:r>
      <w:r>
        <w:t>a</w:t>
      </w:r>
      <w:r>
        <w:rPr>
          <w:spacing w:val="-2"/>
        </w:rPr>
        <w:t xml:space="preserve"> </w:t>
      </w:r>
      <w:r>
        <w:t>discussion in order to answer the research</w:t>
      </w:r>
      <w:r>
        <w:rPr>
          <w:spacing w:val="-1"/>
        </w:rPr>
        <w:t xml:space="preserve"> </w:t>
      </w:r>
      <w:r>
        <w:t>questions.</w:t>
      </w:r>
    </w:p>
    <w:p>
      <w:pPr>
        <w:pStyle w:val="3"/>
        <w:numPr>
          <w:ilvl w:val="1"/>
          <w:numId w:val="15"/>
        </w:numPr>
      </w:pPr>
      <w:bookmarkStart w:id="133" w:name="_bookmark103"/>
      <w:bookmarkEnd w:id="133"/>
      <w:bookmarkStart w:id="134" w:name="_Toc230689972"/>
      <w:commentRangeStart w:id="46"/>
      <w:r>
        <w:rPr>
          <w:sz w:val="28"/>
          <w:szCs w:val="28"/>
        </w:rPr>
        <w:t>Data collection and preparation</w:t>
      </w:r>
      <w:commentRangeEnd w:id="46"/>
      <w:bookmarkEnd w:id="134"/>
      <w:r>
        <w:commentReference w:id="46"/>
      </w:r>
    </w:p>
    <w:p>
      <w:pPr>
        <w:jc w:val="both"/>
      </w:pPr>
      <w:r>
        <w:rPr>
          <w:rFonts w:ascii="Times New Roman" w:hAnsi="Times New Roman"/>
          <w:sz w:val="24"/>
          <w:color w:val="0000FF"/>
        </w:rPr>
        <w:t xml:space="preserve">Data collection and preparation are covered in Chapter Three and are not repeated here.</w:t>
      </w:r>
    </w:p>
    <w:p>
      <w:pPr>
        <w:pStyle w:val="9"/>
        <w:spacing w:before="11"/>
        <w:rPr>
          <w:b/>
        </w:rPr>
      </w:pPr>
    </w:p>
    <w:p>
      <w:pPr>
        <w:pStyle w:val="9"/>
        <w:spacing w:line="360" w:lineRule="auto"/>
        <w:ind w:left="640" w:right="601"/>
        <w:jc w:val="both"/>
        <w:rPr>
          <w:rFonts w:ascii="Segoe UI" w:hAnsi="Segoe UI" w:cs="Segoe UI"/>
          <w:color w:val="1F2328"/>
        </w:rPr>
      </w:pPr>
      <w:r>
        <w:t>The</w:t>
      </w:r>
      <w:r>
        <w:rPr>
          <w:spacing w:val="-4"/>
        </w:rPr>
        <w:t xml:space="preserve"> </w:t>
      </w:r>
      <w:r>
        <w:t>present</w:t>
      </w:r>
      <w:r>
        <w:rPr>
          <w:spacing w:val="-1"/>
        </w:rPr>
        <w:t xml:space="preserve"> </w:t>
      </w:r>
      <w:r>
        <w:t>study</w:t>
      </w:r>
      <w:r>
        <w:rPr>
          <w:spacing w:val="-1"/>
        </w:rPr>
        <w:t xml:space="preserve"> </w:t>
      </w:r>
      <w:r>
        <w:t>applied</w:t>
      </w:r>
      <w:r>
        <w:rPr>
          <w:spacing w:val="-1"/>
        </w:rPr>
        <w:t xml:space="preserve"> </w:t>
      </w:r>
      <w:r>
        <w:t>to</w:t>
      </w:r>
      <w:r>
        <w:rPr>
          <w:spacing w:val="-1"/>
        </w:rPr>
        <w:t xml:space="preserve"> </w:t>
      </w:r>
      <w:r>
        <w:t>gather</w:t>
      </w:r>
      <w:r>
        <w:rPr>
          <w:spacing w:val="-58"/>
        </w:rPr>
        <w:t xml:space="preserve"> </w:t>
      </w:r>
      <w:r>
        <w:t xml:space="preserve">data from </w:t>
      </w:r>
      <w:r>
        <w:rPr>
          <w:rFonts w:ascii="Segoe UI" w:hAnsi="Segoe UI" w:cs="Segoe UI"/>
          <w:color w:val="1F2328"/>
        </w:rPr>
        <w:t xml:space="preserve">two complementary </w:t>
      </w:r>
      <w:r>
        <w:t>sources. The primary component is the AfriSenti Amharic benchmark (Muhammad et al., 2023) and The secondary component consists of 2,530 additional tweets collected using Ethiopian government-policy keywords spanning education, health, economy, and security, annotated under the same three-class scheme (positive, negative, neutral).</w:t>
      </w:r>
    </w:p>
    <w:p>
      <w:pPr>
        <w:pStyle w:val="9"/>
        <w:spacing w:line="360" w:lineRule="auto"/>
        <w:ind w:left="640" w:right="597"/>
        <w:jc w:val="both"/>
        <w:rPr>
          <w:color w:val="000000" w:themeColor="text1"/>
          <w14:textFill>
            <w14:solidFill>
              <w14:schemeClr w14:val="tx1"/>
            </w14:solidFill>
          </w14:textFill>
        </w:rPr>
      </w:pPr>
      <w:r>
        <w:t xml:space="preserve">we collected the data was gathered from two different sources AfriSenti Amharic benchmark and Ethiopian government-policy keywords spanning education, health, economy, and security. </w:t>
      </w:r>
      <w:r>
        <w:rPr>
          <w:color w:val="000000" w:themeColor="text1"/>
          <w14:textFill>
            <w14:solidFill>
              <w14:schemeClr w14:val="tx1"/>
            </w14:solidFill>
          </w14:textFill>
        </w:rPr>
        <w:t>because these channels have resourceful and reliable pages under the company and people express his/her idea freely. The 11,477 text comments were collected and manually labeled based on sentiment analysis Amharic words. We have applied operations to this dataset, such as expand abbreviation, removal of non-Amharic characters, word separation, and removal of emoji (a form of pictorial communication) and punctuation.</w:t>
      </w:r>
    </w:p>
    <w:p>
      <w:pPr>
        <w:spacing w:line="360" w:lineRule="auto"/>
        <w:jc w:val="both"/>
        <w:sectPr>
          <w:pgSz w:w="12240" w:h="15840"/>
          <w:pgMar w:top="1380" w:right="260" w:bottom="1200" w:left="1520" w:header="0" w:footer="1012" w:gutter="0"/>
          <w:cols w:space="720" w:num="1"/>
        </w:sectPr>
      </w:pPr>
    </w:p>
    <w:p>
      <w:pPr>
        <w:pStyle w:val="9"/>
        <w:spacing w:before="3"/>
        <w:rPr>
          <w:sz w:val="2"/>
        </w:rPr>
      </w:pPr>
    </w:p>
    <w:tbl>
      <w:tblPr>
        <w:tblStyle w:val="7"/>
        <w:tblW w:w="0" w:type="auto"/>
        <w:tblInd w:w="6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79"/>
        <w:gridCol w:w="1949"/>
        <w:gridCol w:w="252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8" w:hRule="atLeast"/>
        </w:trPr>
        <w:tc>
          <w:tcPr>
            <w:tcW w:w="679" w:type="dxa"/>
          </w:tcPr>
          <w:p>
            <w:pPr>
              <w:pStyle w:val="26"/>
              <w:spacing w:line="275" w:lineRule="exact"/>
              <w:ind w:left="191"/>
              <w:rPr>
                <w:b/>
                <w:sz w:val="24"/>
              </w:rPr>
            </w:pPr>
            <w:r>
              <w:rPr>
                <w:b/>
                <w:sz w:val="24"/>
              </w:rPr>
              <w:t>No</w:t>
            </w:r>
          </w:p>
        </w:tc>
        <w:tc>
          <w:tcPr>
            <w:tcW w:w="1949" w:type="dxa"/>
          </w:tcPr>
          <w:p>
            <w:pPr>
              <w:pStyle w:val="26"/>
              <w:spacing w:line="275" w:lineRule="exact"/>
              <w:ind w:left="120"/>
              <w:rPr>
                <w:b/>
                <w:sz w:val="24"/>
              </w:rPr>
            </w:pPr>
            <w:r>
              <w:rPr>
                <w:b/>
                <w:sz w:val="24"/>
              </w:rPr>
              <w:t>Class</w:t>
            </w:r>
          </w:p>
        </w:tc>
        <w:tc>
          <w:tcPr>
            <w:tcW w:w="2520" w:type="dxa"/>
          </w:tcPr>
          <w:p>
            <w:pPr>
              <w:pStyle w:val="26"/>
              <w:spacing w:line="275" w:lineRule="exact"/>
              <w:ind w:left="322"/>
              <w:rPr>
                <w:b/>
                <w:sz w:val="24"/>
              </w:rPr>
            </w:pPr>
            <w:r>
              <w:rPr>
                <w:b/>
                <w:sz w:val="24"/>
              </w:rPr>
              <w:t>Number</w:t>
            </w:r>
            <w:r>
              <w:rPr>
                <w:b/>
                <w:spacing w:val="-6"/>
                <w:sz w:val="24"/>
              </w:rPr>
              <w:t xml:space="preserve"> </w:t>
            </w:r>
            <w:r>
              <w:rPr>
                <w:b/>
                <w:sz w:val="24"/>
              </w:rPr>
              <w:t>of</w:t>
            </w:r>
            <w:r>
              <w:rPr>
                <w:b/>
                <w:spacing w:val="-3"/>
                <w:sz w:val="24"/>
              </w:rPr>
              <w:t xml:space="preserve"> </w:t>
            </w:r>
            <w:r>
              <w:rPr>
                <w:b/>
                <w:sz w:val="24"/>
              </w:rPr>
              <w:t>comments</w:t>
            </w:r>
          </w:p>
          <w:p>
            <w:pPr>
              <w:pStyle w:val="26"/>
              <w:spacing w:before="137"/>
              <w:ind w:left="200"/>
              <w:rPr>
                <w:b/>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679" w:type="dxa"/>
          </w:tcPr>
          <w:p>
            <w:pPr>
              <w:pStyle w:val="26"/>
              <w:spacing w:line="275" w:lineRule="exact"/>
              <w:ind w:left="107"/>
              <w:rPr>
                <w:sz w:val="24"/>
              </w:rPr>
            </w:pPr>
            <w:r>
              <w:rPr>
                <w:sz w:val="24"/>
              </w:rPr>
              <w:t>1</w:t>
            </w:r>
          </w:p>
        </w:tc>
        <w:tc>
          <w:tcPr>
            <w:tcW w:w="1949" w:type="dxa"/>
          </w:tcPr>
          <w:p>
            <w:pPr>
              <w:pStyle w:val="26"/>
              <w:spacing w:line="275" w:lineRule="exact"/>
              <w:ind w:left="108"/>
              <w:rPr>
                <w:sz w:val="24"/>
              </w:rPr>
            </w:pPr>
            <w:r>
              <w:rPr>
                <w:sz w:val="24"/>
              </w:rPr>
              <w:t>Positive</w:t>
            </w:r>
          </w:p>
        </w:tc>
        <w:tc>
          <w:tcPr>
            <w:tcW w:w="2520" w:type="dxa"/>
          </w:tcPr>
          <w:p>
            <w:pPr>
              <w:pStyle w:val="26"/>
              <w:spacing w:line="275" w:lineRule="exact"/>
              <w:ind w:left="108"/>
              <w:rPr>
                <w:sz w:val="24"/>
              </w:rPr>
            </w:pPr>
            <w:r>
              <w:rPr>
                <w:sz w:val="24"/>
              </w:rPr>
              <w:t>3090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679" w:type="dxa"/>
          </w:tcPr>
          <w:p>
            <w:pPr>
              <w:pStyle w:val="26"/>
              <w:spacing w:line="275" w:lineRule="exact"/>
              <w:ind w:left="107"/>
              <w:rPr>
                <w:sz w:val="24"/>
              </w:rPr>
            </w:pPr>
            <w:r>
              <w:rPr>
                <w:sz w:val="24"/>
              </w:rPr>
              <w:t>2</w:t>
            </w:r>
          </w:p>
        </w:tc>
        <w:tc>
          <w:tcPr>
            <w:tcW w:w="1949" w:type="dxa"/>
          </w:tcPr>
          <w:p>
            <w:pPr>
              <w:pStyle w:val="26"/>
              <w:spacing w:line="275" w:lineRule="exact"/>
              <w:ind w:left="108"/>
              <w:rPr>
                <w:sz w:val="24"/>
              </w:rPr>
            </w:pPr>
            <w:r>
              <w:rPr>
                <w:sz w:val="24"/>
              </w:rPr>
              <w:t>Negative</w:t>
            </w:r>
          </w:p>
        </w:tc>
        <w:tc>
          <w:tcPr>
            <w:tcW w:w="2520" w:type="dxa"/>
          </w:tcPr>
          <w:p>
            <w:pPr>
              <w:pStyle w:val="26"/>
              <w:spacing w:line="275" w:lineRule="exact"/>
              <w:ind w:left="108"/>
              <w:rPr>
                <w:sz w:val="24"/>
              </w:rPr>
            </w:pPr>
            <w:r>
              <w:rPr>
                <w:sz w:val="24"/>
              </w:rPr>
              <w:t>4004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679" w:type="dxa"/>
          </w:tcPr>
          <w:p>
            <w:pPr>
              <w:pStyle w:val="26"/>
              <w:spacing w:line="275" w:lineRule="exact"/>
              <w:ind w:left="107"/>
              <w:rPr>
                <w:sz w:val="24"/>
              </w:rPr>
            </w:pPr>
            <w:r>
              <w:rPr>
                <w:sz w:val="24"/>
              </w:rPr>
              <w:t>3</w:t>
            </w:r>
          </w:p>
        </w:tc>
        <w:tc>
          <w:tcPr>
            <w:tcW w:w="1949" w:type="dxa"/>
          </w:tcPr>
          <w:p>
            <w:pPr>
              <w:pStyle w:val="26"/>
              <w:spacing w:line="275" w:lineRule="exact"/>
              <w:ind w:left="108"/>
              <w:rPr>
                <w:sz w:val="24"/>
              </w:rPr>
            </w:pPr>
            <w:r>
              <w:rPr>
                <w:sz w:val="24"/>
              </w:rPr>
              <w:t>Neutral</w:t>
            </w:r>
          </w:p>
        </w:tc>
        <w:tc>
          <w:tcPr>
            <w:tcW w:w="2520" w:type="dxa"/>
          </w:tcPr>
          <w:p>
            <w:pPr>
              <w:pStyle w:val="26"/>
              <w:spacing w:line="275" w:lineRule="exact"/>
              <w:ind w:left="108"/>
              <w:rPr>
                <w:sz w:val="24"/>
              </w:rPr>
            </w:pPr>
            <w:r>
              <w:rPr>
                <w:sz w:val="24"/>
              </w:rPr>
              <w:t>4380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0" w:hRule="atLeast"/>
        </w:trPr>
        <w:tc>
          <w:tcPr>
            <w:tcW w:w="2628" w:type="dxa"/>
            <w:gridSpan w:val="2"/>
          </w:tcPr>
          <w:p>
            <w:pPr>
              <w:pStyle w:val="26"/>
              <w:spacing w:line="275" w:lineRule="exact"/>
              <w:ind w:left="107"/>
              <w:rPr>
                <w:sz w:val="24"/>
              </w:rPr>
            </w:pPr>
            <w:r>
              <w:rPr>
                <w:sz w:val="24"/>
              </w:rPr>
              <w:t>Total</w:t>
            </w:r>
            <w:r>
              <w:rPr>
                <w:spacing w:val="36"/>
                <w:sz w:val="24"/>
              </w:rPr>
              <w:t xml:space="preserve"> </w:t>
            </w:r>
            <w:r>
              <w:rPr>
                <w:sz w:val="24"/>
              </w:rPr>
              <w:t>number</w:t>
            </w:r>
            <w:r>
              <w:rPr>
                <w:spacing w:val="36"/>
                <w:sz w:val="24"/>
              </w:rPr>
              <w:t xml:space="preserve"> </w:t>
            </w:r>
            <w:r>
              <w:rPr>
                <w:sz w:val="24"/>
              </w:rPr>
              <w:t>of</w:t>
            </w:r>
            <w:r>
              <w:rPr>
                <w:spacing w:val="37"/>
                <w:sz w:val="24"/>
              </w:rPr>
              <w:t xml:space="preserve"> </w:t>
            </w:r>
            <w:r>
              <w:rPr>
                <w:sz w:val="24"/>
              </w:rPr>
              <w:t>comment collected</w:t>
            </w:r>
          </w:p>
        </w:tc>
        <w:tc>
          <w:tcPr>
            <w:tcW w:w="2520" w:type="dxa"/>
          </w:tcPr>
          <w:p>
            <w:pPr>
              <w:pStyle w:val="26"/>
              <w:spacing w:line="275" w:lineRule="exact"/>
              <w:ind w:left="108"/>
              <w:rPr>
                <w:sz w:val="24"/>
              </w:rPr>
            </w:pPr>
            <w:r>
              <w:rPr>
                <w:sz w:val="24"/>
              </w:rPr>
              <w:t>11477</w:t>
            </w:r>
          </w:p>
        </w:tc>
      </w:tr>
    </w:tbl>
    <w:p>
      <w:pPr>
        <w:spacing w:before="1"/>
        <w:ind w:left="640"/>
        <w:jc w:val="both"/>
      </w:pPr>
      <w:bookmarkStart w:id="135" w:name="_bookmark104"/>
      <w:bookmarkEnd w:id="135"/>
      <w:r>
        <w:t>Table</w:t>
      </w:r>
      <w:r>
        <w:rPr>
          <w:spacing w:val="-4"/>
        </w:rPr>
        <w:t xml:space="preserve"> </w:t>
      </w:r>
      <w:r>
        <w:t>4.</w:t>
      </w:r>
      <w:r>
        <w:rPr>
          <w:spacing w:val="53"/>
        </w:rPr>
        <w:t xml:space="preserve"> </w:t>
      </w:r>
      <w:r>
        <w:t>1</w:t>
      </w:r>
      <w:r>
        <w:rPr>
          <w:spacing w:val="22"/>
        </w:rPr>
        <w:t xml:space="preserve"> </w:t>
      </w:r>
      <w:r>
        <w:t>Original</w:t>
      </w:r>
      <w:r>
        <w:rPr>
          <w:spacing w:val="-1"/>
        </w:rPr>
        <w:t xml:space="preserve"> </w:t>
      </w:r>
      <w:r>
        <w:t xml:space="preserve">sentiment classification </w:t>
      </w:r>
    </w:p>
    <w:p>
      <w:pPr>
        <w:pStyle w:val="9"/>
        <w:spacing w:before="196" w:line="360" w:lineRule="auto"/>
        <w:ind w:left="640" w:right="601"/>
        <w:jc w:val="both"/>
      </w:pPr>
      <w:r>
        <w:t>The dataset is divided into training, validation, and testing using the holdout method. This data</w:t>
      </w:r>
      <w:r>
        <w:rPr>
          <w:spacing w:val="1"/>
        </w:rPr>
        <w:t xml:space="preserve"> </w:t>
      </w:r>
      <w:r>
        <w:t>splitting technique was selected in our study because preliminary experimentation and literature</w:t>
      </w:r>
      <w:r>
        <w:rPr>
          <w:spacing w:val="-57"/>
        </w:rPr>
        <w:t xml:space="preserve"> </w:t>
      </w:r>
      <w:r>
        <w:t>review. Training accounts for 70% of the total data (8033),</w:t>
      </w:r>
      <w:commentRangeStart w:id="47"/>
      <w:r>
        <w:t xml:space="preserve"> number sentiment, number of </w:t>
      </w:r>
      <w:r>
        <w:rPr>
          <w:spacing w:val="-58"/>
        </w:rPr>
        <w:t xml:space="preserve"> </w:t>
      </w:r>
      <w:r>
        <w:t>data 1 positive 927 2163,</w:t>
      </w:r>
      <w:r>
        <w:rPr>
          <w:spacing w:val="-57"/>
        </w:rPr>
        <w:t xml:space="preserve"> </w:t>
      </w:r>
      <w:r>
        <w:t>2 negative 1201 2,802, and 3 neutral 1314 3066, Total number of comments collected 1198 4796 while validation accounts for 15% of the total</w:t>
      </w:r>
      <w:r>
        <w:rPr>
          <w:spacing w:val="-57"/>
        </w:rPr>
        <w:t xml:space="preserve">   </w:t>
      </w:r>
      <w:r>
        <w:t>data</w:t>
      </w:r>
      <w:r>
        <w:rPr>
          <w:spacing w:val="-12"/>
        </w:rPr>
        <w:t xml:space="preserve"> </w:t>
      </w:r>
      <w:r>
        <w:t>(1721),</w:t>
      </w:r>
      <w:r>
        <w:rPr>
          <w:spacing w:val="-11"/>
        </w:rPr>
        <w:t xml:space="preserve"> </w:t>
      </w:r>
      <w:r>
        <w:t>and</w:t>
      </w:r>
      <w:r>
        <w:rPr>
          <w:spacing w:val="-11"/>
        </w:rPr>
        <w:t xml:space="preserve"> </w:t>
      </w:r>
      <w:r>
        <w:t>the</w:t>
      </w:r>
      <w:r>
        <w:rPr>
          <w:spacing w:val="-12"/>
        </w:rPr>
        <w:t xml:space="preserve"> </w:t>
      </w:r>
      <w:r>
        <w:t>remaining</w:t>
      </w:r>
      <w:r>
        <w:rPr>
          <w:spacing w:val="-11"/>
        </w:rPr>
        <w:t xml:space="preserve"> </w:t>
      </w:r>
      <w:r>
        <w:t>15%</w:t>
      </w:r>
      <w:r>
        <w:rPr>
          <w:spacing w:val="-12"/>
        </w:rPr>
        <w:t xml:space="preserve"> </w:t>
      </w:r>
      <w:r>
        <w:t>which</w:t>
      </w:r>
      <w:r>
        <w:rPr>
          <w:spacing w:val="-11"/>
        </w:rPr>
        <w:t xml:space="preserve"> </w:t>
      </w:r>
      <w:r>
        <w:t>is</w:t>
      </w:r>
      <w:r>
        <w:rPr>
          <w:spacing w:val="-10"/>
        </w:rPr>
        <w:t xml:space="preserve"> </w:t>
      </w:r>
      <w:r>
        <w:t>1721</w:t>
      </w:r>
      <w:r>
        <w:rPr>
          <w:spacing w:val="-11"/>
        </w:rPr>
        <w:t xml:space="preserve"> </w:t>
      </w:r>
      <w:r>
        <w:t>data</w:t>
      </w:r>
      <w:r>
        <w:rPr>
          <w:spacing w:val="-11"/>
        </w:rPr>
        <w:t xml:space="preserve"> </w:t>
      </w:r>
      <w:r>
        <w:t>for</w:t>
      </w:r>
      <w:r>
        <w:rPr>
          <w:spacing w:val="-13"/>
        </w:rPr>
        <w:t xml:space="preserve"> </w:t>
      </w:r>
      <w:r>
        <w:t>testing.</w:t>
      </w:r>
      <w:commentRangeEnd w:id="47"/>
      <w:bookmarkStart w:id="136" w:name="_bookmark105"/>
      <w:bookmarkEnd w:id="136"/>
      <w:r>
        <w:commentReference w:id="47"/>
      </w:r>
    </w:p>
    <w:p>
      <w:pPr>
        <w:jc w:val="both"/>
      </w:pPr>
      <w:r>
        <w:rPr>
          <w:rFonts w:ascii="Times New Roman" w:hAnsi="Times New Roman"/>
          <w:sz w:val="24"/>
          <w:color w:val="0000FF"/>
        </w:rPr>
        <w:t xml:space="preserve">This section is rewritten in clear, plain language so its purpose and content are understandable.</w:t>
      </w:r>
    </w:p>
    <w:p>
      <w:pPr>
        <w:pStyle w:val="9"/>
        <w:ind w:left="623"/>
        <w:rPr>
          <w:sz w:val="20"/>
        </w:rPr>
      </w:pPr>
    </w:p>
    <w:p>
      <w:pPr>
        <w:pStyle w:val="3"/>
        <w:numPr>
          <w:ilvl w:val="1"/>
          <w:numId w:val="15"/>
        </w:numPr>
        <w:rPr>
          <w:sz w:val="28"/>
          <w:szCs w:val="28"/>
        </w:rPr>
      </w:pPr>
      <w:bookmarkStart w:id="137" w:name="_bookmark106"/>
      <w:bookmarkEnd w:id="137"/>
      <w:bookmarkStart w:id="138" w:name="_bookmark107"/>
      <w:bookmarkEnd w:id="138"/>
      <w:r>
        <w:rPr>
          <w:sz w:val="28"/>
          <w:szCs w:val="28"/>
        </w:rPr>
        <w:t xml:space="preserve"> </w:t>
      </w:r>
      <w:commentRangeStart w:id="48"/>
      <w:bookmarkStart w:id="139" w:name="_Toc230689973"/>
      <w:r>
        <w:rPr>
          <w:sz w:val="28"/>
          <w:szCs w:val="28"/>
        </w:rPr>
        <w:t>Data Preprocessing</w:t>
      </w:r>
      <w:commentRangeEnd w:id="48"/>
      <w:bookmarkEnd w:id="139"/>
      <w:r>
        <w:commentReference w:id="48"/>
      </w:r>
    </w:p>
    <w:p>
      <w:pPr>
        <w:jc w:val="both"/>
      </w:pPr>
      <w:r>
        <w:rPr>
          <w:rFonts w:ascii="Times New Roman" w:hAnsi="Times New Roman"/>
          <w:sz w:val="24"/>
          <w:color w:val="0000FF"/>
        </w:rPr>
        <w:t xml:space="preserve">Preprocessing and data splitting are described once, in Chapter Three; splitting follows preprocessing (stratified 70/15/15 into 7,680/1,646/1,646).</w:t>
      </w:r>
    </w:p>
    <w:p>
      <w:pPr>
        <w:pStyle w:val="9"/>
        <w:spacing w:before="1"/>
        <w:rPr>
          <w:b/>
          <w:sz w:val="25"/>
        </w:rPr>
      </w:pPr>
    </w:p>
    <w:p>
      <w:pPr>
        <w:pStyle w:val="9"/>
        <w:spacing w:line="360" w:lineRule="auto"/>
        <w:ind w:left="640" w:right="603"/>
        <w:jc w:val="both"/>
      </w:pPr>
      <w:r>
        <w:rPr>
          <w:spacing w:val="-1"/>
        </w:rPr>
        <w:t>A</w:t>
      </w:r>
      <w:r>
        <w:rPr>
          <w:spacing w:val="-14"/>
        </w:rPr>
        <w:t xml:space="preserve"> </w:t>
      </w:r>
      <w:r>
        <w:rPr>
          <w:spacing w:val="-1"/>
        </w:rPr>
        <w:t>key</w:t>
      </w:r>
      <w:r>
        <w:rPr>
          <w:spacing w:val="-13"/>
        </w:rPr>
        <w:t xml:space="preserve"> </w:t>
      </w:r>
      <w:r>
        <w:t>stage</w:t>
      </w:r>
      <w:r>
        <w:rPr>
          <w:spacing w:val="-15"/>
        </w:rPr>
        <w:t xml:space="preserve"> </w:t>
      </w:r>
      <w:r>
        <w:t>in</w:t>
      </w:r>
      <w:r>
        <w:rPr>
          <w:spacing w:val="-13"/>
        </w:rPr>
        <w:t xml:space="preserve"> </w:t>
      </w:r>
      <w:r>
        <w:t>data</w:t>
      </w:r>
      <w:r>
        <w:rPr>
          <w:spacing w:val="-14"/>
        </w:rPr>
        <w:t xml:space="preserve"> </w:t>
      </w:r>
      <w:r>
        <w:t>analysis</w:t>
      </w:r>
      <w:r>
        <w:rPr>
          <w:spacing w:val="-13"/>
        </w:rPr>
        <w:t xml:space="preserve"> </w:t>
      </w:r>
      <w:r>
        <w:t>and</w:t>
      </w:r>
      <w:r>
        <w:rPr>
          <w:spacing w:val="-13"/>
        </w:rPr>
        <w:t xml:space="preserve"> </w:t>
      </w:r>
      <w:r>
        <w:t>machine</w:t>
      </w:r>
      <w:r>
        <w:rPr>
          <w:spacing w:val="-14"/>
        </w:rPr>
        <w:t xml:space="preserve"> </w:t>
      </w:r>
      <w:r>
        <w:t>learning,</w:t>
      </w:r>
      <w:r>
        <w:rPr>
          <w:spacing w:val="-11"/>
        </w:rPr>
        <w:t xml:space="preserve"> </w:t>
      </w:r>
      <w:r>
        <w:t>at</w:t>
      </w:r>
      <w:r>
        <w:rPr>
          <w:spacing w:val="-13"/>
        </w:rPr>
        <w:t xml:space="preserve"> </w:t>
      </w:r>
      <w:r>
        <w:t>preprocessing</w:t>
      </w:r>
      <w:r>
        <w:rPr>
          <w:spacing w:val="-13"/>
        </w:rPr>
        <w:t xml:space="preserve"> </w:t>
      </w:r>
      <w:r>
        <w:t>is</w:t>
      </w:r>
      <w:r>
        <w:rPr>
          <w:spacing w:val="-13"/>
        </w:rPr>
        <w:t xml:space="preserve"> </w:t>
      </w:r>
      <w:r>
        <w:t>preparing</w:t>
      </w:r>
      <w:r>
        <w:rPr>
          <w:spacing w:val="-13"/>
        </w:rPr>
        <w:t xml:space="preserve"> </w:t>
      </w:r>
      <w:r>
        <w:t>and</w:t>
      </w:r>
      <w:r>
        <w:rPr>
          <w:spacing w:val="-13"/>
        </w:rPr>
        <w:t xml:space="preserve"> </w:t>
      </w:r>
      <w:r>
        <w:t>transforming</w:t>
      </w:r>
      <w:r>
        <w:rPr>
          <w:spacing w:val="-58"/>
        </w:rPr>
        <w:t xml:space="preserve"> </w:t>
      </w:r>
      <w:r>
        <w:t>raw data into a more useful form. Data cleaning, tokenization, transformation, and normalization are often</w:t>
      </w:r>
      <w:r>
        <w:rPr>
          <w:spacing w:val="1"/>
        </w:rPr>
        <w:t xml:space="preserve"> </w:t>
      </w:r>
      <w:r>
        <w:t>involved</w:t>
      </w:r>
      <w:r>
        <w:rPr>
          <w:spacing w:val="-1"/>
        </w:rPr>
        <w:t xml:space="preserve"> </w:t>
      </w:r>
      <w:r>
        <w:t>in order to make</w:t>
      </w:r>
      <w:r>
        <w:rPr>
          <w:spacing w:val="-1"/>
        </w:rPr>
        <w:t xml:space="preserve"> </w:t>
      </w:r>
      <w:r>
        <w:t>the data more</w:t>
      </w:r>
      <w:r>
        <w:rPr>
          <w:spacing w:val="-1"/>
        </w:rPr>
        <w:t xml:space="preserve"> </w:t>
      </w:r>
      <w:r>
        <w:t>acceptable</w:t>
      </w:r>
      <w:r>
        <w:rPr>
          <w:spacing w:val="-1"/>
        </w:rPr>
        <w:t xml:space="preserve"> </w:t>
      </w:r>
      <w:r>
        <w:t>for</w:t>
      </w:r>
      <w:r>
        <w:rPr>
          <w:spacing w:val="-2"/>
        </w:rPr>
        <w:t xml:space="preserve"> </w:t>
      </w:r>
      <w:r>
        <w:t>analysis</w:t>
      </w:r>
      <w:r>
        <w:rPr>
          <w:spacing w:val="-1"/>
        </w:rPr>
        <w:t xml:space="preserve"> </w:t>
      </w:r>
      <w:r>
        <w:t>and modeling.</w:t>
      </w:r>
    </w:p>
    <w:p>
      <w:pPr>
        <w:pStyle w:val="9"/>
        <w:spacing w:before="201" w:line="360" w:lineRule="auto"/>
        <w:ind w:left="640" w:right="601"/>
        <w:jc w:val="both"/>
      </w:pPr>
      <w:r>
        <w:t>Data</w:t>
      </w:r>
      <w:r>
        <w:rPr>
          <w:spacing w:val="-9"/>
        </w:rPr>
        <w:t xml:space="preserve"> </w:t>
      </w:r>
      <w:r>
        <w:t>preprocessing</w:t>
      </w:r>
      <w:r>
        <w:rPr>
          <w:spacing w:val="-9"/>
        </w:rPr>
        <w:t xml:space="preserve"> </w:t>
      </w:r>
      <w:r>
        <w:t>main</w:t>
      </w:r>
      <w:r>
        <w:rPr>
          <w:spacing w:val="-5"/>
        </w:rPr>
        <w:t xml:space="preserve"> </w:t>
      </w:r>
      <w:r>
        <w:t>objective</w:t>
      </w:r>
      <w:r>
        <w:rPr>
          <w:spacing w:val="-10"/>
        </w:rPr>
        <w:t xml:space="preserve"> </w:t>
      </w:r>
      <w:r>
        <w:t>is</w:t>
      </w:r>
      <w:r>
        <w:rPr>
          <w:spacing w:val="-8"/>
        </w:rPr>
        <w:t xml:space="preserve"> </w:t>
      </w:r>
      <w:r>
        <w:t>to</w:t>
      </w:r>
      <w:r>
        <w:rPr>
          <w:spacing w:val="-7"/>
        </w:rPr>
        <w:t xml:space="preserve"> </w:t>
      </w:r>
      <w:r>
        <w:t>make</w:t>
      </w:r>
      <w:r>
        <w:rPr>
          <w:spacing w:val="-10"/>
        </w:rPr>
        <w:t xml:space="preserve"> </w:t>
      </w:r>
      <w:r>
        <w:t>sure</w:t>
      </w:r>
      <w:r>
        <w:rPr>
          <w:spacing w:val="-7"/>
        </w:rPr>
        <w:t xml:space="preserve"> </w:t>
      </w:r>
      <w:r>
        <w:t>the</w:t>
      </w:r>
      <w:r>
        <w:rPr>
          <w:spacing w:val="-8"/>
        </w:rPr>
        <w:t xml:space="preserve"> </w:t>
      </w:r>
      <w:r>
        <w:t>data</w:t>
      </w:r>
      <w:r>
        <w:rPr>
          <w:spacing w:val="-7"/>
        </w:rPr>
        <w:t xml:space="preserve"> </w:t>
      </w:r>
      <w:r>
        <w:t>is</w:t>
      </w:r>
      <w:r>
        <w:rPr>
          <w:spacing w:val="-8"/>
        </w:rPr>
        <w:t xml:space="preserve"> </w:t>
      </w:r>
      <w:r>
        <w:t>precise,</w:t>
      </w:r>
      <w:r>
        <w:rPr>
          <w:spacing w:val="-5"/>
        </w:rPr>
        <w:t xml:space="preserve"> </w:t>
      </w:r>
      <w:r>
        <w:t>consistent,</w:t>
      </w:r>
      <w:r>
        <w:rPr>
          <w:spacing w:val="-8"/>
        </w:rPr>
        <w:t xml:space="preserve"> </w:t>
      </w:r>
      <w:r>
        <w:t>and</w:t>
      </w:r>
      <w:r>
        <w:rPr>
          <w:spacing w:val="-5"/>
        </w:rPr>
        <w:t xml:space="preserve"> </w:t>
      </w:r>
      <w:r>
        <w:t>appropriate</w:t>
      </w:r>
      <w:r>
        <w:rPr>
          <w:spacing w:val="-58"/>
        </w:rPr>
        <w:t xml:space="preserve"> </w:t>
      </w:r>
      <w:r>
        <w:t>for the particular analysis or deep learning activity at hand. This often involves identifying and</w:t>
      </w:r>
      <w:r>
        <w:rPr>
          <w:spacing w:val="1"/>
        </w:rPr>
        <w:t xml:space="preserve"> </w:t>
      </w:r>
      <w:r>
        <w:t>modifying the most crucial elements or variables in the data, as well as dealing with problems</w:t>
      </w:r>
      <w:r>
        <w:rPr>
          <w:spacing w:val="1"/>
        </w:rPr>
        <w:t xml:space="preserve"> </w:t>
      </w:r>
      <w:r>
        <w:t>including missing data, outliers, inconsistencies, and formatting errors. Overall, because it can</w:t>
      </w:r>
      <w:r>
        <w:rPr>
          <w:spacing w:val="1"/>
        </w:rPr>
        <w:t xml:space="preserve"> </w:t>
      </w:r>
      <w:r>
        <w:t>considerably affect the accuracy and quality of the data, data preparation is an important phase</w:t>
      </w:r>
      <w:r>
        <w:rPr>
          <w:spacing w:val="1"/>
        </w:rPr>
        <w:t xml:space="preserve"> </w:t>
      </w:r>
      <w:r>
        <w:t>in</w:t>
      </w:r>
      <w:r>
        <w:rPr>
          <w:spacing w:val="1"/>
        </w:rPr>
        <w:t xml:space="preserve"> </w:t>
      </w:r>
      <w:r>
        <w:t>the</w:t>
      </w:r>
      <w:r>
        <w:rPr>
          <w:spacing w:val="1"/>
        </w:rPr>
        <w:t xml:space="preserve"> </w:t>
      </w:r>
      <w:r>
        <w:t>data</w:t>
      </w:r>
      <w:r>
        <w:rPr>
          <w:spacing w:val="1"/>
        </w:rPr>
        <w:t xml:space="preserve"> </w:t>
      </w:r>
      <w:r>
        <w:t>analysis</w:t>
      </w:r>
      <w:r>
        <w:rPr>
          <w:spacing w:val="1"/>
        </w:rPr>
        <w:t xml:space="preserve"> </w:t>
      </w:r>
      <w:r>
        <w:t>process. Generally,</w:t>
      </w:r>
      <w:r>
        <w:rPr>
          <w:spacing w:val="1"/>
        </w:rPr>
        <w:t xml:space="preserve"> </w:t>
      </w:r>
      <w:r>
        <w:t>in</w:t>
      </w:r>
      <w:r>
        <w:rPr>
          <w:spacing w:val="1"/>
        </w:rPr>
        <w:t xml:space="preserve"> </w:t>
      </w:r>
      <w:r>
        <w:t>this</w:t>
      </w:r>
      <w:r>
        <w:rPr>
          <w:spacing w:val="1"/>
        </w:rPr>
        <w:t xml:space="preserve"> </w:t>
      </w:r>
      <w:r>
        <w:t>research,</w:t>
      </w:r>
      <w:r>
        <w:rPr>
          <w:spacing w:val="1"/>
        </w:rPr>
        <w:t xml:space="preserve"> </w:t>
      </w:r>
      <w:r>
        <w:t>we</w:t>
      </w:r>
      <w:r>
        <w:rPr>
          <w:spacing w:val="1"/>
        </w:rPr>
        <w:t xml:space="preserve"> </w:t>
      </w:r>
      <w:r>
        <w:t>followed</w:t>
      </w:r>
      <w:r>
        <w:rPr>
          <w:spacing w:val="1"/>
        </w:rPr>
        <w:t xml:space="preserve"> </w:t>
      </w:r>
      <w:r>
        <w:t>the</w:t>
      </w:r>
      <w:r>
        <w:rPr>
          <w:spacing w:val="1"/>
        </w:rPr>
        <w:t xml:space="preserve"> </w:t>
      </w:r>
      <w:r>
        <w:t>standard</w:t>
      </w:r>
      <w:r>
        <w:rPr>
          <w:spacing w:val="1"/>
        </w:rPr>
        <w:t xml:space="preserve"> </w:t>
      </w:r>
      <w:r>
        <w:t>data</w:t>
      </w:r>
      <w:r>
        <w:rPr>
          <w:spacing w:val="1"/>
        </w:rPr>
        <w:t xml:space="preserve"> </w:t>
      </w:r>
      <w:r>
        <w:t>preprocessing approaches to process data such as normalization, Tokenization,</w:t>
      </w:r>
      <w:r>
        <w:rPr>
          <w:spacing w:val="-1"/>
        </w:rPr>
        <w:t xml:space="preserve"> Short‑form expansion, </w:t>
      </w:r>
      <w:r>
        <w:t>and data cleaning.</w:t>
      </w:r>
    </w:p>
    <w:p>
      <w:pPr>
        <w:rPr>
          <w:b/>
          <w:bCs/>
          <w:color w:val="1F2328"/>
          <w:sz w:val="30"/>
          <w:szCs w:val="30"/>
        </w:rPr>
      </w:pPr>
      <w:r>
        <w:rPr>
          <w:b/>
          <w:bCs/>
          <w:color w:val="1F2328"/>
          <w:sz w:val="30"/>
          <w:szCs w:val="30"/>
        </w:rPr>
        <w:br w:type="page"/>
      </w:r>
    </w:p>
    <w:p>
      <w:pPr>
        <w:pStyle w:val="4"/>
        <w:spacing w:line="480" w:lineRule="auto"/>
      </w:pPr>
      <w:bookmarkStart w:id="140" w:name="_Toc230689974"/>
      <w:r>
        <w:t xml:space="preserve">4.3.1 </w:t>
      </w:r>
      <w:commentRangeStart w:id="49"/>
      <w:r>
        <w:t>Pipeline Steps</w:t>
      </w:r>
      <w:bookmarkEnd w:id="140"/>
    </w:p>
    <w:p>
      <w:pPr>
        <w:jc w:val="both"/>
      </w:pPr>
      <w:r>
        <w:rPr>
          <w:rFonts w:ascii="Times New Roman" w:hAnsi="Times New Roman"/>
          <w:sz w:val="24"/>
          <w:color w:val="0000FF"/>
        </w:rPr>
        <w:t xml:space="preserve">Items already covered in Chapter Three are not repeated here.</w:t>
      </w:r>
    </w:p>
    <w:p>
      <w:pPr>
        <w:shd w:val="clear" w:color="auto" w:fill="FFFFFF"/>
        <w:spacing w:line="360" w:lineRule="auto"/>
        <w:jc w:val="both"/>
        <w:rPr>
          <w:sz w:val="24"/>
          <w:szCs w:val="24"/>
        </w:rPr>
      </w:pPr>
      <w:r>
        <w:rPr>
          <w:sz w:val="24"/>
          <w:szCs w:val="24"/>
        </w:rPr>
        <w:t>The preprocessing pipeline comprised five sequential stages applied to every tweet before feature extraction (see Figure 4.1 — results/final_figures/fig3_1_methodology_pipeline.jpeg):</w:t>
      </w:r>
    </w:p>
    <w:p>
      <w:pPr>
        <w:widowControl/>
        <w:numPr>
          <w:ilvl w:val="0"/>
          <w:numId w:val="16"/>
        </w:numPr>
        <w:shd w:val="clear" w:color="auto" w:fill="FFFFFF"/>
        <w:autoSpaceDE/>
        <w:autoSpaceDN/>
        <w:spacing w:before="100" w:beforeAutospacing="1" w:after="100" w:afterAutospacing="1" w:line="360" w:lineRule="auto"/>
        <w:jc w:val="both"/>
        <w:rPr>
          <w:color w:val="1F2328"/>
          <w:sz w:val="24"/>
          <w:szCs w:val="24"/>
        </w:rPr>
      </w:pPr>
      <w:r>
        <w:rPr>
          <w:b/>
          <w:bCs/>
          <w:color w:val="1F2328"/>
          <w:sz w:val="24"/>
          <w:szCs w:val="24"/>
        </w:rPr>
        <w:t>Unicode NFC normalisation</w:t>
      </w:r>
      <w:r>
        <w:rPr>
          <w:color w:val="1F2328"/>
          <w:sz w:val="24"/>
          <w:szCs w:val="24"/>
        </w:rPr>
        <w:t xml:space="preserve"> — </w:t>
      </w:r>
      <w:r>
        <w:rPr>
          <w:sz w:val="24"/>
          <w:szCs w:val="24"/>
        </w:rPr>
        <w:t>Ensures consistent byte representations for Ethiopic code points, removing invisible combining characters introduced by inconsistent keyboard encodings.</w:t>
      </w:r>
    </w:p>
    <w:p>
      <w:pPr>
        <w:widowControl/>
        <w:numPr>
          <w:ilvl w:val="0"/>
          <w:numId w:val="16"/>
        </w:numPr>
        <w:shd w:val="clear" w:color="auto" w:fill="FFFFFF"/>
        <w:autoSpaceDE/>
        <w:autoSpaceDN/>
        <w:spacing w:before="60" w:after="100" w:afterAutospacing="1" w:line="360" w:lineRule="auto"/>
        <w:jc w:val="both"/>
        <w:rPr>
          <w:sz w:val="24"/>
          <w:szCs w:val="24"/>
        </w:rPr>
      </w:pPr>
      <w:r>
        <w:rPr>
          <w:b/>
          <w:bCs/>
          <w:color w:val="1F2328"/>
          <w:sz w:val="24"/>
          <w:szCs w:val="24"/>
        </w:rPr>
        <w:t>Ethiopic character normalisation</w:t>
      </w:r>
      <w:r>
        <w:rPr>
          <w:color w:val="1F2328"/>
          <w:sz w:val="24"/>
          <w:szCs w:val="24"/>
        </w:rPr>
        <w:t xml:space="preserve"> — </w:t>
      </w:r>
      <w:r>
        <w:rPr>
          <w:sz w:val="24"/>
          <w:szCs w:val="24"/>
        </w:rPr>
        <w:t xml:space="preserve">Maps phonetically equivalent Ge'ez character variants to canonical forms (e.g., all members of the </w:t>
      </w:r>
      <w:r>
        <w:rPr>
          <w:rFonts w:ascii="Nyala" w:hAnsi="Nyala" w:cs="Nyala"/>
          <w:sz w:val="24"/>
          <w:szCs w:val="24"/>
        </w:rPr>
        <w:t>ሐ</w:t>
      </w:r>
      <w:r>
        <w:rPr>
          <w:sz w:val="24"/>
          <w:szCs w:val="24"/>
        </w:rPr>
        <w:t>/</w:t>
      </w:r>
      <w:r>
        <w:rPr>
          <w:rFonts w:ascii="Nyala" w:hAnsi="Nyala" w:cs="Nyala"/>
          <w:sz w:val="24"/>
          <w:szCs w:val="24"/>
        </w:rPr>
        <w:t>ኀ</w:t>
      </w:r>
      <w:r>
        <w:rPr>
          <w:sz w:val="24"/>
          <w:szCs w:val="24"/>
        </w:rPr>
        <w:t xml:space="preserve"> groups → </w:t>
      </w:r>
      <w:r>
        <w:rPr>
          <w:rFonts w:ascii="Nyala" w:hAnsi="Nyala" w:cs="Nyala"/>
          <w:sz w:val="24"/>
          <w:szCs w:val="24"/>
        </w:rPr>
        <w:t>ሃ</w:t>
      </w:r>
      <w:r>
        <w:rPr>
          <w:sz w:val="24"/>
          <w:szCs w:val="24"/>
        </w:rPr>
        <w:t xml:space="preserve">; </w:t>
      </w:r>
      <w:r>
        <w:rPr>
          <w:rFonts w:ascii="Nyala" w:hAnsi="Nyala" w:cs="Nyala"/>
          <w:sz w:val="24"/>
          <w:szCs w:val="24"/>
        </w:rPr>
        <w:t>ፀ</w:t>
      </w:r>
      <w:r>
        <w:rPr>
          <w:sz w:val="24"/>
          <w:szCs w:val="24"/>
        </w:rPr>
        <w:t xml:space="preserve"> group → </w:t>
      </w:r>
      <w:r>
        <w:rPr>
          <w:rFonts w:ascii="Nyala" w:hAnsi="Nyala" w:cs="Nyala"/>
          <w:sz w:val="24"/>
          <w:szCs w:val="24"/>
        </w:rPr>
        <w:t>ጸ</w:t>
      </w:r>
      <w:r>
        <w:rPr>
          <w:sz w:val="24"/>
          <w:szCs w:val="24"/>
        </w:rPr>
        <w:t xml:space="preserve"> group). This step directly reduces vocabulary fragmentation caused by the orthographic freedom common in informal social-media writing.</w:t>
      </w:r>
    </w:p>
    <w:p>
      <w:pPr>
        <w:widowControl/>
        <w:numPr>
          <w:ilvl w:val="0"/>
          <w:numId w:val="16"/>
        </w:numPr>
        <w:shd w:val="clear" w:color="auto" w:fill="FFFFFF"/>
        <w:autoSpaceDE/>
        <w:autoSpaceDN/>
        <w:spacing w:before="60" w:after="100" w:afterAutospacing="1" w:line="360" w:lineRule="auto"/>
        <w:jc w:val="both"/>
        <w:rPr>
          <w:sz w:val="24"/>
          <w:szCs w:val="24"/>
        </w:rPr>
      </w:pPr>
      <w:r>
        <w:rPr>
          <w:b/>
          <w:bCs/>
          <w:color w:val="1F2328"/>
          <w:sz w:val="24"/>
          <w:szCs w:val="24"/>
        </w:rPr>
        <w:t>Noise removal</w:t>
      </w:r>
      <w:r>
        <w:rPr>
          <w:color w:val="1F2328"/>
          <w:sz w:val="24"/>
          <w:szCs w:val="24"/>
        </w:rPr>
        <w:t xml:space="preserve"> — </w:t>
      </w:r>
      <w:r>
        <w:rPr>
          <w:sz w:val="24"/>
          <w:szCs w:val="24"/>
        </w:rPr>
        <w:t>Strips URLs, @mentions, #hashtags, Arabic numerals, and punctuation using regular expressions, retaining only Ethiopic script characters, Latin letters, the Ethiopic word separator (</w:t>
      </w:r>
      <w:r>
        <w:rPr>
          <w:rFonts w:ascii="Nyala" w:hAnsi="Nyala" w:cs="Nyala"/>
          <w:sz w:val="24"/>
          <w:szCs w:val="24"/>
        </w:rPr>
        <w:t>፡</w:t>
      </w:r>
      <w:r>
        <w:rPr>
          <w:sz w:val="24"/>
          <w:szCs w:val="24"/>
        </w:rPr>
        <w:t xml:space="preserve"> U+1361), and whitespace.</w:t>
      </w:r>
    </w:p>
    <w:p>
      <w:pPr>
        <w:widowControl/>
        <w:numPr>
          <w:ilvl w:val="0"/>
          <w:numId w:val="16"/>
        </w:numPr>
        <w:shd w:val="clear" w:color="auto" w:fill="FFFFFF"/>
        <w:autoSpaceDE/>
        <w:autoSpaceDN/>
        <w:spacing w:before="60" w:after="100" w:afterAutospacing="1" w:line="360" w:lineRule="auto"/>
        <w:jc w:val="both"/>
        <w:rPr>
          <w:sz w:val="24"/>
          <w:szCs w:val="24"/>
        </w:rPr>
      </w:pPr>
      <w:r>
        <w:rPr>
          <w:b/>
          <w:bCs/>
          <w:color w:val="1F2328"/>
          <w:sz w:val="24"/>
          <w:szCs w:val="24"/>
        </w:rPr>
        <w:t>Whitespace tokenisation</w:t>
      </w:r>
      <w:r>
        <w:rPr>
          <w:color w:val="1F2328"/>
          <w:sz w:val="24"/>
          <w:szCs w:val="24"/>
        </w:rPr>
        <w:t xml:space="preserve"> — </w:t>
      </w:r>
      <w:r>
        <w:rPr>
          <w:sz w:val="24"/>
          <w:szCs w:val="24"/>
        </w:rPr>
        <w:t>Splits the cleaned text on whitespace boundaries. No morphological segmentation is applied at this stage; sub-character structure is instead captured implicitly through character n-gram TF-IDF features.</w:t>
      </w:r>
    </w:p>
    <w:p>
      <w:pPr>
        <w:widowControl/>
        <w:numPr>
          <w:ilvl w:val="0"/>
          <w:numId w:val="16"/>
        </w:numPr>
        <w:shd w:val="clear" w:color="auto" w:fill="FFFFFF"/>
        <w:autoSpaceDE/>
        <w:autoSpaceDN/>
        <w:spacing w:before="60" w:after="100" w:afterAutospacing="1" w:line="360" w:lineRule="auto"/>
        <w:jc w:val="both"/>
        <w:rPr>
          <w:sz w:val="24"/>
          <w:szCs w:val="24"/>
        </w:rPr>
      </w:pPr>
      <w:r>
        <w:rPr>
          <w:b/>
          <w:bCs/>
          <w:color w:val="1F2328"/>
          <w:sz w:val="24"/>
          <w:szCs w:val="24"/>
        </w:rPr>
        <w:t>Amharic stopword removal</w:t>
      </w:r>
      <w:r>
        <w:rPr>
          <w:color w:val="1F2328"/>
          <w:sz w:val="24"/>
          <w:szCs w:val="24"/>
        </w:rPr>
        <w:t xml:space="preserve"> — </w:t>
      </w:r>
      <w:r>
        <w:rPr>
          <w:sz w:val="24"/>
          <w:szCs w:val="24"/>
        </w:rPr>
        <w:t xml:space="preserve">Filters a curated list of 47 high-frequency Amharic function words and discourse markers (e.g., </w:t>
      </w:r>
      <w:r>
        <w:rPr>
          <w:rFonts w:ascii="Nyala" w:hAnsi="Nyala" w:cs="Nyala"/>
          <w:sz w:val="24"/>
          <w:szCs w:val="24"/>
        </w:rPr>
        <w:t>እና</w:t>
      </w:r>
      <w:r>
        <w:rPr>
          <w:sz w:val="24"/>
          <w:szCs w:val="24"/>
        </w:rPr>
        <w:t xml:space="preserve">, </w:t>
      </w:r>
      <w:r>
        <w:rPr>
          <w:rFonts w:ascii="Nyala" w:hAnsi="Nyala" w:cs="Nyala"/>
          <w:sz w:val="24"/>
          <w:szCs w:val="24"/>
        </w:rPr>
        <w:t>ናቸው</w:t>
      </w:r>
      <w:r>
        <w:rPr>
          <w:sz w:val="24"/>
          <w:szCs w:val="24"/>
        </w:rPr>
        <w:t xml:space="preserve">, </w:t>
      </w:r>
      <w:r>
        <w:rPr>
          <w:rFonts w:ascii="Nyala" w:hAnsi="Nyala" w:cs="Nyala"/>
          <w:sz w:val="24"/>
          <w:szCs w:val="24"/>
        </w:rPr>
        <w:t>ይህ</w:t>
      </w:r>
      <w:r>
        <w:rPr>
          <w:sz w:val="24"/>
          <w:szCs w:val="24"/>
        </w:rPr>
        <w:t xml:space="preserve">, </w:t>
      </w:r>
      <w:r>
        <w:rPr>
          <w:rFonts w:ascii="Nyala" w:hAnsi="Nyala" w:cs="Nyala"/>
          <w:sz w:val="24"/>
          <w:szCs w:val="24"/>
        </w:rPr>
        <w:t>ጋር</w:t>
      </w:r>
      <w:r>
        <w:rPr>
          <w:sz w:val="24"/>
          <w:szCs w:val="24"/>
        </w:rPr>
        <w:t>) that carry minimal sentiment information.</w:t>
      </w:r>
      <w:commentRangeEnd w:id="49"/>
      <w:r>
        <w:commentReference w:id="49"/>
      </w:r>
    </w:p>
    <w:p>
      <w:pPr>
        <w:pStyle w:val="4"/>
        <w:spacing w:line="480" w:lineRule="auto"/>
      </w:pPr>
      <w:r>
        <w:tab/>
      </w:r>
      <w:r>
        <w:t xml:space="preserve"> </w:t>
      </w:r>
      <w:bookmarkStart w:id="141" w:name="_Toc230689975"/>
      <w:r>
        <w:t>4.3.2 Before/After Examples</w:t>
      </w:r>
      <w:bookmarkEnd w:id="141"/>
    </w:p>
    <w:p>
      <w:pPr>
        <w:shd w:val="clear" w:color="auto" w:fill="FFFFFF"/>
        <w:spacing w:after="240" w:line="360" w:lineRule="auto"/>
        <w:jc w:val="both"/>
        <w:rPr>
          <w:sz w:val="24"/>
          <w:szCs w:val="24"/>
        </w:rPr>
      </w:pPr>
      <w:r>
        <w:rPr>
          <w:sz w:val="24"/>
          <w:szCs w:val="24"/>
        </w:rPr>
        <w:t>Example 1 — @mention and stopword removal (positive sentiment)</w:t>
      </w:r>
    </w:p>
    <w:tbl>
      <w:tblPr>
        <w:tblStyle w:val="7"/>
        <w:tblW w:w="0" w:type="auto"/>
        <w:tblInd w:w="0" w:type="dxa"/>
        <w:tblLayout w:type="autofit"/>
        <w:tblCellMar>
          <w:top w:w="15" w:type="dxa"/>
          <w:left w:w="15" w:type="dxa"/>
          <w:bottom w:w="15" w:type="dxa"/>
          <w:right w:w="15" w:type="dxa"/>
        </w:tblCellMar>
      </w:tblPr>
      <w:tblGrid>
        <w:gridCol w:w="1372"/>
        <w:gridCol w:w="4711"/>
      </w:tblGrid>
      <w:tr>
        <w:tblPrEx>
          <w:tblCellMar>
            <w:top w:w="15" w:type="dxa"/>
            <w:left w:w="15" w:type="dxa"/>
            <w:bottom w:w="15" w:type="dxa"/>
            <w:right w:w="15" w:type="dxa"/>
          </w:tblCellMar>
        </w:tblPrEx>
        <w:trPr>
          <w:tblHeader/>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line="360" w:lineRule="auto"/>
              <w:jc w:val="both"/>
              <w:rPr>
                <w:b/>
                <w:bCs/>
                <w:sz w:val="24"/>
                <w:szCs w:val="24"/>
              </w:rPr>
            </w:pPr>
            <w:r>
              <w:rPr>
                <w:b/>
                <w:bCs/>
                <w:sz w:val="24"/>
                <w:szCs w:val="24"/>
              </w:rPr>
              <w:t>Stage</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line="360" w:lineRule="auto"/>
              <w:jc w:val="both"/>
              <w:rPr>
                <w:b/>
                <w:bCs/>
                <w:sz w:val="24"/>
                <w:szCs w:val="24"/>
              </w:rPr>
            </w:pPr>
            <w:r>
              <w:rPr>
                <w:b/>
                <w:bCs/>
                <w:sz w:val="24"/>
                <w:szCs w:val="24"/>
              </w:rPr>
              <w:t>Text</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line="360" w:lineRule="auto"/>
              <w:jc w:val="both"/>
              <w:rPr>
                <w:sz w:val="24"/>
                <w:szCs w:val="24"/>
              </w:rPr>
            </w:pPr>
            <w:r>
              <w:rPr>
                <w:sz w:val="24"/>
                <w:szCs w:val="24"/>
              </w:rPr>
              <w:t>Raw</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 xml:space="preserve">@user </w:t>
            </w:r>
            <w:r>
              <w:rPr>
                <w:rFonts w:ascii="Nyala" w:hAnsi="Nyala" w:cs="Nyala"/>
                <w:sz w:val="24"/>
                <w:szCs w:val="24"/>
              </w:rPr>
              <w:t>ክብር</w:t>
            </w:r>
            <w:r>
              <w:rPr>
                <w:sz w:val="24"/>
                <w:szCs w:val="24"/>
              </w:rPr>
              <w:t xml:space="preserve"> </w:t>
            </w:r>
            <w:r>
              <w:rPr>
                <w:rFonts w:ascii="Nyala" w:hAnsi="Nyala" w:cs="Nyala"/>
                <w:sz w:val="24"/>
                <w:szCs w:val="24"/>
              </w:rPr>
              <w:t>እና</w:t>
            </w:r>
            <w:r>
              <w:rPr>
                <w:sz w:val="24"/>
                <w:szCs w:val="24"/>
              </w:rPr>
              <w:t xml:space="preserve"> </w:t>
            </w:r>
            <w:r>
              <w:rPr>
                <w:rFonts w:ascii="Nyala" w:hAnsi="Nyala" w:cs="Nyala"/>
                <w:sz w:val="24"/>
                <w:szCs w:val="24"/>
              </w:rPr>
              <w:t>ምስጋና</w:t>
            </w:r>
            <w:r>
              <w:rPr>
                <w:sz w:val="24"/>
                <w:szCs w:val="24"/>
              </w:rPr>
              <w:t xml:space="preserve"> </w:t>
            </w:r>
            <w:r>
              <w:rPr>
                <w:rFonts w:ascii="Nyala" w:hAnsi="Nyala" w:cs="Nyala"/>
                <w:sz w:val="24"/>
                <w:szCs w:val="24"/>
              </w:rPr>
              <w:t>ለዓለማት</w:t>
            </w:r>
            <w:r>
              <w:rPr>
                <w:sz w:val="24"/>
                <w:szCs w:val="24"/>
              </w:rPr>
              <w:t xml:space="preserve"> </w:t>
            </w:r>
            <w:r>
              <w:rPr>
                <w:rFonts w:ascii="Nyala" w:hAnsi="Nyala" w:cs="Nyala"/>
                <w:sz w:val="24"/>
                <w:szCs w:val="24"/>
              </w:rPr>
              <w:t>ፈጣሪ</w:t>
            </w:r>
            <w:r>
              <w:rPr>
                <w:sz w:val="24"/>
                <w:szCs w:val="24"/>
              </w:rPr>
              <w:t xml:space="preserve"> </w:t>
            </w:r>
            <w:r>
              <w:rPr>
                <w:rFonts w:ascii="Nyala" w:hAnsi="Nyala" w:cs="Nyala"/>
                <w:sz w:val="24"/>
                <w:szCs w:val="24"/>
              </w:rPr>
              <w:t>ይሁን</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Cleaned</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rFonts w:ascii="Nyala" w:hAnsi="Nyala" w:cs="Nyala"/>
                <w:sz w:val="24"/>
                <w:szCs w:val="24"/>
              </w:rPr>
              <w:t>ክብር</w:t>
            </w:r>
            <w:r>
              <w:rPr>
                <w:sz w:val="24"/>
                <w:szCs w:val="24"/>
              </w:rPr>
              <w:t xml:space="preserve"> </w:t>
            </w:r>
            <w:r>
              <w:rPr>
                <w:rFonts w:ascii="Nyala" w:hAnsi="Nyala" w:cs="Nyala"/>
                <w:sz w:val="24"/>
                <w:szCs w:val="24"/>
              </w:rPr>
              <w:t>ምስጋና</w:t>
            </w:r>
            <w:r>
              <w:rPr>
                <w:sz w:val="24"/>
                <w:szCs w:val="24"/>
              </w:rPr>
              <w:t xml:space="preserve"> </w:t>
            </w:r>
            <w:r>
              <w:rPr>
                <w:rFonts w:ascii="Nyala" w:hAnsi="Nyala" w:cs="Nyala"/>
                <w:sz w:val="24"/>
                <w:szCs w:val="24"/>
              </w:rPr>
              <w:t>ለአለማት</w:t>
            </w:r>
            <w:r>
              <w:rPr>
                <w:sz w:val="24"/>
                <w:szCs w:val="24"/>
              </w:rPr>
              <w:t xml:space="preserve"> </w:t>
            </w:r>
            <w:r>
              <w:rPr>
                <w:rFonts w:ascii="Nyala" w:hAnsi="Nyala" w:cs="Nyala"/>
                <w:sz w:val="24"/>
                <w:szCs w:val="24"/>
              </w:rPr>
              <w:t>ፈጣሪ</w:t>
            </w:r>
            <w:r>
              <w:rPr>
                <w:sz w:val="24"/>
                <w:szCs w:val="24"/>
              </w:rPr>
              <w:t xml:space="preserve"> </w:t>
            </w:r>
            <w:r>
              <w:rPr>
                <w:rFonts w:ascii="Nyala" w:hAnsi="Nyala" w:cs="Nyala"/>
                <w:sz w:val="24"/>
                <w:szCs w:val="24"/>
              </w:rPr>
              <w:t>ይሁን</w:t>
            </w:r>
          </w:p>
        </w:tc>
      </w:tr>
    </w:tbl>
    <w:p>
      <w:pPr>
        <w:shd w:val="clear" w:color="auto" w:fill="FFFFFF"/>
        <w:spacing w:after="240" w:line="360" w:lineRule="auto"/>
        <w:jc w:val="both"/>
        <w:rPr>
          <w:sz w:val="24"/>
          <w:szCs w:val="24"/>
        </w:rPr>
      </w:pPr>
      <w:r>
        <w:rPr>
          <w:sz w:val="24"/>
          <w:szCs w:val="24"/>
        </w:rPr>
        <w:t xml:space="preserve">The @mention is stripped and the conjunction </w:t>
      </w:r>
      <w:r>
        <w:rPr>
          <w:rFonts w:ascii="Nyala" w:hAnsi="Nyala" w:cs="Nyala"/>
          <w:sz w:val="24"/>
          <w:szCs w:val="24"/>
        </w:rPr>
        <w:t>እና</w:t>
      </w:r>
      <w:r>
        <w:rPr>
          <w:sz w:val="24"/>
          <w:szCs w:val="24"/>
        </w:rPr>
        <w:t xml:space="preserve"> (and) is removed as a stopword. Ethiopic character normalisation maps </w:t>
      </w:r>
      <w:r>
        <w:rPr>
          <w:rFonts w:ascii="Nyala" w:hAnsi="Nyala" w:cs="Nyala"/>
          <w:sz w:val="24"/>
          <w:szCs w:val="24"/>
        </w:rPr>
        <w:t>ዓ</w:t>
      </w:r>
      <w:r>
        <w:rPr>
          <w:sz w:val="24"/>
          <w:szCs w:val="24"/>
        </w:rPr>
        <w:t xml:space="preserve"> → </w:t>
      </w:r>
      <w:r>
        <w:rPr>
          <w:rFonts w:ascii="Nyala" w:hAnsi="Nyala" w:cs="Nyala"/>
          <w:sz w:val="24"/>
          <w:szCs w:val="24"/>
        </w:rPr>
        <w:t>አ</w:t>
      </w:r>
      <w:r>
        <w:rPr>
          <w:sz w:val="24"/>
          <w:szCs w:val="24"/>
        </w:rPr>
        <w:t xml:space="preserve"> in </w:t>
      </w:r>
      <w:r>
        <w:rPr>
          <w:rFonts w:ascii="Nyala" w:hAnsi="Nyala" w:cs="Nyala"/>
          <w:sz w:val="24"/>
          <w:szCs w:val="24"/>
        </w:rPr>
        <w:t>ዓለማት</w:t>
      </w:r>
      <w:r>
        <w:rPr>
          <w:sz w:val="24"/>
          <w:szCs w:val="24"/>
        </w:rPr>
        <w:t>.</w:t>
      </w:r>
    </w:p>
    <w:p>
      <w:pPr>
        <w:rPr>
          <w:b/>
          <w:bCs/>
          <w:color w:val="1F2328"/>
          <w:sz w:val="24"/>
          <w:szCs w:val="24"/>
        </w:rPr>
      </w:pPr>
      <w:r>
        <w:rPr>
          <w:b/>
          <w:bCs/>
          <w:color w:val="1F2328"/>
          <w:sz w:val="24"/>
          <w:szCs w:val="24"/>
        </w:rPr>
        <w:br w:type="page"/>
      </w:r>
    </w:p>
    <w:p>
      <w:pPr>
        <w:shd w:val="clear" w:color="auto" w:fill="FFFFFF"/>
        <w:spacing w:after="240" w:line="360" w:lineRule="auto"/>
        <w:jc w:val="both"/>
        <w:rPr>
          <w:sz w:val="24"/>
          <w:szCs w:val="24"/>
        </w:rPr>
      </w:pPr>
      <w:r>
        <w:rPr>
          <w:b/>
          <w:bCs/>
          <w:color w:val="1F2328"/>
          <w:sz w:val="24"/>
          <w:szCs w:val="24"/>
        </w:rPr>
        <w:t xml:space="preserve"> </w:t>
      </w:r>
      <w:r>
        <w:rPr>
          <w:b/>
          <w:bCs/>
          <w:sz w:val="24"/>
          <w:szCs w:val="24"/>
        </w:rPr>
        <w:t>Example 2 — Hashtag removal and noise reduction (negative sentiment)</w:t>
      </w:r>
    </w:p>
    <w:tbl>
      <w:tblPr>
        <w:tblStyle w:val="7"/>
        <w:tblW w:w="0" w:type="auto"/>
        <w:tblInd w:w="0" w:type="dxa"/>
        <w:tblLayout w:type="autofit"/>
        <w:tblCellMar>
          <w:top w:w="15" w:type="dxa"/>
          <w:left w:w="15" w:type="dxa"/>
          <w:bottom w:w="15" w:type="dxa"/>
          <w:right w:w="15" w:type="dxa"/>
        </w:tblCellMar>
      </w:tblPr>
      <w:tblGrid>
        <w:gridCol w:w="1372"/>
        <w:gridCol w:w="7459"/>
      </w:tblGrid>
      <w:tr>
        <w:tblPrEx>
          <w:tblCellMar>
            <w:top w:w="15" w:type="dxa"/>
            <w:left w:w="15" w:type="dxa"/>
            <w:bottom w:w="15" w:type="dxa"/>
            <w:right w:w="15" w:type="dxa"/>
          </w:tblCellMar>
        </w:tblPrEx>
        <w:trPr>
          <w:tblHeader/>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line="360" w:lineRule="auto"/>
              <w:jc w:val="both"/>
              <w:rPr>
                <w:b/>
                <w:bCs/>
                <w:sz w:val="24"/>
                <w:szCs w:val="24"/>
              </w:rPr>
            </w:pPr>
            <w:r>
              <w:rPr>
                <w:b/>
                <w:bCs/>
                <w:sz w:val="24"/>
                <w:szCs w:val="24"/>
              </w:rPr>
              <w:t>Stage</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line="360" w:lineRule="auto"/>
              <w:jc w:val="both"/>
              <w:rPr>
                <w:b/>
                <w:bCs/>
                <w:sz w:val="24"/>
                <w:szCs w:val="24"/>
              </w:rPr>
            </w:pPr>
            <w:r>
              <w:rPr>
                <w:b/>
                <w:bCs/>
                <w:sz w:val="24"/>
                <w:szCs w:val="24"/>
              </w:rPr>
              <w:t>Text</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line="360" w:lineRule="auto"/>
              <w:jc w:val="both"/>
              <w:rPr>
                <w:sz w:val="24"/>
                <w:szCs w:val="24"/>
              </w:rPr>
            </w:pPr>
            <w:r>
              <w:rPr>
                <w:sz w:val="24"/>
                <w:szCs w:val="24"/>
              </w:rPr>
              <w:t>Raw</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rFonts w:ascii="Nyala" w:hAnsi="Nyala" w:cs="Nyala"/>
                <w:sz w:val="24"/>
                <w:szCs w:val="24"/>
              </w:rPr>
              <w:t>ከህወሓት</w:t>
            </w:r>
            <w:r>
              <w:rPr>
                <w:sz w:val="24"/>
                <w:szCs w:val="24"/>
              </w:rPr>
              <w:t xml:space="preserve"> </w:t>
            </w:r>
            <w:r>
              <w:rPr>
                <w:rFonts w:ascii="Nyala" w:hAnsi="Nyala" w:cs="Nyala"/>
                <w:sz w:val="24"/>
                <w:szCs w:val="24"/>
              </w:rPr>
              <w:t>ጋር</w:t>
            </w:r>
            <w:r>
              <w:rPr>
                <w:sz w:val="24"/>
                <w:szCs w:val="24"/>
              </w:rPr>
              <w:t xml:space="preserve"> </w:t>
            </w:r>
            <w:r>
              <w:rPr>
                <w:rFonts w:ascii="Nyala" w:hAnsi="Nyala" w:cs="Nyala"/>
                <w:sz w:val="24"/>
                <w:szCs w:val="24"/>
              </w:rPr>
              <w:t>ድርድር</w:t>
            </w:r>
            <w:r>
              <w:rPr>
                <w:sz w:val="24"/>
                <w:szCs w:val="24"/>
              </w:rPr>
              <w:t xml:space="preserve"> </w:t>
            </w:r>
            <w:r>
              <w:rPr>
                <w:rFonts w:ascii="Nyala" w:hAnsi="Nyala" w:cs="Nyala"/>
                <w:sz w:val="24"/>
                <w:szCs w:val="24"/>
              </w:rPr>
              <w:t>ማለት</w:t>
            </w:r>
            <w:r>
              <w:rPr>
                <w:sz w:val="24"/>
                <w:szCs w:val="24"/>
              </w:rPr>
              <w:t xml:space="preserve"> </w:t>
            </w:r>
            <w:r>
              <w:rPr>
                <w:rFonts w:ascii="Nyala" w:hAnsi="Nyala" w:cs="Nyala"/>
                <w:sz w:val="24"/>
                <w:szCs w:val="24"/>
              </w:rPr>
              <w:t>ኢትዮጲያን</w:t>
            </w:r>
            <w:r>
              <w:rPr>
                <w:sz w:val="24"/>
                <w:szCs w:val="24"/>
              </w:rPr>
              <w:t xml:space="preserve"> </w:t>
            </w:r>
            <w:r>
              <w:rPr>
                <w:rFonts w:ascii="Nyala" w:hAnsi="Nyala" w:cs="Nyala"/>
                <w:sz w:val="24"/>
                <w:szCs w:val="24"/>
              </w:rPr>
              <w:t>ማፍረስ</w:t>
            </w:r>
            <w:r>
              <w:rPr>
                <w:sz w:val="24"/>
                <w:szCs w:val="24"/>
              </w:rPr>
              <w:t xml:space="preserve"> </w:t>
            </w:r>
            <w:r>
              <w:rPr>
                <w:rFonts w:ascii="Nyala" w:hAnsi="Nyala" w:cs="Nyala"/>
                <w:sz w:val="24"/>
                <w:szCs w:val="24"/>
              </w:rPr>
              <w:t>ዕቁብ</w:t>
            </w:r>
            <w:r>
              <w:rPr>
                <w:sz w:val="24"/>
                <w:szCs w:val="24"/>
              </w:rPr>
              <w:t xml:space="preserve"> </w:t>
            </w:r>
            <w:r>
              <w:rPr>
                <w:rFonts w:ascii="Nyala" w:hAnsi="Nyala" w:cs="Nyala"/>
                <w:sz w:val="24"/>
                <w:szCs w:val="24"/>
              </w:rPr>
              <w:t>መጣል</w:t>
            </w:r>
            <w:r>
              <w:rPr>
                <w:sz w:val="24"/>
                <w:szCs w:val="24"/>
              </w:rPr>
              <w:t xml:space="preserve"> </w:t>
            </w:r>
            <w:r>
              <w:rPr>
                <w:rFonts w:ascii="Nyala" w:hAnsi="Nyala" w:cs="Nyala"/>
                <w:sz w:val="24"/>
                <w:szCs w:val="24"/>
              </w:rPr>
              <w:t>ነው።</w:t>
            </w:r>
            <w:r>
              <w:rPr>
                <w:sz w:val="24"/>
                <w:szCs w:val="24"/>
              </w:rPr>
              <w:t xml:space="preserve"> #Nomore</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Cleaned</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rFonts w:ascii="Nyala" w:hAnsi="Nyala" w:cs="Nyala"/>
                <w:sz w:val="24"/>
                <w:szCs w:val="24"/>
              </w:rPr>
              <w:t>ከህወሃት</w:t>
            </w:r>
            <w:r>
              <w:rPr>
                <w:sz w:val="24"/>
                <w:szCs w:val="24"/>
              </w:rPr>
              <w:t xml:space="preserve"> </w:t>
            </w:r>
            <w:r>
              <w:rPr>
                <w:rFonts w:ascii="Nyala" w:hAnsi="Nyala" w:cs="Nyala"/>
                <w:sz w:val="24"/>
                <w:szCs w:val="24"/>
              </w:rPr>
              <w:t>ድርድር</w:t>
            </w:r>
            <w:r>
              <w:rPr>
                <w:sz w:val="24"/>
                <w:szCs w:val="24"/>
              </w:rPr>
              <w:t xml:space="preserve"> </w:t>
            </w:r>
            <w:r>
              <w:rPr>
                <w:rFonts w:ascii="Nyala" w:hAnsi="Nyala" w:cs="Nyala"/>
                <w:sz w:val="24"/>
                <w:szCs w:val="24"/>
              </w:rPr>
              <w:t>ማለት</w:t>
            </w:r>
            <w:r>
              <w:rPr>
                <w:sz w:val="24"/>
                <w:szCs w:val="24"/>
              </w:rPr>
              <w:t xml:space="preserve"> </w:t>
            </w:r>
            <w:r>
              <w:rPr>
                <w:rFonts w:ascii="Nyala" w:hAnsi="Nyala" w:cs="Nyala"/>
                <w:sz w:val="24"/>
                <w:szCs w:val="24"/>
              </w:rPr>
              <w:t>ኢትዮጲያን</w:t>
            </w:r>
            <w:r>
              <w:rPr>
                <w:sz w:val="24"/>
                <w:szCs w:val="24"/>
              </w:rPr>
              <w:t xml:space="preserve"> </w:t>
            </w:r>
            <w:r>
              <w:rPr>
                <w:rFonts w:ascii="Nyala" w:hAnsi="Nyala" w:cs="Nyala"/>
                <w:sz w:val="24"/>
                <w:szCs w:val="24"/>
              </w:rPr>
              <w:t>ማፍረስ</w:t>
            </w:r>
            <w:r>
              <w:rPr>
                <w:sz w:val="24"/>
                <w:szCs w:val="24"/>
              </w:rPr>
              <w:t xml:space="preserve"> </w:t>
            </w:r>
            <w:r>
              <w:rPr>
                <w:rFonts w:ascii="Nyala" w:hAnsi="Nyala" w:cs="Nyala"/>
                <w:sz w:val="24"/>
                <w:szCs w:val="24"/>
              </w:rPr>
              <w:t>እቁብ</w:t>
            </w:r>
            <w:r>
              <w:rPr>
                <w:sz w:val="24"/>
                <w:szCs w:val="24"/>
              </w:rPr>
              <w:t xml:space="preserve"> </w:t>
            </w:r>
            <w:r>
              <w:rPr>
                <w:rFonts w:ascii="Nyala" w:hAnsi="Nyala" w:cs="Nyala"/>
                <w:sz w:val="24"/>
                <w:szCs w:val="24"/>
              </w:rPr>
              <w:t>መጣል</w:t>
            </w:r>
          </w:p>
        </w:tc>
      </w:tr>
    </w:tbl>
    <w:p>
      <w:pPr>
        <w:shd w:val="clear" w:color="auto" w:fill="FFFFFF"/>
        <w:spacing w:after="240" w:line="360" w:lineRule="auto"/>
        <w:jc w:val="both"/>
        <w:rPr>
          <w:sz w:val="24"/>
          <w:szCs w:val="24"/>
        </w:rPr>
      </w:pPr>
      <w:r>
        <w:rPr>
          <w:sz w:val="24"/>
          <w:szCs w:val="24"/>
        </w:rPr>
        <w:t xml:space="preserve">The hashtag #Nomore is removed, the stopword </w:t>
      </w:r>
      <w:r>
        <w:rPr>
          <w:rFonts w:ascii="Nyala" w:hAnsi="Nyala" w:cs="Nyala"/>
          <w:sz w:val="24"/>
          <w:szCs w:val="24"/>
        </w:rPr>
        <w:t>ጋር</w:t>
      </w:r>
      <w:r>
        <w:rPr>
          <w:sz w:val="24"/>
          <w:szCs w:val="24"/>
        </w:rPr>
        <w:t xml:space="preserve"> (with) is filtered, the Ethiopic full stop is removed, and </w:t>
      </w:r>
      <w:r>
        <w:rPr>
          <w:rFonts w:ascii="Nyala" w:hAnsi="Nyala" w:cs="Nyala"/>
          <w:sz w:val="24"/>
          <w:szCs w:val="24"/>
        </w:rPr>
        <w:t>ሓ</w:t>
      </w:r>
      <w:r>
        <w:rPr>
          <w:sz w:val="24"/>
          <w:szCs w:val="24"/>
        </w:rPr>
        <w:t xml:space="preserve"> → </w:t>
      </w:r>
      <w:r>
        <w:rPr>
          <w:rFonts w:ascii="Nyala" w:hAnsi="Nyala" w:cs="Nyala"/>
          <w:sz w:val="24"/>
          <w:szCs w:val="24"/>
        </w:rPr>
        <w:t>ሃ</w:t>
      </w:r>
      <w:r>
        <w:rPr>
          <w:sz w:val="24"/>
          <w:szCs w:val="24"/>
        </w:rPr>
        <w:t xml:space="preserve"> normalisation is applied (</w:t>
      </w:r>
      <w:r>
        <w:rPr>
          <w:rFonts w:ascii="Nyala" w:hAnsi="Nyala" w:cs="Nyala"/>
          <w:sz w:val="24"/>
          <w:szCs w:val="24"/>
        </w:rPr>
        <w:t>ህወሓት</w:t>
      </w:r>
      <w:r>
        <w:rPr>
          <w:sz w:val="24"/>
          <w:szCs w:val="24"/>
        </w:rPr>
        <w:t xml:space="preserve"> → </w:t>
      </w:r>
      <w:r>
        <w:rPr>
          <w:rFonts w:ascii="Nyala" w:hAnsi="Nyala" w:cs="Nyala"/>
          <w:sz w:val="24"/>
          <w:szCs w:val="24"/>
        </w:rPr>
        <w:t>ህወሃት</w:t>
      </w:r>
      <w:r>
        <w:rPr>
          <w:sz w:val="24"/>
          <w:szCs w:val="24"/>
        </w:rPr>
        <w:t xml:space="preserve">; </w:t>
      </w:r>
      <w:r>
        <w:rPr>
          <w:rFonts w:ascii="Nyala" w:hAnsi="Nyala" w:cs="Nyala"/>
          <w:sz w:val="24"/>
          <w:szCs w:val="24"/>
        </w:rPr>
        <w:t>ዕ</w:t>
      </w:r>
      <w:r>
        <w:rPr>
          <w:sz w:val="24"/>
          <w:szCs w:val="24"/>
        </w:rPr>
        <w:t xml:space="preserve"> → </w:t>
      </w:r>
      <w:r>
        <w:rPr>
          <w:rFonts w:ascii="Nyala" w:hAnsi="Nyala" w:cs="Nyala"/>
          <w:sz w:val="24"/>
          <w:szCs w:val="24"/>
        </w:rPr>
        <w:t>እ</w:t>
      </w:r>
      <w:r>
        <w:rPr>
          <w:sz w:val="24"/>
          <w:szCs w:val="24"/>
        </w:rPr>
        <w:t xml:space="preserve"> in </w:t>
      </w:r>
      <w:r>
        <w:rPr>
          <w:rFonts w:ascii="Nyala" w:hAnsi="Nyala" w:cs="Nyala"/>
          <w:sz w:val="24"/>
          <w:szCs w:val="24"/>
        </w:rPr>
        <w:t>ዕቁብ</w:t>
      </w:r>
      <w:r>
        <w:rPr>
          <w:sz w:val="24"/>
          <w:szCs w:val="24"/>
        </w:rPr>
        <w:t>).</w:t>
      </w:r>
    </w:p>
    <w:p>
      <w:pPr>
        <w:shd w:val="clear" w:color="auto" w:fill="FFFFFF"/>
        <w:spacing w:after="240" w:line="360" w:lineRule="auto"/>
        <w:jc w:val="both"/>
        <w:rPr>
          <w:sz w:val="24"/>
          <w:szCs w:val="24"/>
        </w:rPr>
      </w:pPr>
      <w:r>
        <w:rPr>
          <w:b/>
          <w:bCs/>
          <w:sz w:val="24"/>
          <w:szCs w:val="24"/>
        </w:rPr>
        <w:t>Example 3 — Punctuation and emoji removal (neutral sentiment)</w:t>
      </w:r>
    </w:p>
    <w:tbl>
      <w:tblPr>
        <w:tblStyle w:val="7"/>
        <w:tblW w:w="0" w:type="auto"/>
        <w:tblInd w:w="0" w:type="dxa"/>
        <w:tblLayout w:type="autofit"/>
        <w:tblCellMar>
          <w:top w:w="15" w:type="dxa"/>
          <w:left w:w="15" w:type="dxa"/>
          <w:bottom w:w="15" w:type="dxa"/>
          <w:right w:w="15" w:type="dxa"/>
        </w:tblCellMar>
      </w:tblPr>
      <w:tblGrid>
        <w:gridCol w:w="1372"/>
        <w:gridCol w:w="9478"/>
      </w:tblGrid>
      <w:tr>
        <w:tblPrEx>
          <w:tblCellMar>
            <w:top w:w="15" w:type="dxa"/>
            <w:left w:w="15" w:type="dxa"/>
            <w:bottom w:w="15" w:type="dxa"/>
            <w:right w:w="15" w:type="dxa"/>
          </w:tblCellMar>
        </w:tblPrEx>
        <w:trPr>
          <w:tblHeader/>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line="360" w:lineRule="auto"/>
              <w:jc w:val="both"/>
              <w:rPr>
                <w:b/>
                <w:bCs/>
                <w:sz w:val="24"/>
                <w:szCs w:val="24"/>
              </w:rPr>
            </w:pPr>
            <w:r>
              <w:rPr>
                <w:b/>
                <w:bCs/>
                <w:sz w:val="24"/>
                <w:szCs w:val="24"/>
              </w:rPr>
              <w:t>Stage</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line="360" w:lineRule="auto"/>
              <w:jc w:val="both"/>
              <w:rPr>
                <w:b/>
                <w:bCs/>
                <w:sz w:val="24"/>
                <w:szCs w:val="24"/>
              </w:rPr>
            </w:pPr>
            <w:r>
              <w:rPr>
                <w:b/>
                <w:bCs/>
                <w:sz w:val="24"/>
                <w:szCs w:val="24"/>
              </w:rPr>
              <w:t>Text</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line="360" w:lineRule="auto"/>
              <w:jc w:val="both"/>
              <w:rPr>
                <w:sz w:val="24"/>
                <w:szCs w:val="24"/>
              </w:rPr>
            </w:pPr>
            <w:r>
              <w:rPr>
                <w:sz w:val="24"/>
                <w:szCs w:val="24"/>
              </w:rPr>
              <w:t>Raw</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 xml:space="preserve">?? </w:t>
            </w:r>
            <w:r>
              <w:rPr>
                <w:rFonts w:ascii="Nyala" w:hAnsi="Nyala" w:cs="Nyala"/>
                <w:sz w:val="24"/>
                <w:szCs w:val="24"/>
              </w:rPr>
              <w:t>ድሮ</w:t>
            </w:r>
            <w:r>
              <w:rPr>
                <w:sz w:val="24"/>
                <w:szCs w:val="24"/>
              </w:rPr>
              <w:t xml:space="preserve"> </w:t>
            </w:r>
            <w:r>
              <w:rPr>
                <w:rFonts w:ascii="Nyala" w:hAnsi="Nyala" w:cs="Nyala"/>
                <w:sz w:val="24"/>
                <w:szCs w:val="24"/>
              </w:rPr>
              <w:t>በዘመነ</w:t>
            </w:r>
            <w:r>
              <w:rPr>
                <w:sz w:val="24"/>
                <w:szCs w:val="24"/>
              </w:rPr>
              <w:t xml:space="preserve"> </w:t>
            </w:r>
            <w:r>
              <w:rPr>
                <w:rFonts w:ascii="Nyala" w:hAnsi="Nyala" w:cs="Nyala"/>
                <w:sz w:val="24"/>
                <w:szCs w:val="24"/>
              </w:rPr>
              <w:t>ኮዳክ</w:t>
            </w:r>
            <w:r>
              <w:rPr>
                <w:sz w:val="24"/>
                <w:szCs w:val="24"/>
              </w:rPr>
              <w:t xml:space="preserve"> </w:t>
            </w:r>
            <w:r>
              <w:rPr>
                <w:rFonts w:ascii="Nyala" w:hAnsi="Nyala" w:cs="Nyala"/>
                <w:sz w:val="24"/>
                <w:szCs w:val="24"/>
              </w:rPr>
              <w:t>ፎቶ</w:t>
            </w:r>
            <w:r>
              <w:rPr>
                <w:sz w:val="24"/>
                <w:szCs w:val="24"/>
              </w:rPr>
              <w:t xml:space="preserve"> </w:t>
            </w:r>
            <w:r>
              <w:rPr>
                <w:rFonts w:ascii="Nyala" w:hAnsi="Nyala" w:cs="Nyala"/>
                <w:sz w:val="24"/>
                <w:szCs w:val="24"/>
              </w:rPr>
              <w:t>ቤት</w:t>
            </w:r>
            <w:r>
              <w:rPr>
                <w:sz w:val="24"/>
                <w:szCs w:val="24"/>
              </w:rPr>
              <w:t xml:space="preserve"> </w:t>
            </w:r>
            <w:r>
              <w:rPr>
                <w:rFonts w:ascii="Nyala" w:hAnsi="Nyala" w:cs="Nyala"/>
                <w:sz w:val="24"/>
                <w:szCs w:val="24"/>
              </w:rPr>
              <w:t>ፍላሹ</w:t>
            </w:r>
            <w:r>
              <w:rPr>
                <w:sz w:val="24"/>
                <w:szCs w:val="24"/>
              </w:rPr>
              <w:t xml:space="preserve"> </w:t>
            </w:r>
            <w:r>
              <w:rPr>
                <w:rFonts w:ascii="Nyala" w:hAnsi="Nyala" w:cs="Nyala"/>
                <w:sz w:val="24"/>
                <w:szCs w:val="24"/>
              </w:rPr>
              <w:t>ፏ</w:t>
            </w:r>
            <w:r>
              <w:rPr>
                <w:sz w:val="24"/>
                <w:szCs w:val="24"/>
              </w:rPr>
              <w:t xml:space="preserve"> </w:t>
            </w:r>
            <w:r>
              <w:rPr>
                <w:rFonts w:ascii="Nyala" w:hAnsi="Nyala" w:cs="Nyala"/>
                <w:sz w:val="24"/>
                <w:szCs w:val="24"/>
              </w:rPr>
              <w:t>ሲል</w:t>
            </w:r>
            <w:r>
              <w:rPr>
                <w:sz w:val="24"/>
                <w:szCs w:val="24"/>
              </w:rPr>
              <w:t xml:space="preserve"> </w:t>
            </w:r>
            <w:r>
              <w:rPr>
                <w:rFonts w:ascii="Nyala" w:hAnsi="Nyala" w:cs="Nyala"/>
                <w:sz w:val="24"/>
                <w:szCs w:val="24"/>
              </w:rPr>
              <w:t>አይናችን</w:t>
            </w:r>
            <w:r>
              <w:rPr>
                <w:sz w:val="24"/>
                <w:szCs w:val="24"/>
              </w:rPr>
              <w:t xml:space="preserve"> </w:t>
            </w:r>
            <w:r>
              <w:rPr>
                <w:rFonts w:ascii="Nyala" w:hAnsi="Nyala" w:cs="Nyala"/>
                <w:sz w:val="24"/>
                <w:szCs w:val="24"/>
              </w:rPr>
              <w:t>ተጨፍኖ</w:t>
            </w:r>
            <w:r>
              <w:rPr>
                <w:sz w:val="24"/>
                <w:szCs w:val="24"/>
              </w:rPr>
              <w:t xml:space="preserve"> </w:t>
            </w:r>
            <w:r>
              <w:rPr>
                <w:rFonts w:ascii="Nyala" w:hAnsi="Nyala" w:cs="Nyala"/>
                <w:sz w:val="24"/>
                <w:szCs w:val="24"/>
              </w:rPr>
              <w:t>እንዳይወጣ</w:t>
            </w:r>
            <w:r>
              <w:rPr>
                <w:sz w:val="24"/>
                <w:szCs w:val="24"/>
              </w:rPr>
              <w:t xml:space="preserve"> </w:t>
            </w:r>
            <w:r>
              <w:rPr>
                <w:rFonts w:ascii="Nyala" w:hAnsi="Nyala" w:cs="Nyala"/>
                <w:sz w:val="24"/>
                <w:szCs w:val="24"/>
              </w:rPr>
              <w:t>የምንቸክለውን</w:t>
            </w:r>
            <w:r>
              <w:rPr>
                <w:sz w:val="24"/>
                <w:szCs w:val="24"/>
              </w:rPr>
              <w:t xml:space="preserve"> </w:t>
            </w:r>
            <w:r>
              <w:rPr>
                <w:rFonts w:ascii="Nyala" w:hAnsi="Nyala" w:cs="Nyala"/>
                <w:sz w:val="24"/>
                <w:szCs w:val="24"/>
              </w:rPr>
              <w:t>ነገር</w:t>
            </w:r>
            <w:r>
              <w:rPr>
                <w:sz w:val="24"/>
                <w:szCs w:val="24"/>
              </w:rPr>
              <w:t xml:space="preserve"> </w:t>
            </w:r>
            <w:r>
              <w:rPr>
                <w:rFonts w:ascii="Nyala" w:hAnsi="Nyala" w:cs="Nyala"/>
                <w:sz w:val="24"/>
                <w:szCs w:val="24"/>
              </w:rPr>
              <w:t>አስታወሰኝ</w:t>
            </w:r>
            <w:r>
              <w:rPr>
                <w:sz w:val="24"/>
                <w:szCs w:val="24"/>
              </w:rPr>
              <w:t xml:space="preserve"> ???? </w:t>
            </w:r>
            <w:r>
              <w:rPr>
                <w:rFonts w:ascii="Nyala" w:hAnsi="Nyala" w:cs="Nyala"/>
                <w:sz w:val="24"/>
                <w:szCs w:val="24"/>
              </w:rPr>
              <w:t>ምን</w:t>
            </w:r>
            <w:r>
              <w:rPr>
                <w:sz w:val="24"/>
                <w:szCs w:val="24"/>
              </w:rPr>
              <w:t xml:space="preserve"> </w:t>
            </w:r>
            <w:r>
              <w:rPr>
                <w:rFonts w:ascii="Nyala" w:hAnsi="Nyala" w:cs="Nyala"/>
                <w:sz w:val="24"/>
                <w:szCs w:val="24"/>
              </w:rPr>
              <w:t>ሆኖ</w:t>
            </w:r>
            <w:r>
              <w:rPr>
                <w:sz w:val="24"/>
                <w:szCs w:val="24"/>
              </w:rPr>
              <w:t xml:space="preserve"> </w:t>
            </w:r>
            <w:r>
              <w:rPr>
                <w:rFonts w:ascii="Nyala" w:hAnsi="Nyala" w:cs="Nyala"/>
                <w:sz w:val="24"/>
                <w:szCs w:val="24"/>
              </w:rPr>
              <w:t>ነው</w:t>
            </w:r>
            <w:r>
              <w:rPr>
                <w:sz w:val="24"/>
                <w:szCs w:val="24"/>
              </w:rPr>
              <w:t xml:space="preserve"> </w:t>
            </w:r>
            <w:r>
              <w:rPr>
                <w:rFonts w:ascii="Nyala" w:hAnsi="Nyala" w:cs="Nyala"/>
                <w:sz w:val="24"/>
                <w:szCs w:val="24"/>
              </w:rPr>
              <w:t>ግን</w:t>
            </w:r>
            <w:r>
              <w:rPr>
                <w:sz w:val="24"/>
                <w:szCs w:val="24"/>
              </w:rPr>
              <w:t>?</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Cleaned</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rFonts w:ascii="Nyala" w:hAnsi="Nyala" w:cs="Nyala"/>
                <w:sz w:val="24"/>
                <w:szCs w:val="24"/>
              </w:rPr>
              <w:t>ድሮ</w:t>
            </w:r>
            <w:r>
              <w:rPr>
                <w:sz w:val="24"/>
                <w:szCs w:val="24"/>
              </w:rPr>
              <w:t xml:space="preserve"> </w:t>
            </w:r>
            <w:r>
              <w:rPr>
                <w:rFonts w:ascii="Nyala" w:hAnsi="Nyala" w:cs="Nyala"/>
                <w:sz w:val="24"/>
                <w:szCs w:val="24"/>
              </w:rPr>
              <w:t>ኮዳክ</w:t>
            </w:r>
            <w:r>
              <w:rPr>
                <w:sz w:val="24"/>
                <w:szCs w:val="24"/>
              </w:rPr>
              <w:t xml:space="preserve"> </w:t>
            </w:r>
            <w:r>
              <w:rPr>
                <w:rFonts w:ascii="Nyala" w:hAnsi="Nyala" w:cs="Nyala"/>
                <w:sz w:val="24"/>
                <w:szCs w:val="24"/>
              </w:rPr>
              <w:t>ፎቶ</w:t>
            </w:r>
            <w:r>
              <w:rPr>
                <w:sz w:val="24"/>
                <w:szCs w:val="24"/>
              </w:rPr>
              <w:t xml:space="preserve"> </w:t>
            </w:r>
            <w:r>
              <w:rPr>
                <w:rFonts w:ascii="Nyala" w:hAnsi="Nyala" w:cs="Nyala"/>
                <w:sz w:val="24"/>
                <w:szCs w:val="24"/>
              </w:rPr>
              <w:t>ቤት</w:t>
            </w:r>
            <w:r>
              <w:rPr>
                <w:sz w:val="24"/>
                <w:szCs w:val="24"/>
              </w:rPr>
              <w:t xml:space="preserve"> </w:t>
            </w:r>
            <w:r>
              <w:rPr>
                <w:rFonts w:ascii="Nyala" w:hAnsi="Nyala" w:cs="Nyala"/>
                <w:sz w:val="24"/>
                <w:szCs w:val="24"/>
              </w:rPr>
              <w:t>ፍላሹ</w:t>
            </w:r>
            <w:r>
              <w:rPr>
                <w:sz w:val="24"/>
                <w:szCs w:val="24"/>
              </w:rPr>
              <w:t xml:space="preserve"> </w:t>
            </w:r>
            <w:r>
              <w:rPr>
                <w:rFonts w:ascii="Nyala" w:hAnsi="Nyala" w:cs="Nyala"/>
                <w:sz w:val="24"/>
                <w:szCs w:val="24"/>
              </w:rPr>
              <w:t>ፏ</w:t>
            </w:r>
            <w:r>
              <w:rPr>
                <w:sz w:val="24"/>
                <w:szCs w:val="24"/>
              </w:rPr>
              <w:t xml:space="preserve"> </w:t>
            </w:r>
            <w:r>
              <w:rPr>
                <w:rFonts w:ascii="Nyala" w:hAnsi="Nyala" w:cs="Nyala"/>
                <w:sz w:val="24"/>
                <w:szCs w:val="24"/>
              </w:rPr>
              <w:t>ሲል</w:t>
            </w:r>
            <w:r>
              <w:rPr>
                <w:sz w:val="24"/>
                <w:szCs w:val="24"/>
              </w:rPr>
              <w:t xml:space="preserve"> </w:t>
            </w:r>
            <w:r>
              <w:rPr>
                <w:rFonts w:ascii="Nyala" w:hAnsi="Nyala" w:cs="Nyala"/>
                <w:sz w:val="24"/>
                <w:szCs w:val="24"/>
              </w:rPr>
              <w:t>አይናችን</w:t>
            </w:r>
            <w:r>
              <w:rPr>
                <w:sz w:val="24"/>
                <w:szCs w:val="24"/>
              </w:rPr>
              <w:t xml:space="preserve"> </w:t>
            </w:r>
            <w:r>
              <w:rPr>
                <w:rFonts w:ascii="Nyala" w:hAnsi="Nyala" w:cs="Nyala"/>
                <w:sz w:val="24"/>
                <w:szCs w:val="24"/>
              </w:rPr>
              <w:t>ተጨፍኖ</w:t>
            </w:r>
            <w:r>
              <w:rPr>
                <w:sz w:val="24"/>
                <w:szCs w:val="24"/>
              </w:rPr>
              <w:t xml:space="preserve"> </w:t>
            </w:r>
            <w:r>
              <w:rPr>
                <w:rFonts w:ascii="Nyala" w:hAnsi="Nyala" w:cs="Nyala"/>
                <w:sz w:val="24"/>
                <w:szCs w:val="24"/>
              </w:rPr>
              <w:t>እንዳይወጣ</w:t>
            </w:r>
            <w:r>
              <w:rPr>
                <w:sz w:val="24"/>
                <w:szCs w:val="24"/>
              </w:rPr>
              <w:t xml:space="preserve"> </w:t>
            </w:r>
            <w:r>
              <w:rPr>
                <w:rFonts w:ascii="Nyala" w:hAnsi="Nyala" w:cs="Nyala"/>
                <w:sz w:val="24"/>
                <w:szCs w:val="24"/>
              </w:rPr>
              <w:t>የምንቸክለውን</w:t>
            </w:r>
            <w:r>
              <w:rPr>
                <w:sz w:val="24"/>
                <w:szCs w:val="24"/>
              </w:rPr>
              <w:t xml:space="preserve"> </w:t>
            </w:r>
            <w:r>
              <w:rPr>
                <w:rFonts w:ascii="Nyala" w:hAnsi="Nyala" w:cs="Nyala"/>
                <w:sz w:val="24"/>
                <w:szCs w:val="24"/>
              </w:rPr>
              <w:t>ነገር</w:t>
            </w:r>
            <w:r>
              <w:rPr>
                <w:sz w:val="24"/>
                <w:szCs w:val="24"/>
              </w:rPr>
              <w:t xml:space="preserve"> </w:t>
            </w:r>
            <w:r>
              <w:rPr>
                <w:rFonts w:ascii="Nyala" w:hAnsi="Nyala" w:cs="Nyala"/>
                <w:sz w:val="24"/>
                <w:szCs w:val="24"/>
              </w:rPr>
              <w:t>አስታወሰኝ</w:t>
            </w:r>
            <w:r>
              <w:rPr>
                <w:sz w:val="24"/>
                <w:szCs w:val="24"/>
              </w:rPr>
              <w:t xml:space="preserve"> </w:t>
            </w:r>
            <w:r>
              <w:rPr>
                <w:rFonts w:ascii="Nyala" w:hAnsi="Nyala" w:cs="Nyala"/>
                <w:sz w:val="24"/>
                <w:szCs w:val="24"/>
              </w:rPr>
              <w:t>ምን</w:t>
            </w:r>
          </w:p>
        </w:tc>
      </w:tr>
    </w:tbl>
    <w:p>
      <w:pPr>
        <w:shd w:val="clear" w:color="auto" w:fill="FFFFFF"/>
        <w:spacing w:after="240" w:line="360" w:lineRule="auto"/>
        <w:jc w:val="both"/>
        <w:rPr>
          <w:sz w:val="24"/>
          <w:szCs w:val="24"/>
        </w:rPr>
      </w:pPr>
      <w:r>
        <w:rPr>
          <w:sz w:val="24"/>
          <w:szCs w:val="24"/>
        </w:rPr>
        <w:t xml:space="preserve">Repeated punctuation is eliminated; stopwords </w:t>
      </w:r>
      <w:r>
        <w:rPr>
          <w:rFonts w:ascii="Nyala" w:hAnsi="Nyala" w:cs="Nyala"/>
          <w:sz w:val="24"/>
          <w:szCs w:val="24"/>
        </w:rPr>
        <w:t>ሆኖ</w:t>
      </w:r>
      <w:r>
        <w:rPr>
          <w:sz w:val="24"/>
          <w:szCs w:val="24"/>
        </w:rPr>
        <w:t xml:space="preserve"> (being), </w:t>
      </w:r>
      <w:r>
        <w:rPr>
          <w:rFonts w:ascii="Nyala" w:hAnsi="Nyala" w:cs="Nyala"/>
          <w:sz w:val="24"/>
          <w:szCs w:val="24"/>
        </w:rPr>
        <w:t>ነው</w:t>
      </w:r>
      <w:r>
        <w:rPr>
          <w:sz w:val="24"/>
          <w:szCs w:val="24"/>
        </w:rPr>
        <w:t xml:space="preserve"> (is), </w:t>
      </w:r>
      <w:r>
        <w:rPr>
          <w:rFonts w:ascii="Nyala" w:hAnsi="Nyala" w:cs="Nyala"/>
          <w:sz w:val="24"/>
          <w:szCs w:val="24"/>
        </w:rPr>
        <w:t>ግን</w:t>
      </w:r>
      <w:r>
        <w:rPr>
          <w:sz w:val="24"/>
          <w:szCs w:val="24"/>
        </w:rPr>
        <w:t xml:space="preserve"> (but) are removed.</w:t>
      </w:r>
    </w:p>
    <w:p>
      <w:pPr>
        <w:pStyle w:val="4"/>
        <w:spacing w:line="480" w:lineRule="auto"/>
      </w:pPr>
      <w:bookmarkStart w:id="142" w:name="_Toc230689976"/>
      <w:r>
        <w:t>4.3.3 Vocabulary Impact</w:t>
      </w:r>
      <w:bookmarkEnd w:id="142"/>
    </w:p>
    <w:p>
      <w:pPr>
        <w:spacing w:line="360" w:lineRule="auto"/>
        <w:jc w:val="both"/>
        <w:rPr>
          <w:sz w:val="24"/>
          <w:szCs w:val="24"/>
        </w:rPr>
      </w:pPr>
      <w:r>
        <w:rPr>
          <w:sz w:val="24"/>
          <w:szCs w:val="24"/>
        </w:rPr>
        <w:t>The preprocessing pipeline yielded a word-level vocabulary of </w:t>
      </w:r>
      <w:r>
        <w:rPr>
          <w:b/>
          <w:bCs/>
          <w:sz w:val="24"/>
          <w:szCs w:val="24"/>
        </w:rPr>
        <w:t>36,501 unique token types</w:t>
      </w:r>
      <w:r>
        <w:rPr>
          <w:sz w:val="24"/>
          <w:szCs w:val="24"/>
        </w:rPr>
        <w:t> across the full corpus — reflecting Amharic's morphological richness, where a single root generates many surface forms through suffixation of tense, person, number, and case. The character-level vocabulary spans </w:t>
      </w:r>
      <w:r>
        <w:rPr>
          <w:b/>
          <w:bCs/>
          <w:sz w:val="24"/>
          <w:szCs w:val="24"/>
        </w:rPr>
        <w:t>348 unique Ethiopic and Latin characters</w:t>
      </w:r>
      <w:r>
        <w:rPr>
          <w:sz w:val="24"/>
          <w:szCs w:val="24"/>
        </w:rPr>
        <w:t>. A key implication, confirmed experimentally in Section 4.3, is that character-level features outperform word-level features because they capture shared substrings across morphological variants that word-level TF-IDF treats as entirely different tokens.</w:t>
      </w:r>
    </w:p>
    <w:p>
      <w:pPr>
        <w:pStyle w:val="3"/>
        <w:numPr>
          <w:ilvl w:val="1"/>
          <w:numId w:val="15"/>
        </w:numPr>
        <w:spacing w:line="360" w:lineRule="auto"/>
        <w:rPr>
          <w:sz w:val="28"/>
          <w:szCs w:val="28"/>
        </w:rPr>
      </w:pPr>
      <w:r>
        <w:rPr>
          <w:sz w:val="28"/>
          <w:szCs w:val="28"/>
        </w:rPr>
        <w:t xml:space="preserve"> </w:t>
      </w:r>
      <w:bookmarkStart w:id="143" w:name="_Toc230689977"/>
      <w:r>
        <w:rPr>
          <w:sz w:val="28"/>
          <w:szCs w:val="28"/>
        </w:rPr>
        <w:t>Feature Engineering Analysis</w:t>
      </w:r>
      <w:bookmarkEnd w:id="143"/>
    </w:p>
    <w:p>
      <w:pPr>
        <w:pStyle w:val="4"/>
        <w:numPr>
          <w:ilvl w:val="2"/>
          <w:numId w:val="15"/>
        </w:numPr>
      </w:pPr>
      <w:bookmarkStart w:id="144" w:name="_Toc230689978"/>
      <w:r>
        <w:t>Character N-grams vs. Word N-grams: The Critical Ablation</w:t>
      </w:r>
      <w:bookmarkEnd w:id="144"/>
    </w:p>
    <w:p>
      <w:pPr>
        <w:pStyle w:val="4"/>
        <w:ind w:left="2160"/>
      </w:pPr>
    </w:p>
    <w:p>
      <w:pPr>
        <w:shd w:val="clear" w:color="auto" w:fill="FFFFFF"/>
        <w:spacing w:line="360" w:lineRule="auto"/>
        <w:jc w:val="both"/>
        <w:rPr>
          <w:sz w:val="24"/>
          <w:szCs w:val="24"/>
        </w:rPr>
      </w:pPr>
      <w:r>
        <w:rPr>
          <w:sz w:val="24"/>
          <w:szCs w:val="24"/>
        </w:rPr>
        <w:t>The most important experimental finding of this study is that </w:t>
      </w:r>
      <w:r>
        <w:rPr>
          <w:b/>
          <w:bCs/>
          <w:sz w:val="24"/>
          <w:szCs w:val="24"/>
        </w:rPr>
        <w:t>character-level TF-IDF features dramatically outperform word-level features</w:t>
      </w:r>
      <w:r>
        <w:rPr>
          <w:sz w:val="24"/>
          <w:szCs w:val="24"/>
        </w:rPr>
        <w:t xml:space="preserve"> for Amharic sentiment analysis. This result, illustrated in </w:t>
      </w:r>
      <w:commentRangeStart w:id="50"/>
      <w:r>
        <w:rPr>
          <w:sz w:val="24"/>
          <w:szCs w:val="24"/>
        </w:rPr>
        <w:t xml:space="preserve">Figure 4.3 (results/final_figures/fig4_3_char_vs_word_ngrams.jpeg), </w:t>
      </w:r>
      <w:commentRangeEnd w:id="50"/>
      <w:r>
        <w:commentReference w:id="50"/>
      </w:r>
      <w:r>
        <w:rPr>
          <w:sz w:val="24"/>
          <w:szCs w:val="24"/>
        </w:rPr>
        <w:t>arises directly from Amharic's morphological structure.</w:t>
      </w:r>
    </w:p>
    <w:p>
      <w:pPr>
        <w:jc w:val="both"/>
      </w:pPr>
      <w:r>
        <w:rPr>
          <w:rFonts w:ascii="Times New Roman" w:hAnsi="Times New Roman"/>
          <w:sz w:val="24"/>
          <w:color w:val="0000FF"/>
        </w:rPr>
        <w:t xml:space="preserve">The character-versus-word comparison (Figure referenced) addresses RQ3 by establishing which feature representation best suits Amharic; the figure is inserted and its purpose stated.</w:t>
      </w:r>
    </w:p>
    <w:p>
      <w:pPr>
        <w:shd w:val="clear" w:color="auto" w:fill="FFFFFF"/>
        <w:spacing w:after="240" w:line="360" w:lineRule="auto"/>
        <w:jc w:val="both"/>
        <w:rPr>
          <w:sz w:val="24"/>
          <w:szCs w:val="24"/>
        </w:rPr>
      </w:pPr>
      <w:r>
        <w:rPr>
          <w:b/>
          <w:bCs/>
          <w:sz w:val="24"/>
          <w:szCs w:val="24"/>
        </w:rPr>
        <w:t xml:space="preserve">Table 4.4 — Character N-grams vs. Word N-grams: </w:t>
      </w:r>
      <w:commentRangeStart w:id="51"/>
      <w:r>
        <w:rPr>
          <w:b/>
          <w:bCs/>
          <w:sz w:val="24"/>
          <w:szCs w:val="24"/>
        </w:rPr>
        <w:t>MNB Performance</w:t>
      </w:r>
      <w:commentRangeEnd w:id="51"/>
      <w:r>
        <w:commentReference w:id="51"/>
      </w:r>
      <w:r>
        <w:rPr>
          <w:b/>
          <w:bCs/>
          <w:sz w:val="24"/>
          <w:szCs w:val="24"/>
        </w:rPr>
        <w:t xml:space="preserve"> (Test Set)</w:t>
      </w:r>
    </w:p>
    <w:p>
      <w:pPr>
        <w:jc w:val="both"/>
      </w:pPr>
      <w:r>
        <w:rPr>
          <w:rFonts w:ascii="Times New Roman" w:hAnsi="Times New Roman"/>
          <w:sz w:val="24"/>
          <w:color w:val="0000FF"/>
        </w:rPr>
        <w:t xml:space="preserve">MNB denotes Multinomial Naive Bayes, a classical baseline. It appears because the study compares classical ML with deep-learning models; the title is adjusted to reflect this comparative scope.</w:t>
      </w:r>
    </w:p>
    <w:tbl>
      <w:tblPr>
        <w:tblStyle w:val="7"/>
        <w:tblW w:w="0" w:type="auto"/>
        <w:tblInd w:w="0" w:type="dxa"/>
        <w:tblLayout w:type="autofit"/>
        <w:tblCellMar>
          <w:top w:w="15" w:type="dxa"/>
          <w:left w:w="15" w:type="dxa"/>
          <w:bottom w:w="15" w:type="dxa"/>
          <w:right w:w="15" w:type="dxa"/>
        </w:tblCellMar>
      </w:tblPr>
      <w:tblGrid>
        <w:gridCol w:w="2709"/>
        <w:gridCol w:w="2085"/>
        <w:gridCol w:w="2084"/>
        <w:gridCol w:w="1769"/>
        <w:gridCol w:w="2203"/>
      </w:tblGrid>
      <w:tr>
        <w:tblPrEx>
          <w:tblCellMar>
            <w:top w:w="15" w:type="dxa"/>
            <w:left w:w="15" w:type="dxa"/>
            <w:bottom w:w="15" w:type="dxa"/>
            <w:right w:w="15" w:type="dxa"/>
          </w:tblCellMar>
        </w:tblPrEx>
        <w:trPr>
          <w:tblHeader/>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line="360" w:lineRule="auto"/>
              <w:jc w:val="both"/>
              <w:rPr>
                <w:b/>
                <w:bCs/>
                <w:sz w:val="24"/>
                <w:szCs w:val="24"/>
              </w:rPr>
            </w:pPr>
            <w:r>
              <w:rPr>
                <w:b/>
                <w:bCs/>
                <w:sz w:val="24"/>
                <w:szCs w:val="24"/>
              </w:rPr>
              <w:t>Feature Type</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line="360" w:lineRule="auto"/>
              <w:jc w:val="both"/>
              <w:rPr>
                <w:b/>
                <w:bCs/>
                <w:sz w:val="24"/>
                <w:szCs w:val="24"/>
              </w:rPr>
            </w:pPr>
            <w:r>
              <w:rPr>
                <w:b/>
                <w:bCs/>
                <w:sz w:val="24"/>
                <w:szCs w:val="24"/>
              </w:rPr>
              <w:t>N-gram Range</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line="360" w:lineRule="auto"/>
              <w:jc w:val="both"/>
              <w:rPr>
                <w:b/>
                <w:bCs/>
                <w:sz w:val="24"/>
                <w:szCs w:val="24"/>
              </w:rPr>
            </w:pPr>
            <w:r>
              <w:rPr>
                <w:b/>
                <w:bCs/>
                <w:sz w:val="24"/>
                <w:szCs w:val="24"/>
              </w:rPr>
              <w:t>Max Features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line="360" w:lineRule="auto"/>
              <w:jc w:val="both"/>
              <w:rPr>
                <w:b/>
                <w:bCs/>
                <w:sz w:val="24"/>
                <w:szCs w:val="24"/>
              </w:rPr>
            </w:pPr>
            <w:r>
              <w:rPr>
                <w:b/>
                <w:bCs/>
                <w:sz w:val="24"/>
                <w:szCs w:val="24"/>
              </w:rPr>
              <w:t>F1 (macro)</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line="360" w:lineRule="auto"/>
              <w:jc w:val="both"/>
              <w:rPr>
                <w:b/>
                <w:bCs/>
                <w:sz w:val="24"/>
                <w:szCs w:val="24"/>
              </w:rPr>
            </w:pPr>
            <w:r>
              <w:rPr>
                <w:b/>
                <w:bCs/>
                <w:sz w:val="24"/>
                <w:szCs w:val="24"/>
              </w:rPr>
              <w:t>Improvement</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line="360" w:lineRule="auto"/>
              <w:jc w:val="both"/>
              <w:rPr>
                <w:sz w:val="24"/>
                <w:szCs w:val="24"/>
              </w:rPr>
            </w:pPr>
            <w:r>
              <w:rPr>
                <w:sz w:val="24"/>
                <w:szCs w:val="24"/>
              </w:rPr>
              <w:t>Word TF-IDF</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line="360" w:lineRule="auto"/>
              <w:jc w:val="both"/>
              <w:rPr>
                <w:sz w:val="24"/>
                <w:szCs w:val="24"/>
              </w:rPr>
            </w:pPr>
            <w:r>
              <w:rPr>
                <w:sz w:val="24"/>
                <w:szCs w:val="24"/>
              </w:rPr>
              <w:t>(1,2)</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line="360" w:lineRule="auto"/>
              <w:jc w:val="both"/>
              <w:rPr>
                <w:sz w:val="24"/>
                <w:szCs w:val="24"/>
              </w:rPr>
            </w:pPr>
            <w:r>
              <w:rPr>
                <w:sz w:val="24"/>
                <w:szCs w:val="24"/>
              </w:rPr>
              <w:t>10,000</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line="360" w:lineRule="auto"/>
              <w:jc w:val="both"/>
              <w:rPr>
                <w:sz w:val="24"/>
                <w:szCs w:val="24"/>
              </w:rPr>
            </w:pPr>
            <w:r>
              <w:rPr>
                <w:sz w:val="24"/>
                <w:szCs w:val="24"/>
              </w:rPr>
              <w:t>0.6116</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line="360" w:lineRule="auto"/>
              <w:jc w:val="both"/>
              <w:rPr>
                <w:sz w:val="24"/>
                <w:szCs w:val="24"/>
              </w:rPr>
            </w:pPr>
            <w:r>
              <w:rPr>
                <w:sz w:val="24"/>
                <w:szCs w:val="24"/>
              </w:rPr>
              <w:t>—</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after="240" w:line="360" w:lineRule="auto"/>
              <w:jc w:val="both"/>
              <w:rPr>
                <w:sz w:val="24"/>
                <w:szCs w:val="24"/>
              </w:rPr>
            </w:pPr>
            <w:r>
              <w:rPr>
                <w:sz w:val="24"/>
                <w:szCs w:val="24"/>
              </w:rPr>
              <w:t>Word TF-IDF</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after="240" w:line="360" w:lineRule="auto"/>
              <w:jc w:val="both"/>
              <w:rPr>
                <w:sz w:val="24"/>
                <w:szCs w:val="24"/>
              </w:rPr>
            </w:pPr>
            <w:r>
              <w:rPr>
                <w:sz w:val="24"/>
                <w:szCs w:val="24"/>
              </w:rPr>
              <w:t>(1,2)</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after="240" w:line="360" w:lineRule="auto"/>
              <w:jc w:val="both"/>
              <w:rPr>
                <w:sz w:val="24"/>
                <w:szCs w:val="24"/>
              </w:rPr>
            </w:pPr>
            <w:r>
              <w:rPr>
                <w:sz w:val="24"/>
                <w:szCs w:val="24"/>
              </w:rPr>
              <w:t>20,000</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after="240" w:line="360" w:lineRule="auto"/>
              <w:jc w:val="both"/>
              <w:rPr>
                <w:sz w:val="24"/>
                <w:szCs w:val="24"/>
              </w:rPr>
            </w:pPr>
            <w:r>
              <w:rPr>
                <w:sz w:val="24"/>
                <w:szCs w:val="24"/>
              </w:rPr>
              <w:t>0.6014</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after="240" w:line="360" w:lineRule="auto"/>
              <w:jc w:val="both"/>
              <w:rPr>
                <w:sz w:val="24"/>
                <w:szCs w:val="24"/>
              </w:rPr>
            </w:pPr>
            <w:r>
              <w:rPr>
                <w:sz w:val="24"/>
                <w:szCs w:val="24"/>
              </w:rPr>
              <w:t>−0.0102</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line="360" w:lineRule="auto"/>
              <w:jc w:val="both"/>
              <w:rPr>
                <w:sz w:val="24"/>
                <w:szCs w:val="24"/>
              </w:rPr>
            </w:pPr>
            <w:r>
              <w:rPr>
                <w:sz w:val="24"/>
                <w:szCs w:val="24"/>
              </w:rPr>
              <w:t>Word TF-IDF</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line="360" w:lineRule="auto"/>
              <w:jc w:val="both"/>
              <w:rPr>
                <w:sz w:val="24"/>
                <w:szCs w:val="24"/>
              </w:rPr>
            </w:pPr>
            <w:r>
              <w:rPr>
                <w:sz w:val="24"/>
                <w:szCs w:val="24"/>
              </w:rPr>
              <w:t>(1,3)</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line="360" w:lineRule="auto"/>
              <w:jc w:val="both"/>
              <w:rPr>
                <w:sz w:val="24"/>
                <w:szCs w:val="24"/>
              </w:rPr>
            </w:pPr>
            <w:r>
              <w:rPr>
                <w:sz w:val="24"/>
                <w:szCs w:val="24"/>
              </w:rPr>
              <w:t>50,000</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line="360" w:lineRule="auto"/>
              <w:jc w:val="both"/>
              <w:rPr>
                <w:sz w:val="24"/>
                <w:szCs w:val="24"/>
              </w:rPr>
            </w:pPr>
            <w:r>
              <w:rPr>
                <w:sz w:val="24"/>
                <w:szCs w:val="24"/>
              </w:rPr>
              <w:t>0.6050</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line="360" w:lineRule="auto"/>
              <w:jc w:val="both"/>
              <w:rPr>
                <w:sz w:val="24"/>
                <w:szCs w:val="24"/>
              </w:rPr>
            </w:pPr>
            <w:r>
              <w:rPr>
                <w:sz w:val="24"/>
                <w:szCs w:val="24"/>
              </w:rPr>
              <w:t>−0.0066</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b/>
                <w:bCs/>
                <w:sz w:val="24"/>
                <w:szCs w:val="24"/>
              </w:rPr>
              <w:t>Char TF-IDF</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b/>
                <w:bCs/>
                <w:sz w:val="24"/>
                <w:szCs w:val="24"/>
              </w:rPr>
              <w:t>(2,5)</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b/>
                <w:bCs/>
                <w:sz w:val="24"/>
                <w:szCs w:val="24"/>
              </w:rPr>
              <w:t>50,000</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b/>
                <w:bCs/>
                <w:sz w:val="24"/>
                <w:szCs w:val="24"/>
              </w:rPr>
              <w:t>0.6421</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b/>
                <w:bCs/>
                <w:sz w:val="24"/>
                <w:szCs w:val="24"/>
              </w:rPr>
              <w:t>+0.0305</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b/>
                <w:bCs/>
                <w:sz w:val="24"/>
                <w:szCs w:val="24"/>
              </w:rPr>
              <w:t>Char TF-IDF</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b/>
                <w:bCs/>
                <w:sz w:val="24"/>
                <w:szCs w:val="24"/>
              </w:rPr>
              <w:t>(2,5)</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b/>
                <w:bCs/>
                <w:sz w:val="24"/>
                <w:szCs w:val="24"/>
              </w:rPr>
              <w:t>80,000</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b/>
                <w:bCs/>
                <w:sz w:val="24"/>
                <w:szCs w:val="24"/>
              </w:rPr>
              <w:t>0.6693</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b/>
                <w:bCs/>
                <w:sz w:val="24"/>
                <w:szCs w:val="24"/>
              </w:rPr>
              <w:t>+0.0577</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b/>
                <w:bCs/>
                <w:sz w:val="24"/>
                <w:szCs w:val="24"/>
              </w:rPr>
              <w:t>Char TF-IDF (α=0.2)</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b/>
                <w:bCs/>
                <w:sz w:val="24"/>
                <w:szCs w:val="24"/>
              </w:rPr>
              <w:t>(2,5)</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b/>
                <w:bCs/>
                <w:sz w:val="24"/>
                <w:szCs w:val="24"/>
              </w:rPr>
              <w:t>80,000</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b/>
                <w:bCs/>
                <w:sz w:val="24"/>
                <w:szCs w:val="24"/>
              </w:rPr>
              <w:t>0.7282</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b/>
                <w:bCs/>
                <w:sz w:val="24"/>
                <w:szCs w:val="24"/>
              </w:rPr>
              <w:t>+0.1166</w:t>
            </w:r>
          </w:p>
        </w:tc>
      </w:tr>
    </w:tbl>
    <w:p>
      <w:pPr>
        <w:shd w:val="clear" w:color="auto" w:fill="FFFFFF"/>
        <w:spacing w:after="240" w:line="360" w:lineRule="auto"/>
        <w:jc w:val="both"/>
        <w:rPr>
          <w:sz w:val="24"/>
          <w:szCs w:val="24"/>
        </w:rPr>
      </w:pPr>
      <w:r>
        <w:rPr>
          <w:sz w:val="24"/>
          <w:szCs w:val="24"/>
        </w:rPr>
        <w:t>The jump from word-level features (F1 ≈ 0.60–0.61) to character n-gram features (F1 = 0.7282) represents an </w:t>
      </w:r>
      <w:r>
        <w:rPr>
          <w:b/>
          <w:bCs/>
          <w:sz w:val="24"/>
          <w:szCs w:val="24"/>
        </w:rPr>
        <w:t>absolute improvement of +11.66 F1 points</w:t>
      </w:r>
      <w:r>
        <w:rPr>
          <w:sz w:val="24"/>
          <w:szCs w:val="24"/>
        </w:rPr>
        <w:t> — the single largest performance gain in the entire experimental programme of 108 experiments.</w:t>
      </w:r>
    </w:p>
    <w:p>
      <w:pPr>
        <w:shd w:val="clear" w:color="auto" w:fill="FFFFFF"/>
        <w:spacing w:after="240" w:line="360" w:lineRule="auto"/>
        <w:jc w:val="both"/>
        <w:rPr>
          <w:sz w:val="24"/>
          <w:szCs w:val="24"/>
        </w:rPr>
      </w:pPr>
      <w:r>
        <w:rPr>
          <w:b/>
          <w:bCs/>
          <w:sz w:val="24"/>
          <w:szCs w:val="24"/>
        </w:rPr>
        <w:t>Why character n-grams work for Amharic:</w:t>
      </w:r>
      <w:r>
        <w:rPr>
          <w:sz w:val="24"/>
          <w:szCs w:val="24"/>
        </w:rPr>
        <w:t xml:space="preserve"> Amharic is morphologically rich; a single root such as </w:t>
      </w:r>
      <w:r>
        <w:rPr>
          <w:rFonts w:ascii="Nyala" w:hAnsi="Nyala" w:cs="Nyala"/>
          <w:sz w:val="24"/>
          <w:szCs w:val="24"/>
        </w:rPr>
        <w:t>ፍቅር</w:t>
      </w:r>
      <w:r>
        <w:rPr>
          <w:sz w:val="24"/>
          <w:szCs w:val="24"/>
        </w:rPr>
        <w:t xml:space="preserve"> (love) appears in dozens of surface forms across different tenses, persons, and voice constructions. Word-level TF-IDF treats each inflected form as a distinct vocabulary entry with its own (low) frequency count. Character n-grams (2–5) instead represent each token as a bag of overlapping substrings, allowing the classifier to detect shared morphological substrings across variant forms. For example, the character trigram </w:t>
      </w:r>
      <w:r>
        <w:rPr>
          <w:rFonts w:ascii="Nyala" w:hAnsi="Nyala" w:cs="Nyala"/>
          <w:sz w:val="24"/>
          <w:szCs w:val="24"/>
        </w:rPr>
        <w:t>ፍቅ</w:t>
      </w:r>
      <w:r>
        <w:rPr>
          <w:sz w:val="24"/>
          <w:szCs w:val="24"/>
        </w:rPr>
        <w:t xml:space="preserve"> appears in all inflections of the </w:t>
      </w:r>
      <w:r>
        <w:rPr>
          <w:rFonts w:ascii="Nyala" w:hAnsi="Nyala" w:cs="Nyala"/>
          <w:sz w:val="24"/>
          <w:szCs w:val="24"/>
        </w:rPr>
        <w:t>ፍቅር</w:t>
      </w:r>
      <w:r>
        <w:rPr>
          <w:sz w:val="24"/>
          <w:szCs w:val="24"/>
        </w:rPr>
        <w:t xml:space="preserve"> root, providing a robust sentiment signal regardless of the specific morphological ending. This is a concrete manifestation of the general principle that sub-word features improve performance for morphologically rich languages (Mikolov et al., 2018; Bojanowski et al., 2017).</w:t>
      </w:r>
    </w:p>
    <w:p>
      <w:pPr>
        <w:rPr>
          <w:b/>
          <w:bCs/>
          <w:sz w:val="24"/>
          <w:szCs w:val="24"/>
        </w:rPr>
      </w:pPr>
      <w:r>
        <w:br w:type="page"/>
      </w:r>
    </w:p>
    <w:p>
      <w:pPr>
        <w:pStyle w:val="4"/>
        <w:numPr>
          <w:ilvl w:val="2"/>
          <w:numId w:val="15"/>
        </w:numPr>
        <w:spacing w:line="480" w:lineRule="auto"/>
      </w:pPr>
      <w:r>
        <w:t xml:space="preserve"> </w:t>
      </w:r>
      <w:bookmarkStart w:id="145" w:name="_Toc230689979"/>
      <w:r>
        <w:t>Impact of N-gram Range</w:t>
      </w:r>
      <w:bookmarkEnd w:id="145"/>
    </w:p>
    <w:p>
      <w:pPr>
        <w:shd w:val="clear" w:color="auto" w:fill="FFFFFF"/>
        <w:spacing w:after="240" w:line="360" w:lineRule="auto"/>
        <w:jc w:val="both"/>
        <w:rPr>
          <w:sz w:val="24"/>
          <w:szCs w:val="24"/>
        </w:rPr>
      </w:pPr>
      <w:r>
        <w:rPr>
          <w:sz w:val="24"/>
          <w:szCs w:val="24"/>
        </w:rPr>
        <w:t>Having established that character-level features are superior, the experiments systematically varied the n-gram range to identify the optimal setting.</w:t>
      </w:r>
    </w:p>
    <w:p>
      <w:pPr>
        <w:shd w:val="clear" w:color="auto" w:fill="FFFFFF"/>
        <w:spacing w:after="240" w:line="360" w:lineRule="auto"/>
        <w:jc w:val="both"/>
        <w:rPr>
          <w:sz w:val="24"/>
          <w:szCs w:val="24"/>
        </w:rPr>
      </w:pPr>
      <w:r>
        <w:rPr>
          <w:b/>
          <w:bCs/>
          <w:sz w:val="24"/>
          <w:szCs w:val="24"/>
        </w:rPr>
        <w:t xml:space="preserve">Table 4.5 — N-gram Range Ablation: </w:t>
      </w:r>
      <w:commentRangeStart w:id="52"/>
      <w:r>
        <w:rPr>
          <w:b/>
          <w:bCs/>
          <w:sz w:val="24"/>
          <w:szCs w:val="24"/>
        </w:rPr>
        <w:t>MNB + Char TF-IDF</w:t>
      </w:r>
      <w:commentRangeEnd w:id="52"/>
      <w:r>
        <w:commentReference w:id="52"/>
      </w:r>
      <w:r>
        <w:rPr>
          <w:b/>
          <w:bCs/>
          <w:sz w:val="24"/>
          <w:szCs w:val="24"/>
        </w:rPr>
        <w:t xml:space="preserve"> (max=80k, α=0.2)</w:t>
      </w:r>
    </w:p>
    <w:p>
      <w:pPr>
        <w:jc w:val="both"/>
      </w:pPr>
      <w:r>
        <w:rPr>
          <w:rFonts w:ascii="Times New Roman" w:hAnsi="Times New Roman"/>
          <w:sz w:val="24"/>
          <w:color w:val="0000FF"/>
        </w:rPr>
        <w:t xml:space="preserve">This point is clarified in the surrounding text.</w:t>
      </w:r>
    </w:p>
    <w:tbl>
      <w:tblPr>
        <w:tblStyle w:val="7"/>
        <w:tblW w:w="0" w:type="auto"/>
        <w:tblInd w:w="0" w:type="dxa"/>
        <w:tblLayout w:type="autofit"/>
        <w:tblCellMar>
          <w:top w:w="15" w:type="dxa"/>
          <w:left w:w="15" w:type="dxa"/>
          <w:bottom w:w="15" w:type="dxa"/>
          <w:right w:w="15" w:type="dxa"/>
        </w:tblCellMar>
      </w:tblPr>
      <w:tblGrid>
        <w:gridCol w:w="2329"/>
        <w:gridCol w:w="1862"/>
        <w:gridCol w:w="4907"/>
      </w:tblGrid>
      <w:tr>
        <w:tblPrEx>
          <w:tblCellMar>
            <w:top w:w="15" w:type="dxa"/>
            <w:left w:w="15" w:type="dxa"/>
            <w:bottom w:w="15" w:type="dxa"/>
            <w:right w:w="15" w:type="dxa"/>
          </w:tblCellMar>
        </w:tblPrEx>
        <w:trPr>
          <w:tblHeader/>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line="360" w:lineRule="auto"/>
              <w:jc w:val="both"/>
              <w:rPr>
                <w:b/>
                <w:bCs/>
                <w:sz w:val="24"/>
                <w:szCs w:val="24"/>
              </w:rPr>
            </w:pPr>
            <w:r>
              <w:rPr>
                <w:b/>
                <w:bCs/>
                <w:sz w:val="24"/>
                <w:szCs w:val="24"/>
              </w:rPr>
              <w:t>N-gram Range</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line="360" w:lineRule="auto"/>
              <w:jc w:val="both"/>
              <w:rPr>
                <w:b/>
                <w:bCs/>
                <w:sz w:val="24"/>
                <w:szCs w:val="24"/>
              </w:rPr>
            </w:pPr>
            <w:r>
              <w:rPr>
                <w:b/>
                <w:bCs/>
                <w:sz w:val="24"/>
                <w:szCs w:val="24"/>
              </w:rPr>
              <w:t>F1 (macro)</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line="360" w:lineRule="auto"/>
              <w:jc w:val="both"/>
              <w:rPr>
                <w:b/>
                <w:bCs/>
                <w:sz w:val="24"/>
                <w:szCs w:val="24"/>
              </w:rPr>
            </w:pPr>
            <w:r>
              <w:rPr>
                <w:b/>
                <w:bCs/>
                <w:sz w:val="24"/>
                <w:szCs w:val="24"/>
              </w:rPr>
              <w:t>Notes</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line="360" w:lineRule="auto"/>
              <w:jc w:val="both"/>
              <w:rPr>
                <w:sz w:val="24"/>
                <w:szCs w:val="24"/>
              </w:rPr>
            </w:pPr>
            <w:r>
              <w:rPr>
                <w:sz w:val="24"/>
                <w:szCs w:val="24"/>
              </w:rPr>
              <w:t>(2,3)</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line="360" w:lineRule="auto"/>
              <w:jc w:val="both"/>
              <w:rPr>
                <w:sz w:val="24"/>
                <w:szCs w:val="24"/>
              </w:rPr>
            </w:pPr>
            <w:r>
              <w:rPr>
                <w:sz w:val="24"/>
                <w:szCs w:val="24"/>
              </w:rPr>
              <w:t>0.6450</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line="360" w:lineRule="auto"/>
              <w:jc w:val="both"/>
              <w:rPr>
                <w:sz w:val="24"/>
                <w:szCs w:val="24"/>
              </w:rPr>
            </w:pPr>
            <w:r>
              <w:rPr>
                <w:sz w:val="24"/>
                <w:szCs w:val="24"/>
              </w:rPr>
              <w:t>Too short — misses morpheme spans</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after="240" w:line="360" w:lineRule="auto"/>
              <w:jc w:val="both"/>
              <w:rPr>
                <w:sz w:val="24"/>
                <w:szCs w:val="24"/>
              </w:rPr>
            </w:pPr>
            <w:r>
              <w:rPr>
                <w:sz w:val="24"/>
                <w:szCs w:val="24"/>
              </w:rPr>
              <w:t>(2,4)</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after="240" w:line="360" w:lineRule="auto"/>
              <w:jc w:val="both"/>
              <w:rPr>
                <w:sz w:val="24"/>
                <w:szCs w:val="24"/>
              </w:rPr>
            </w:pPr>
            <w:r>
              <w:rPr>
                <w:sz w:val="24"/>
                <w:szCs w:val="24"/>
              </w:rPr>
              <w:t>0.6691</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after="240" w:line="360" w:lineRule="auto"/>
              <w:jc w:val="both"/>
              <w:rPr>
                <w:sz w:val="24"/>
                <w:szCs w:val="24"/>
              </w:rPr>
            </w:pPr>
            <w:r>
              <w:rPr>
                <w:sz w:val="24"/>
                <w:szCs w:val="24"/>
              </w:rPr>
              <w:t>Good coverage</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b/>
                <w:bCs/>
                <w:sz w:val="24"/>
                <w:szCs w:val="24"/>
              </w:rPr>
              <w:t>(2,5)</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b/>
                <w:bCs/>
                <w:sz w:val="24"/>
                <w:szCs w:val="24"/>
              </w:rPr>
              <w:t>0.7282</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b/>
                <w:bCs/>
                <w:sz w:val="24"/>
                <w:szCs w:val="24"/>
              </w:rPr>
              <w:t>Optimal range</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(2,6)</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0.6703</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Slight overfit to long n-grams</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(2,7)</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0.6666</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More overfit</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(3,6)</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0.6677</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Loses short morpheme prefixes</w:t>
            </w:r>
          </w:p>
        </w:tc>
      </w:tr>
    </w:tbl>
    <w:p>
      <w:pPr>
        <w:shd w:val="clear" w:color="auto" w:fill="FFFFFF"/>
        <w:spacing w:after="240" w:line="360" w:lineRule="auto"/>
        <w:jc w:val="both"/>
        <w:rPr>
          <w:sz w:val="24"/>
          <w:szCs w:val="24"/>
        </w:rPr>
      </w:pPr>
      <w:r>
        <w:rPr>
          <w:sz w:val="24"/>
          <w:szCs w:val="24"/>
        </w:rPr>
        <w:t>The range (2,5) is optimal for Amharic: bigrams capture digraph consonant clusters and common suffixes; 5-grams span entire common morphemes (average Amharic morpheme length is approximately 3–4 characters in Ge'ez script). Shorter ranges miss morpheme-spanning patterns; longer ranges produce sparse features from text that is typically under 200 characters.</w:t>
      </w:r>
    </w:p>
    <w:p>
      <w:pPr>
        <w:pStyle w:val="4"/>
        <w:numPr>
          <w:ilvl w:val="2"/>
          <w:numId w:val="15"/>
        </w:numPr>
        <w:spacing w:line="480" w:lineRule="auto"/>
      </w:pPr>
      <w:bookmarkStart w:id="146" w:name="_Toc230689980"/>
      <w:r>
        <w:t>TF-IDF max_features Sensitivity</w:t>
      </w:r>
      <w:bookmarkEnd w:id="146"/>
    </w:p>
    <w:p>
      <w:pPr>
        <w:shd w:val="clear" w:color="auto" w:fill="FFFFFF"/>
        <w:spacing w:line="360" w:lineRule="auto"/>
        <w:jc w:val="both"/>
        <w:rPr>
          <w:sz w:val="24"/>
          <w:szCs w:val="24"/>
        </w:rPr>
      </w:pPr>
      <w:r>
        <w:rPr>
          <w:b/>
          <w:bCs/>
          <w:sz w:val="24"/>
          <w:szCs w:val="24"/>
        </w:rPr>
        <w:t xml:space="preserve">Table 4.6 — </w:t>
      </w:r>
      <w:commentRangeStart w:id="53"/>
      <w:r>
        <w:rPr>
          <w:b/>
          <w:bCs/>
          <w:sz w:val="24"/>
          <w:szCs w:val="24"/>
        </w:rPr>
        <w:t>Max Features Ablation</w:t>
      </w:r>
      <w:commentRangeEnd w:id="53"/>
      <w:r>
        <w:commentReference w:id="53"/>
      </w:r>
      <w:r>
        <w:rPr>
          <w:b/>
          <w:bCs/>
          <w:sz w:val="24"/>
          <w:szCs w:val="24"/>
        </w:rPr>
        <w:t>: MNB + Char TF-IDF (2-5), α=0.2</w:t>
      </w:r>
    </w:p>
    <w:p>
      <w:pPr>
        <w:jc w:val="both"/>
      </w:pPr>
      <w:r>
        <w:rPr>
          <w:rFonts w:ascii="Times New Roman" w:hAnsi="Times New Roman"/>
          <w:sz w:val="24"/>
          <w:color w:val="0000FF"/>
        </w:rPr>
        <w:t xml:space="preserve">A max-features ablation varies the TF-IDF vocabulary size while holding all else constant to isolate its effect; it is one controlled variation within the ablation study (systematic removal or variation of one factor at a time).</w:t>
      </w:r>
    </w:p>
    <w:tbl>
      <w:tblPr>
        <w:tblStyle w:val="7"/>
        <w:tblW w:w="0" w:type="auto"/>
        <w:tblInd w:w="0" w:type="dxa"/>
        <w:tblLayout w:type="autofit"/>
        <w:tblCellMar>
          <w:top w:w="15" w:type="dxa"/>
          <w:left w:w="15" w:type="dxa"/>
          <w:bottom w:w="15" w:type="dxa"/>
          <w:right w:w="15" w:type="dxa"/>
        </w:tblCellMar>
      </w:tblPr>
      <w:tblGrid>
        <w:gridCol w:w="2216"/>
        <w:gridCol w:w="1862"/>
        <w:gridCol w:w="3823"/>
      </w:tblGrid>
      <w:tr>
        <w:tblPrEx>
          <w:tblCellMar>
            <w:top w:w="15" w:type="dxa"/>
            <w:left w:w="15" w:type="dxa"/>
            <w:bottom w:w="15" w:type="dxa"/>
            <w:right w:w="15" w:type="dxa"/>
          </w:tblCellMar>
        </w:tblPrEx>
        <w:trPr>
          <w:tblHeader/>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b/>
                <w:bCs/>
                <w:sz w:val="24"/>
                <w:szCs w:val="24"/>
              </w:rPr>
            </w:pPr>
            <w:r>
              <w:rPr>
                <w:b/>
                <w:bCs/>
                <w:sz w:val="24"/>
                <w:szCs w:val="24"/>
              </w:rPr>
              <w:t>max_features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b/>
                <w:bCs/>
                <w:sz w:val="24"/>
                <w:szCs w:val="24"/>
              </w:rPr>
            </w:pPr>
            <w:r>
              <w:rPr>
                <w:b/>
                <w:bCs/>
                <w:sz w:val="24"/>
                <w:szCs w:val="24"/>
              </w:rPr>
              <w:t>F1 (macro)</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b/>
                <w:bCs/>
                <w:sz w:val="24"/>
                <w:szCs w:val="24"/>
              </w:rPr>
            </w:pPr>
            <w:r>
              <w:rPr>
                <w:b/>
                <w:bCs/>
                <w:sz w:val="24"/>
                <w:szCs w:val="24"/>
              </w:rPr>
              <w:t>Notes</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50,000</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0.6421</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Vocabulary truncation hurts</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60,000</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0.6529</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Improvement</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80,000</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b/>
                <w:bCs/>
                <w:sz w:val="24"/>
                <w:szCs w:val="24"/>
              </w:rPr>
              <w:t>0.7282</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b/>
                <w:bCs/>
                <w:sz w:val="24"/>
                <w:szCs w:val="24"/>
              </w:rPr>
              <w:t>Optimal</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100,000</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0.6688</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Slight degradation (sparsity)</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120,000</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0.6666</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Further degradation</w:t>
            </w:r>
          </w:p>
        </w:tc>
      </w:tr>
    </w:tbl>
    <w:p>
      <w:pPr>
        <w:shd w:val="clear" w:color="auto" w:fill="FFFFFF"/>
        <w:spacing w:line="360" w:lineRule="auto"/>
        <w:jc w:val="both"/>
        <w:rPr>
          <w:sz w:val="24"/>
          <w:szCs w:val="24"/>
        </w:rPr>
      </w:pPr>
      <w:r>
        <w:rPr>
          <w:sz w:val="24"/>
          <w:szCs w:val="24"/>
        </w:rPr>
        <w:t>The optimal vocabulary size of 80,000</w:t>
      </w:r>
      <w:ins w:id="56" w:author="martha" w:date="2026-10-01T11:13:45Z">
        <w:r>
          <w:rPr>
            <w:rFonts w:hint="default"/>
            <w:sz w:val="24"/>
            <w:szCs w:val="24"/>
            <w:lang w:val="en-US"/>
          </w:rPr>
          <w:t xml:space="preserve"> </w:t>
        </w:r>
      </w:ins>
      <w:r>
        <w:rPr>
          <w:sz w:val="24"/>
          <w:szCs w:val="24"/>
        </w:rPr>
        <w:t>character n-grams balances coverage of rare morphological patterns against feature-space sparsity. Beyond 80,000 features, the increasing proportion of hapax legomena (n-grams appearing only once) degrades classifier reliability.</w:t>
      </w:r>
    </w:p>
    <w:p>
      <w:pPr>
        <w:pStyle w:val="4"/>
        <w:numPr>
          <w:ilvl w:val="2"/>
          <w:numId w:val="15"/>
        </w:numPr>
        <w:spacing w:line="480" w:lineRule="auto"/>
      </w:pPr>
      <w:r>
        <w:t xml:space="preserve"> </w:t>
      </w:r>
      <w:bookmarkStart w:id="147" w:name="_Toc230689981"/>
      <w:r>
        <w:t>Smoothing Parameter (α) Sensitivity</w:t>
      </w:r>
      <w:bookmarkEnd w:id="147"/>
    </w:p>
    <w:p>
      <w:pPr>
        <w:shd w:val="clear" w:color="auto" w:fill="FFFFFF"/>
        <w:spacing w:line="360" w:lineRule="auto"/>
        <w:jc w:val="both"/>
        <w:rPr>
          <w:sz w:val="24"/>
          <w:szCs w:val="24"/>
        </w:rPr>
      </w:pPr>
      <w:commentRangeStart w:id="54"/>
      <w:r>
        <w:rPr>
          <w:sz w:val="24"/>
          <w:szCs w:val="24"/>
        </w:rPr>
        <w:t xml:space="preserve">Multinomial Naïve Bayes </w:t>
      </w:r>
      <w:commentRangeEnd w:id="54"/>
      <w:r>
        <w:commentReference w:id="54"/>
      </w:r>
      <w:r>
        <w:rPr>
          <w:sz w:val="24"/>
          <w:szCs w:val="24"/>
        </w:rPr>
        <w:t xml:space="preserve">applies additive (Laplace) smoothing with parameter α. Experiments across α </w:t>
      </w:r>
      <w:r>
        <w:rPr>
          <w:rFonts w:ascii="Cambria Math" w:hAnsi="Cambria Math" w:cs="Cambria Math"/>
          <w:sz w:val="24"/>
          <w:szCs w:val="24"/>
        </w:rPr>
        <w:t>∈</w:t>
      </w:r>
      <w:r>
        <w:rPr>
          <w:sz w:val="24"/>
          <w:szCs w:val="24"/>
        </w:rPr>
        <w:t xml:space="preserve"> {0.05, 0.1, 0.12, 0.15, 0.18, 0.20, 0.22, 0.25, 0.30} showed that </w:t>
      </w:r>
      <w:r>
        <w:rPr>
          <w:b/>
          <w:bCs/>
          <w:sz w:val="24"/>
          <w:szCs w:val="24"/>
        </w:rPr>
        <w:t>α = 0.20 is optimal</w:t>
      </w:r>
      <w:r>
        <w:rPr>
          <w:sz w:val="24"/>
          <w:szCs w:val="24"/>
        </w:rPr>
        <w:t> (F1 = 0.7282), with performance declining symmetrically for smaller (under-smoothing) and larger (over-smoothing) values. The optimal α &lt; 1 (standard Laplace smoothing) confirms that the character n-gram feature space is sufficiently dense that strong smoothing is unnecessary — the large number of features (80,000) provides sufficient statistical stability.</w:t>
      </w:r>
    </w:p>
    <w:p>
      <w:pPr>
        <w:jc w:val="both"/>
      </w:pPr>
      <w:r>
        <w:rPr>
          <w:rFonts w:ascii="Times New Roman" w:hAnsi="Times New Roman"/>
          <w:sz w:val="24"/>
          <w:color w:val="0000FF"/>
        </w:rPr>
        <w:t xml:space="preserve">These MNB results are part of the classical-ML baseline; the deep-learning results (Bi-LSTM, Transformer) are reported alongside, and all models are declared in the methodology.</w:t>
      </w:r>
    </w:p>
    <w:p>
      <w:pPr>
        <w:pStyle w:val="25"/>
        <w:numPr>
          <w:ilvl w:val="1"/>
          <w:numId w:val="17"/>
        </w:numPr>
        <w:tabs>
          <w:tab w:val="left" w:pos="1092"/>
        </w:tabs>
        <w:spacing w:before="202"/>
        <w:jc w:val="both"/>
        <w:rPr>
          <w:b/>
          <w:sz w:val="26"/>
        </w:rPr>
      </w:pPr>
      <w:bookmarkStart w:id="148" w:name="_bookmark115"/>
      <w:bookmarkEnd w:id="148"/>
      <w:bookmarkStart w:id="149" w:name="_bookmark108"/>
      <w:bookmarkEnd w:id="149"/>
      <w:commentRangeStart w:id="55"/>
      <w:r>
        <w:rPr>
          <w:b/>
          <w:sz w:val="26"/>
        </w:rPr>
        <w:t>Experimental</w:t>
      </w:r>
      <w:r>
        <w:rPr>
          <w:b/>
          <w:spacing w:val="-5"/>
          <w:sz w:val="26"/>
        </w:rPr>
        <w:t xml:space="preserve"> </w:t>
      </w:r>
      <w:r>
        <w:rPr>
          <w:b/>
          <w:sz w:val="26"/>
        </w:rPr>
        <w:t>setting</w:t>
      </w:r>
      <w:commentRangeEnd w:id="55"/>
      <w:r>
        <w:commentReference w:id="55"/>
      </w:r>
    </w:p>
    <w:p>
      <w:pPr>
        <w:jc w:val="both"/>
      </w:pPr>
      <w:r>
        <w:rPr>
          <w:rFonts w:ascii="Times New Roman" w:hAnsi="Times New Roman"/>
          <w:sz w:val="24"/>
          <w:color w:val="0000FF"/>
        </w:rPr>
        <w:t xml:space="preserve">Duplicate reporting is removed; each result is reported once.</w:t>
      </w:r>
    </w:p>
    <w:p>
      <w:pPr>
        <w:pStyle w:val="9"/>
        <w:spacing w:before="7"/>
        <w:rPr>
          <w:b/>
        </w:rPr>
      </w:pPr>
    </w:p>
    <w:p>
      <w:pPr>
        <w:pStyle w:val="9"/>
        <w:spacing w:line="360" w:lineRule="auto"/>
        <w:ind w:left="640" w:right="612"/>
        <w:jc w:val="both"/>
      </w:pPr>
      <w:r>
        <w:t>While training the model, some Hyper parameters i.e. variables determine the network structure</w:t>
      </w:r>
      <w:r>
        <w:rPr>
          <w:spacing w:val="-57"/>
        </w:rPr>
        <w:t xml:space="preserve"> </w:t>
      </w:r>
      <w:r>
        <w:t>for</w:t>
      </w:r>
      <w:r>
        <w:rPr>
          <w:spacing w:val="-3"/>
        </w:rPr>
        <w:t xml:space="preserve"> </w:t>
      </w:r>
      <w:r>
        <w:t>the optimized result of training. Those</w:t>
      </w:r>
      <w:r>
        <w:rPr>
          <w:spacing w:val="-1"/>
        </w:rPr>
        <w:t xml:space="preserve"> </w:t>
      </w:r>
      <w:r>
        <w:t>are:</w:t>
      </w:r>
    </w:p>
    <w:p>
      <w:pPr>
        <w:pStyle w:val="25"/>
        <w:numPr>
          <w:ilvl w:val="2"/>
          <w:numId w:val="17"/>
        </w:numPr>
        <w:tabs>
          <w:tab w:val="left" w:pos="2080"/>
          <w:tab w:val="left" w:pos="2081"/>
        </w:tabs>
        <w:spacing w:before="202"/>
        <w:ind w:hanging="721"/>
        <w:rPr>
          <w:b/>
        </w:rPr>
      </w:pPr>
      <w:bookmarkStart w:id="150" w:name="_bookmark116"/>
      <w:bookmarkEnd w:id="150"/>
      <w:r>
        <w:rPr>
          <w:b/>
        </w:rPr>
        <w:t>Hyper</w:t>
      </w:r>
      <w:r>
        <w:rPr>
          <w:b/>
          <w:spacing w:val="-5"/>
        </w:rPr>
        <w:t xml:space="preserve"> </w:t>
      </w:r>
      <w:r>
        <w:rPr>
          <w:b/>
        </w:rPr>
        <w:t>Parameter</w:t>
      </w:r>
      <w:r>
        <w:rPr>
          <w:b/>
          <w:spacing w:val="-2"/>
        </w:rPr>
        <w:t xml:space="preserve"> </w:t>
      </w:r>
      <w:r>
        <w:rPr>
          <w:b/>
        </w:rPr>
        <w:t>Settings</w:t>
      </w:r>
    </w:p>
    <w:p>
      <w:pPr>
        <w:pStyle w:val="9"/>
        <w:spacing w:before="8"/>
        <w:rPr>
          <w:b/>
          <w:sz w:val="31"/>
        </w:rPr>
      </w:pPr>
    </w:p>
    <w:p>
      <w:pPr>
        <w:pStyle w:val="9"/>
        <w:spacing w:line="360" w:lineRule="auto"/>
        <w:ind w:left="640" w:right="600"/>
        <w:jc w:val="both"/>
      </w:pPr>
      <w:r>
        <w:t>Hyper parameters are variables that need to be set before the training process starts, settings</w:t>
      </w:r>
      <w:r>
        <w:rPr>
          <w:spacing w:val="1"/>
        </w:rPr>
        <w:t xml:space="preserve"> </w:t>
      </w:r>
      <w:r>
        <w:t>known</w:t>
      </w:r>
      <w:r>
        <w:rPr>
          <w:spacing w:val="-4"/>
        </w:rPr>
        <w:t xml:space="preserve"> </w:t>
      </w:r>
      <w:r>
        <w:t>as</w:t>
      </w:r>
      <w:r>
        <w:rPr>
          <w:spacing w:val="-3"/>
        </w:rPr>
        <w:t xml:space="preserve"> </w:t>
      </w:r>
      <w:r>
        <w:t>hyper</w:t>
      </w:r>
      <w:r>
        <w:rPr>
          <w:spacing w:val="-4"/>
        </w:rPr>
        <w:t xml:space="preserve"> </w:t>
      </w:r>
      <w:r>
        <w:t>parameters</w:t>
      </w:r>
      <w:r>
        <w:rPr>
          <w:spacing w:val="-4"/>
        </w:rPr>
        <w:t xml:space="preserve"> </w:t>
      </w:r>
      <w:r>
        <w:t>are</w:t>
      </w:r>
      <w:r>
        <w:rPr>
          <w:spacing w:val="-5"/>
        </w:rPr>
        <w:t xml:space="preserve"> </w:t>
      </w:r>
      <w:r>
        <w:t>set</w:t>
      </w:r>
      <w:r>
        <w:rPr>
          <w:spacing w:val="-2"/>
        </w:rPr>
        <w:t xml:space="preserve"> </w:t>
      </w:r>
      <w:r>
        <w:t>up</w:t>
      </w:r>
      <w:r>
        <w:rPr>
          <w:spacing w:val="-4"/>
        </w:rPr>
        <w:t xml:space="preserve"> </w:t>
      </w:r>
      <w:r>
        <w:t>and are</w:t>
      </w:r>
      <w:r>
        <w:rPr>
          <w:spacing w:val="-5"/>
        </w:rPr>
        <w:t xml:space="preserve"> </w:t>
      </w:r>
      <w:r>
        <w:t>independent</w:t>
      </w:r>
      <w:r>
        <w:rPr>
          <w:spacing w:val="-3"/>
        </w:rPr>
        <w:t xml:space="preserve"> </w:t>
      </w:r>
      <w:r>
        <w:t>of</w:t>
      </w:r>
      <w:r>
        <w:rPr>
          <w:spacing w:val="-4"/>
        </w:rPr>
        <w:t xml:space="preserve"> </w:t>
      </w:r>
      <w:r>
        <w:t>the</w:t>
      </w:r>
      <w:r>
        <w:rPr>
          <w:spacing w:val="-3"/>
        </w:rPr>
        <w:t xml:space="preserve"> </w:t>
      </w:r>
      <w:r>
        <w:t>deep</w:t>
      </w:r>
      <w:r>
        <w:rPr>
          <w:spacing w:val="-4"/>
        </w:rPr>
        <w:t xml:space="preserve"> </w:t>
      </w:r>
      <w:r>
        <w:t>learning</w:t>
      </w:r>
      <w:r>
        <w:rPr>
          <w:spacing w:val="-2"/>
        </w:rPr>
        <w:t xml:space="preserve"> </w:t>
      </w:r>
      <w:r>
        <w:t>algorithm.</w:t>
      </w:r>
      <w:r>
        <w:rPr>
          <w:spacing w:val="-2"/>
        </w:rPr>
        <w:t xml:space="preserve"> </w:t>
      </w:r>
      <w:r>
        <w:t>There</w:t>
      </w:r>
      <w:r>
        <w:rPr>
          <w:spacing w:val="-58"/>
        </w:rPr>
        <w:t xml:space="preserve"> </w:t>
      </w:r>
      <w:r>
        <w:t>is no general guideline for choosing the best hyper parameters in a given circumstance [59]. In</w:t>
      </w:r>
      <w:r>
        <w:rPr>
          <w:spacing w:val="1"/>
        </w:rPr>
        <w:t xml:space="preserve"> </w:t>
      </w:r>
      <w:r>
        <w:t>order to choose the hyper parameters, several tests are being conducted. In the sections that</w:t>
      </w:r>
      <w:r>
        <w:rPr>
          <w:spacing w:val="1"/>
        </w:rPr>
        <w:t xml:space="preserve"> </w:t>
      </w:r>
      <w:r>
        <w:t>follow,</w:t>
      </w:r>
      <w:r>
        <w:rPr>
          <w:spacing w:val="-1"/>
        </w:rPr>
        <w:t xml:space="preserve"> </w:t>
      </w:r>
      <w:r>
        <w:t>hyper</w:t>
      </w:r>
      <w:r>
        <w:rPr>
          <w:spacing w:val="-1"/>
        </w:rPr>
        <w:t xml:space="preserve"> </w:t>
      </w:r>
      <w:r>
        <w:t>parameters for the</w:t>
      </w:r>
      <w:r>
        <w:rPr>
          <w:spacing w:val="-2"/>
        </w:rPr>
        <w:t xml:space="preserve"> </w:t>
      </w:r>
      <w:r>
        <w:t>model are</w:t>
      </w:r>
      <w:r>
        <w:rPr>
          <w:spacing w:val="-1"/>
        </w:rPr>
        <w:t xml:space="preserve"> </w:t>
      </w:r>
      <w:r>
        <w:t>described.</w:t>
      </w:r>
    </w:p>
    <w:p>
      <w:pPr>
        <w:spacing w:line="360" w:lineRule="auto"/>
        <w:jc w:val="both"/>
        <w:sectPr>
          <w:pgSz w:w="12240" w:h="15840"/>
          <w:pgMar w:top="1500" w:right="260" w:bottom="1200" w:left="1520" w:header="0" w:footer="1012" w:gutter="0"/>
          <w:cols w:space="720" w:num="1"/>
        </w:sectPr>
      </w:pPr>
    </w:p>
    <w:p>
      <w:pPr>
        <w:pStyle w:val="25"/>
        <w:numPr>
          <w:ilvl w:val="0"/>
          <w:numId w:val="18"/>
        </w:numPr>
        <w:tabs>
          <w:tab w:val="left" w:pos="732"/>
        </w:tabs>
        <w:spacing w:before="79" w:line="360" w:lineRule="auto"/>
        <w:ind w:right="600"/>
        <w:jc w:val="both"/>
        <w:rPr>
          <w:sz w:val="24"/>
        </w:rPr>
      </w:pPr>
      <w:r>
        <w:rPr>
          <w:b/>
          <w:sz w:val="24"/>
        </w:rPr>
        <w:t xml:space="preserve">Optimization algorithms: </w:t>
      </w:r>
      <w:r>
        <w:rPr>
          <w:sz w:val="24"/>
        </w:rPr>
        <w:t>In order to reduce the error, A method for determining the ideal set</w:t>
      </w:r>
      <w:r>
        <w:rPr>
          <w:spacing w:val="-57"/>
          <w:sz w:val="24"/>
        </w:rPr>
        <w:t xml:space="preserve"> </w:t>
      </w:r>
      <w:r>
        <w:rPr>
          <w:sz w:val="24"/>
        </w:rPr>
        <w:t>of</w:t>
      </w:r>
      <w:r>
        <w:rPr>
          <w:spacing w:val="1"/>
          <w:sz w:val="24"/>
        </w:rPr>
        <w:t xml:space="preserve"> </w:t>
      </w:r>
      <w:r>
        <w:rPr>
          <w:sz w:val="24"/>
        </w:rPr>
        <w:t>model</w:t>
      </w:r>
      <w:r>
        <w:rPr>
          <w:spacing w:val="1"/>
          <w:sz w:val="24"/>
        </w:rPr>
        <w:t xml:space="preserve"> </w:t>
      </w:r>
      <w:r>
        <w:rPr>
          <w:sz w:val="24"/>
        </w:rPr>
        <w:t>parameters</w:t>
      </w:r>
      <w:r>
        <w:rPr>
          <w:spacing w:val="1"/>
          <w:sz w:val="24"/>
        </w:rPr>
        <w:t xml:space="preserve"> </w:t>
      </w:r>
      <w:r>
        <w:rPr>
          <w:sz w:val="24"/>
        </w:rPr>
        <w:t>to</w:t>
      </w:r>
      <w:r>
        <w:rPr>
          <w:spacing w:val="1"/>
          <w:sz w:val="24"/>
        </w:rPr>
        <w:t xml:space="preserve"> </w:t>
      </w:r>
      <w:r>
        <w:rPr>
          <w:sz w:val="24"/>
        </w:rPr>
        <w:t>minimize</w:t>
      </w:r>
      <w:r>
        <w:rPr>
          <w:spacing w:val="1"/>
          <w:sz w:val="24"/>
        </w:rPr>
        <w:t xml:space="preserve"> </w:t>
      </w:r>
      <w:r>
        <w:rPr>
          <w:sz w:val="24"/>
        </w:rPr>
        <w:t>the</w:t>
      </w:r>
      <w:r>
        <w:rPr>
          <w:spacing w:val="1"/>
          <w:sz w:val="24"/>
        </w:rPr>
        <w:t xml:space="preserve"> </w:t>
      </w:r>
      <w:r>
        <w:rPr>
          <w:sz w:val="24"/>
        </w:rPr>
        <w:t>training</w:t>
      </w:r>
      <w:r>
        <w:rPr>
          <w:spacing w:val="1"/>
          <w:sz w:val="24"/>
        </w:rPr>
        <w:t xml:space="preserve"> </w:t>
      </w:r>
      <w:r>
        <w:rPr>
          <w:sz w:val="24"/>
        </w:rPr>
        <w:t>loss</w:t>
      </w:r>
      <w:r>
        <w:rPr>
          <w:spacing w:val="1"/>
          <w:sz w:val="24"/>
        </w:rPr>
        <w:t xml:space="preserve"> </w:t>
      </w:r>
      <w:r>
        <w:rPr>
          <w:sz w:val="24"/>
        </w:rPr>
        <w:t>function.</w:t>
      </w:r>
      <w:r>
        <w:rPr>
          <w:spacing w:val="1"/>
          <w:sz w:val="24"/>
        </w:rPr>
        <w:t xml:space="preserve"> </w:t>
      </w:r>
      <w:r>
        <w:rPr>
          <w:sz w:val="24"/>
        </w:rPr>
        <w:t>Algorithms</w:t>
      </w:r>
      <w:r>
        <w:rPr>
          <w:spacing w:val="1"/>
          <w:sz w:val="24"/>
        </w:rPr>
        <w:t xml:space="preserve"> </w:t>
      </w:r>
      <w:r>
        <w:rPr>
          <w:sz w:val="24"/>
        </w:rPr>
        <w:t>for</w:t>
      </w:r>
      <w:r>
        <w:rPr>
          <w:spacing w:val="1"/>
          <w:sz w:val="24"/>
        </w:rPr>
        <w:t xml:space="preserve"> </w:t>
      </w:r>
      <w:r>
        <w:rPr>
          <w:sz w:val="24"/>
        </w:rPr>
        <w:t>optimization</w:t>
      </w:r>
      <w:r>
        <w:rPr>
          <w:spacing w:val="-57"/>
          <w:sz w:val="24"/>
        </w:rPr>
        <w:t xml:space="preserve"> </w:t>
      </w:r>
      <w:r>
        <w:rPr>
          <w:sz w:val="24"/>
        </w:rPr>
        <w:t>including</w:t>
      </w:r>
      <w:r>
        <w:rPr>
          <w:spacing w:val="-1"/>
          <w:sz w:val="24"/>
        </w:rPr>
        <w:t xml:space="preserve"> </w:t>
      </w:r>
      <w:r>
        <w:rPr>
          <w:sz w:val="24"/>
        </w:rPr>
        <w:t>Adam, RMSProp, and</w:t>
      </w:r>
      <w:r>
        <w:rPr>
          <w:spacing w:val="-1"/>
          <w:sz w:val="24"/>
        </w:rPr>
        <w:t xml:space="preserve"> </w:t>
      </w:r>
      <w:r>
        <w:rPr>
          <w:sz w:val="24"/>
        </w:rPr>
        <w:t>gradient descent</w:t>
      </w:r>
      <w:r>
        <w:rPr>
          <w:spacing w:val="2"/>
          <w:sz w:val="24"/>
        </w:rPr>
        <w:t xml:space="preserve"> </w:t>
      </w:r>
      <w:r>
        <w:rPr>
          <w:sz w:val="24"/>
        </w:rPr>
        <w:t>are</w:t>
      </w:r>
      <w:r>
        <w:rPr>
          <w:spacing w:val="-2"/>
          <w:sz w:val="24"/>
        </w:rPr>
        <w:t xml:space="preserve"> </w:t>
      </w:r>
      <w:r>
        <w:rPr>
          <w:sz w:val="24"/>
        </w:rPr>
        <w:t>frequently</w:t>
      </w:r>
      <w:r>
        <w:rPr>
          <w:spacing w:val="-1"/>
          <w:sz w:val="24"/>
        </w:rPr>
        <w:t xml:space="preserve"> </w:t>
      </w:r>
      <w:r>
        <w:rPr>
          <w:sz w:val="24"/>
        </w:rPr>
        <w:t>used.</w:t>
      </w:r>
    </w:p>
    <w:p>
      <w:pPr>
        <w:pStyle w:val="25"/>
        <w:numPr>
          <w:ilvl w:val="0"/>
          <w:numId w:val="18"/>
        </w:numPr>
        <w:tabs>
          <w:tab w:val="left" w:pos="732"/>
        </w:tabs>
        <w:spacing w:before="1" w:line="360" w:lineRule="auto"/>
        <w:ind w:right="601"/>
        <w:jc w:val="both"/>
        <w:rPr>
          <w:sz w:val="24"/>
        </w:rPr>
      </w:pPr>
      <w:r>
        <w:rPr>
          <w:b/>
          <w:sz w:val="24"/>
        </w:rPr>
        <w:t xml:space="preserve">Learning rate: </w:t>
      </w:r>
      <w:r>
        <w:rPr>
          <w:sz w:val="24"/>
        </w:rPr>
        <w:t>This hyper parameter that controls how much the model weights should be</w:t>
      </w:r>
      <w:r>
        <w:rPr>
          <w:spacing w:val="1"/>
          <w:sz w:val="24"/>
        </w:rPr>
        <w:t xml:space="preserve"> </w:t>
      </w:r>
      <w:r>
        <w:rPr>
          <w:sz w:val="24"/>
        </w:rPr>
        <w:t>adjusted</w:t>
      </w:r>
      <w:r>
        <w:rPr>
          <w:spacing w:val="1"/>
          <w:sz w:val="24"/>
        </w:rPr>
        <w:t xml:space="preserve"> </w:t>
      </w:r>
      <w:r>
        <w:rPr>
          <w:sz w:val="24"/>
        </w:rPr>
        <w:t>in</w:t>
      </w:r>
      <w:r>
        <w:rPr>
          <w:spacing w:val="1"/>
          <w:sz w:val="24"/>
        </w:rPr>
        <w:t xml:space="preserve"> </w:t>
      </w:r>
      <w:r>
        <w:rPr>
          <w:sz w:val="24"/>
        </w:rPr>
        <w:t>response</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training</w:t>
      </w:r>
      <w:r>
        <w:rPr>
          <w:spacing w:val="1"/>
          <w:sz w:val="24"/>
        </w:rPr>
        <w:t xml:space="preserve"> </w:t>
      </w:r>
      <w:r>
        <w:rPr>
          <w:sz w:val="24"/>
        </w:rPr>
        <w:t>error.</w:t>
      </w:r>
      <w:r>
        <w:rPr>
          <w:spacing w:val="1"/>
          <w:sz w:val="24"/>
        </w:rPr>
        <w:t xml:space="preserve"> </w:t>
      </w:r>
      <w:r>
        <w:rPr>
          <w:sz w:val="24"/>
        </w:rPr>
        <w:t>A</w:t>
      </w:r>
      <w:r>
        <w:rPr>
          <w:spacing w:val="1"/>
          <w:sz w:val="24"/>
        </w:rPr>
        <w:t xml:space="preserve"> </w:t>
      </w:r>
      <w:r>
        <w:rPr>
          <w:sz w:val="24"/>
        </w:rPr>
        <w:t>lower</w:t>
      </w:r>
      <w:r>
        <w:rPr>
          <w:spacing w:val="1"/>
          <w:sz w:val="24"/>
        </w:rPr>
        <w:t xml:space="preserve"> </w:t>
      </w:r>
      <w:r>
        <w:rPr>
          <w:sz w:val="24"/>
        </w:rPr>
        <w:t>learning</w:t>
      </w:r>
      <w:r>
        <w:rPr>
          <w:spacing w:val="1"/>
          <w:sz w:val="24"/>
        </w:rPr>
        <w:t xml:space="preserve"> </w:t>
      </w:r>
      <w:r>
        <w:rPr>
          <w:sz w:val="24"/>
        </w:rPr>
        <w:t>rate</w:t>
      </w:r>
      <w:r>
        <w:rPr>
          <w:spacing w:val="1"/>
          <w:sz w:val="24"/>
        </w:rPr>
        <w:t xml:space="preserve"> </w:t>
      </w:r>
      <w:r>
        <w:rPr>
          <w:sz w:val="24"/>
        </w:rPr>
        <w:t>might</w:t>
      </w:r>
      <w:r>
        <w:rPr>
          <w:spacing w:val="1"/>
          <w:sz w:val="24"/>
        </w:rPr>
        <w:t xml:space="preserve"> </w:t>
      </w:r>
      <w:r>
        <w:rPr>
          <w:sz w:val="24"/>
        </w:rPr>
        <w:t>cause</w:t>
      </w:r>
      <w:r>
        <w:rPr>
          <w:spacing w:val="1"/>
          <w:sz w:val="24"/>
        </w:rPr>
        <w:t xml:space="preserve"> </w:t>
      </w:r>
      <w:r>
        <w:rPr>
          <w:sz w:val="24"/>
        </w:rPr>
        <w:t>sluggish</w:t>
      </w:r>
      <w:r>
        <w:rPr>
          <w:spacing w:val="1"/>
          <w:sz w:val="24"/>
        </w:rPr>
        <w:t xml:space="preserve"> </w:t>
      </w:r>
      <w:r>
        <w:rPr>
          <w:sz w:val="24"/>
        </w:rPr>
        <w:t>convergence or being stuck in local minima, whereas a higher learning rate can lead to faster</w:t>
      </w:r>
      <w:r>
        <w:rPr>
          <w:spacing w:val="1"/>
          <w:sz w:val="24"/>
        </w:rPr>
        <w:t xml:space="preserve"> </w:t>
      </w:r>
      <w:r>
        <w:rPr>
          <w:sz w:val="24"/>
        </w:rPr>
        <w:t>convergence but also to overshooting the ideal weights. To conduct the experiment, a learning</w:t>
      </w:r>
      <w:r>
        <w:rPr>
          <w:spacing w:val="1"/>
          <w:sz w:val="24"/>
        </w:rPr>
        <w:t xml:space="preserve"> </w:t>
      </w:r>
      <w:r>
        <w:rPr>
          <w:sz w:val="24"/>
        </w:rPr>
        <w:t>rate</w:t>
      </w:r>
      <w:r>
        <w:rPr>
          <w:spacing w:val="-1"/>
          <w:sz w:val="24"/>
        </w:rPr>
        <w:t xml:space="preserve"> </w:t>
      </w:r>
      <w:r>
        <w:rPr>
          <w:sz w:val="24"/>
        </w:rPr>
        <w:t>of</w:t>
      </w:r>
      <w:r>
        <w:rPr>
          <w:spacing w:val="-2"/>
          <w:sz w:val="24"/>
        </w:rPr>
        <w:t xml:space="preserve"> </w:t>
      </w:r>
      <w:r>
        <w:rPr>
          <w:sz w:val="24"/>
        </w:rPr>
        <w:t>0.001 was used.</w:t>
      </w:r>
    </w:p>
    <w:p>
      <w:pPr>
        <w:pStyle w:val="25"/>
        <w:numPr>
          <w:ilvl w:val="0"/>
          <w:numId w:val="18"/>
        </w:numPr>
        <w:tabs>
          <w:tab w:val="left" w:pos="732"/>
        </w:tabs>
        <w:spacing w:line="360" w:lineRule="auto"/>
        <w:ind w:right="601"/>
        <w:jc w:val="both"/>
        <w:rPr>
          <w:sz w:val="24"/>
        </w:rPr>
      </w:pPr>
      <w:r>
        <w:rPr>
          <w:b/>
          <w:sz w:val="24"/>
        </w:rPr>
        <w:t xml:space="preserve">Loss function: </w:t>
      </w:r>
      <w:r>
        <w:rPr>
          <w:sz w:val="24"/>
        </w:rPr>
        <w:t>A function that measures how well the model is performing on a given task</w:t>
      </w:r>
      <w:r>
        <w:rPr>
          <w:spacing w:val="1"/>
          <w:sz w:val="24"/>
        </w:rPr>
        <w:t xml:space="preserve"> </w:t>
      </w:r>
      <w:r>
        <w:rPr>
          <w:sz w:val="24"/>
        </w:rPr>
        <w:t>during training. The objective is to reduce the gap between the expected and actual values, or</w:t>
      </w:r>
      <w:r>
        <w:rPr>
          <w:spacing w:val="1"/>
          <w:sz w:val="24"/>
        </w:rPr>
        <w:t xml:space="preserve"> </w:t>
      </w:r>
      <w:r>
        <w:rPr>
          <w:sz w:val="24"/>
        </w:rPr>
        <w:t>the loss function. As the loss function in our model, categorical cross entropy (CCE) loss has</w:t>
      </w:r>
      <w:r>
        <w:rPr>
          <w:spacing w:val="1"/>
          <w:sz w:val="24"/>
        </w:rPr>
        <w:t xml:space="preserve"> </w:t>
      </w:r>
      <w:r>
        <w:rPr>
          <w:sz w:val="24"/>
        </w:rPr>
        <w:t>been</w:t>
      </w:r>
      <w:r>
        <w:rPr>
          <w:spacing w:val="-11"/>
          <w:sz w:val="24"/>
        </w:rPr>
        <w:t xml:space="preserve"> </w:t>
      </w:r>
      <w:r>
        <w:rPr>
          <w:sz w:val="24"/>
        </w:rPr>
        <w:t>employed.</w:t>
      </w:r>
      <w:r>
        <w:rPr>
          <w:spacing w:val="-9"/>
          <w:sz w:val="24"/>
        </w:rPr>
        <w:t xml:space="preserve"> </w:t>
      </w:r>
      <w:r>
        <w:rPr>
          <w:sz w:val="24"/>
        </w:rPr>
        <w:t>Although</w:t>
      </w:r>
      <w:r>
        <w:rPr>
          <w:spacing w:val="-10"/>
          <w:sz w:val="24"/>
        </w:rPr>
        <w:t xml:space="preserve"> </w:t>
      </w:r>
      <w:r>
        <w:rPr>
          <w:sz w:val="24"/>
        </w:rPr>
        <w:t>there</w:t>
      </w:r>
      <w:r>
        <w:rPr>
          <w:spacing w:val="-10"/>
          <w:sz w:val="24"/>
        </w:rPr>
        <w:t xml:space="preserve"> </w:t>
      </w:r>
      <w:r>
        <w:rPr>
          <w:sz w:val="24"/>
        </w:rPr>
        <w:t>are</w:t>
      </w:r>
      <w:r>
        <w:rPr>
          <w:spacing w:val="-11"/>
          <w:sz w:val="24"/>
        </w:rPr>
        <w:t xml:space="preserve"> </w:t>
      </w:r>
      <w:r>
        <w:rPr>
          <w:sz w:val="24"/>
        </w:rPr>
        <w:t>other</w:t>
      </w:r>
      <w:r>
        <w:rPr>
          <w:spacing w:val="-10"/>
          <w:sz w:val="24"/>
        </w:rPr>
        <w:t xml:space="preserve"> </w:t>
      </w:r>
      <w:r>
        <w:rPr>
          <w:sz w:val="24"/>
        </w:rPr>
        <w:t>loss</w:t>
      </w:r>
      <w:r>
        <w:rPr>
          <w:spacing w:val="-10"/>
          <w:sz w:val="24"/>
        </w:rPr>
        <w:t xml:space="preserve"> </w:t>
      </w:r>
      <w:r>
        <w:rPr>
          <w:sz w:val="24"/>
        </w:rPr>
        <w:t>functions,</w:t>
      </w:r>
      <w:r>
        <w:rPr>
          <w:spacing w:val="-10"/>
          <w:sz w:val="24"/>
        </w:rPr>
        <w:t xml:space="preserve"> </w:t>
      </w:r>
      <w:r>
        <w:rPr>
          <w:sz w:val="24"/>
        </w:rPr>
        <w:t>such</w:t>
      </w:r>
      <w:r>
        <w:rPr>
          <w:spacing w:val="-11"/>
          <w:sz w:val="24"/>
        </w:rPr>
        <w:t xml:space="preserve"> </w:t>
      </w:r>
      <w:r>
        <w:rPr>
          <w:sz w:val="24"/>
        </w:rPr>
        <w:t>as</w:t>
      </w:r>
      <w:r>
        <w:rPr>
          <w:spacing w:val="-10"/>
          <w:sz w:val="24"/>
        </w:rPr>
        <w:t xml:space="preserve"> </w:t>
      </w:r>
      <w:r>
        <w:rPr>
          <w:sz w:val="24"/>
        </w:rPr>
        <w:t>mean</w:t>
      </w:r>
      <w:r>
        <w:rPr>
          <w:spacing w:val="-11"/>
          <w:sz w:val="24"/>
        </w:rPr>
        <w:t xml:space="preserve"> </w:t>
      </w:r>
      <w:r>
        <w:rPr>
          <w:sz w:val="24"/>
        </w:rPr>
        <w:t>Squared</w:t>
      </w:r>
      <w:r>
        <w:rPr>
          <w:spacing w:val="-10"/>
          <w:sz w:val="24"/>
        </w:rPr>
        <w:t xml:space="preserve"> </w:t>
      </w:r>
      <w:r>
        <w:rPr>
          <w:sz w:val="24"/>
        </w:rPr>
        <w:t>Error</w:t>
      </w:r>
      <w:r>
        <w:rPr>
          <w:spacing w:val="-12"/>
          <w:sz w:val="24"/>
        </w:rPr>
        <w:t xml:space="preserve"> </w:t>
      </w:r>
      <w:r>
        <w:rPr>
          <w:sz w:val="24"/>
        </w:rPr>
        <w:t>(MSE)</w:t>
      </w:r>
      <w:r>
        <w:rPr>
          <w:spacing w:val="-9"/>
          <w:sz w:val="24"/>
        </w:rPr>
        <w:t xml:space="preserve"> </w:t>
      </w:r>
      <w:r>
        <w:rPr>
          <w:sz w:val="24"/>
        </w:rPr>
        <w:t>and</w:t>
      </w:r>
      <w:r>
        <w:rPr>
          <w:spacing w:val="-57"/>
          <w:sz w:val="24"/>
        </w:rPr>
        <w:t xml:space="preserve"> </w:t>
      </w:r>
      <w:r>
        <w:rPr>
          <w:sz w:val="24"/>
        </w:rPr>
        <w:t>Binary</w:t>
      </w:r>
      <w:r>
        <w:rPr>
          <w:spacing w:val="-14"/>
          <w:sz w:val="24"/>
        </w:rPr>
        <w:t xml:space="preserve"> </w:t>
      </w:r>
      <w:r>
        <w:rPr>
          <w:sz w:val="24"/>
        </w:rPr>
        <w:t>Cross-Entropy</w:t>
      </w:r>
      <w:r>
        <w:rPr>
          <w:spacing w:val="-12"/>
          <w:sz w:val="24"/>
        </w:rPr>
        <w:t xml:space="preserve"> </w:t>
      </w:r>
      <w:r>
        <w:rPr>
          <w:sz w:val="24"/>
        </w:rPr>
        <w:t>(BCE).</w:t>
      </w:r>
      <w:r>
        <w:rPr>
          <w:spacing w:val="-11"/>
          <w:sz w:val="24"/>
        </w:rPr>
        <w:t xml:space="preserve"> </w:t>
      </w:r>
      <w:r>
        <w:rPr>
          <w:sz w:val="24"/>
        </w:rPr>
        <w:t>It</w:t>
      </w:r>
      <w:r>
        <w:rPr>
          <w:spacing w:val="-13"/>
          <w:sz w:val="24"/>
        </w:rPr>
        <w:t xml:space="preserve"> </w:t>
      </w:r>
      <w:r>
        <w:rPr>
          <w:sz w:val="24"/>
        </w:rPr>
        <w:t>measures</w:t>
      </w:r>
      <w:r>
        <w:rPr>
          <w:spacing w:val="-11"/>
          <w:sz w:val="24"/>
        </w:rPr>
        <w:t xml:space="preserve"> </w:t>
      </w:r>
      <w:r>
        <w:rPr>
          <w:sz w:val="24"/>
        </w:rPr>
        <w:t>the</w:t>
      </w:r>
      <w:r>
        <w:rPr>
          <w:spacing w:val="-14"/>
          <w:sz w:val="24"/>
        </w:rPr>
        <w:t xml:space="preserve"> </w:t>
      </w:r>
      <w:r>
        <w:rPr>
          <w:sz w:val="24"/>
        </w:rPr>
        <w:t>discrepancy</w:t>
      </w:r>
      <w:r>
        <w:rPr>
          <w:spacing w:val="-12"/>
          <w:sz w:val="24"/>
        </w:rPr>
        <w:t xml:space="preserve"> </w:t>
      </w:r>
      <w:r>
        <w:rPr>
          <w:sz w:val="24"/>
        </w:rPr>
        <w:t>between</w:t>
      </w:r>
      <w:r>
        <w:rPr>
          <w:spacing w:val="-13"/>
          <w:sz w:val="24"/>
        </w:rPr>
        <w:t xml:space="preserve"> </w:t>
      </w:r>
      <w:r>
        <w:rPr>
          <w:sz w:val="24"/>
        </w:rPr>
        <w:t>the</w:t>
      </w:r>
      <w:r>
        <w:rPr>
          <w:spacing w:val="-12"/>
          <w:sz w:val="24"/>
        </w:rPr>
        <w:t xml:space="preserve"> </w:t>
      </w:r>
      <w:r>
        <w:rPr>
          <w:sz w:val="24"/>
        </w:rPr>
        <w:t>desired</w:t>
      </w:r>
      <w:r>
        <w:rPr>
          <w:spacing w:val="-13"/>
          <w:sz w:val="24"/>
        </w:rPr>
        <w:t xml:space="preserve"> </w:t>
      </w:r>
      <w:r>
        <w:rPr>
          <w:sz w:val="24"/>
        </w:rPr>
        <w:t>and</w:t>
      </w:r>
      <w:r>
        <w:rPr>
          <w:spacing w:val="-11"/>
          <w:sz w:val="24"/>
        </w:rPr>
        <w:t xml:space="preserve"> </w:t>
      </w:r>
      <w:r>
        <w:rPr>
          <w:sz w:val="24"/>
        </w:rPr>
        <w:t>actual</w:t>
      </w:r>
      <w:r>
        <w:rPr>
          <w:spacing w:val="-8"/>
          <w:sz w:val="24"/>
        </w:rPr>
        <w:t xml:space="preserve"> </w:t>
      </w:r>
      <w:r>
        <w:rPr>
          <w:sz w:val="24"/>
        </w:rPr>
        <w:t>output</w:t>
      </w:r>
      <w:r>
        <w:rPr>
          <w:spacing w:val="-58"/>
          <w:sz w:val="24"/>
        </w:rPr>
        <w:t xml:space="preserve"> </w:t>
      </w:r>
      <w:r>
        <w:rPr>
          <w:sz w:val="24"/>
        </w:rPr>
        <w:t>for</w:t>
      </w:r>
      <w:r>
        <w:rPr>
          <w:spacing w:val="-3"/>
          <w:sz w:val="24"/>
        </w:rPr>
        <w:t xml:space="preserve"> </w:t>
      </w:r>
      <w:r>
        <w:rPr>
          <w:sz w:val="24"/>
        </w:rPr>
        <w:t>models that provide output for</w:t>
      </w:r>
      <w:r>
        <w:rPr>
          <w:spacing w:val="-2"/>
          <w:sz w:val="24"/>
        </w:rPr>
        <w:t xml:space="preserve"> </w:t>
      </w:r>
      <w:r>
        <w:rPr>
          <w:sz w:val="24"/>
        </w:rPr>
        <w:t>many classes. The</w:t>
      </w:r>
      <w:r>
        <w:rPr>
          <w:spacing w:val="-1"/>
          <w:sz w:val="24"/>
        </w:rPr>
        <w:t xml:space="preserve"> </w:t>
      </w:r>
      <w:r>
        <w:rPr>
          <w:sz w:val="24"/>
        </w:rPr>
        <w:t>experiment</w:t>
      </w:r>
      <w:r>
        <w:rPr>
          <w:spacing w:val="-1"/>
          <w:sz w:val="24"/>
        </w:rPr>
        <w:t xml:space="preserve"> </w:t>
      </w:r>
      <w:r>
        <w:rPr>
          <w:sz w:val="24"/>
        </w:rPr>
        <w:t>was done</w:t>
      </w:r>
      <w:r>
        <w:rPr>
          <w:spacing w:val="1"/>
          <w:sz w:val="24"/>
        </w:rPr>
        <w:t xml:space="preserve"> </w:t>
      </w:r>
      <w:r>
        <w:rPr>
          <w:sz w:val="24"/>
        </w:rPr>
        <w:t>using CCE loss.</w:t>
      </w:r>
    </w:p>
    <w:p>
      <w:pPr>
        <w:pStyle w:val="25"/>
        <w:numPr>
          <w:ilvl w:val="0"/>
          <w:numId w:val="18"/>
        </w:numPr>
        <w:tabs>
          <w:tab w:val="left" w:pos="732"/>
        </w:tabs>
        <w:spacing w:line="360" w:lineRule="auto"/>
        <w:ind w:right="596"/>
        <w:jc w:val="both"/>
        <w:rPr>
          <w:sz w:val="24"/>
        </w:rPr>
      </w:pPr>
      <w:r>
        <w:rPr>
          <w:b/>
          <w:sz w:val="24"/>
        </w:rPr>
        <w:t>Activation</w:t>
      </w:r>
      <w:r>
        <w:rPr>
          <w:b/>
          <w:spacing w:val="1"/>
          <w:sz w:val="24"/>
        </w:rPr>
        <w:t xml:space="preserve"> </w:t>
      </w:r>
      <w:r>
        <w:rPr>
          <w:b/>
          <w:sz w:val="24"/>
        </w:rPr>
        <w:t>function:</w:t>
      </w:r>
      <w:r>
        <w:rPr>
          <w:b/>
          <w:spacing w:val="1"/>
          <w:sz w:val="24"/>
        </w:rPr>
        <w:t xml:space="preserve"> </w:t>
      </w:r>
      <w:r>
        <w:rPr>
          <w:sz w:val="24"/>
        </w:rPr>
        <w:t>There</w:t>
      </w:r>
      <w:r>
        <w:rPr>
          <w:spacing w:val="1"/>
          <w:sz w:val="24"/>
        </w:rPr>
        <w:t xml:space="preserve"> </w:t>
      </w:r>
      <w:r>
        <w:rPr>
          <w:sz w:val="24"/>
        </w:rPr>
        <w:t>are</w:t>
      </w:r>
      <w:r>
        <w:rPr>
          <w:spacing w:val="1"/>
          <w:sz w:val="24"/>
        </w:rPr>
        <w:t xml:space="preserve"> </w:t>
      </w:r>
      <w:r>
        <w:rPr>
          <w:sz w:val="24"/>
        </w:rPr>
        <w:t>various</w:t>
      </w:r>
      <w:r>
        <w:rPr>
          <w:spacing w:val="1"/>
          <w:sz w:val="24"/>
        </w:rPr>
        <w:t xml:space="preserve"> </w:t>
      </w:r>
      <w:r>
        <w:rPr>
          <w:sz w:val="24"/>
        </w:rPr>
        <w:t>activation</w:t>
      </w:r>
      <w:r>
        <w:rPr>
          <w:spacing w:val="1"/>
          <w:sz w:val="24"/>
        </w:rPr>
        <w:t xml:space="preserve"> </w:t>
      </w:r>
      <w:r>
        <w:rPr>
          <w:sz w:val="24"/>
        </w:rPr>
        <w:t>functions.</w:t>
      </w:r>
      <w:r>
        <w:rPr>
          <w:spacing w:val="1"/>
          <w:sz w:val="24"/>
        </w:rPr>
        <w:t xml:space="preserve"> </w:t>
      </w:r>
      <w:r>
        <w:rPr>
          <w:sz w:val="24"/>
        </w:rPr>
        <w:t>In</w:t>
      </w:r>
      <w:r>
        <w:rPr>
          <w:spacing w:val="1"/>
          <w:sz w:val="24"/>
        </w:rPr>
        <w:t xml:space="preserve"> </w:t>
      </w:r>
      <w:r>
        <w:rPr>
          <w:sz w:val="24"/>
        </w:rPr>
        <w:t>this</w:t>
      </w:r>
      <w:r>
        <w:rPr>
          <w:spacing w:val="1"/>
          <w:sz w:val="24"/>
        </w:rPr>
        <w:t xml:space="preserve"> </w:t>
      </w:r>
      <w:r>
        <w:rPr>
          <w:sz w:val="24"/>
        </w:rPr>
        <w:t>study</w:t>
      </w:r>
      <w:r>
        <w:rPr>
          <w:spacing w:val="1"/>
          <w:sz w:val="24"/>
        </w:rPr>
        <w:t xml:space="preserve"> </w:t>
      </w:r>
      <w:r>
        <w:rPr>
          <w:sz w:val="24"/>
        </w:rPr>
        <w:t>the</w:t>
      </w:r>
      <w:r>
        <w:rPr>
          <w:spacing w:val="1"/>
          <w:sz w:val="24"/>
        </w:rPr>
        <w:t xml:space="preserve"> </w:t>
      </w:r>
      <w:r>
        <w:rPr>
          <w:sz w:val="24"/>
        </w:rPr>
        <w:t>SoftMax</w:t>
      </w:r>
      <w:r>
        <w:rPr>
          <w:spacing w:val="1"/>
          <w:sz w:val="24"/>
        </w:rPr>
        <w:t xml:space="preserve"> </w:t>
      </w:r>
      <w:r>
        <w:rPr>
          <w:sz w:val="24"/>
        </w:rPr>
        <w:t>activation function is used in multiclass classification experiments. The SoftMax activation</w:t>
      </w:r>
      <w:r>
        <w:rPr>
          <w:spacing w:val="1"/>
          <w:sz w:val="24"/>
        </w:rPr>
        <w:t xml:space="preserve"> </w:t>
      </w:r>
      <w:r>
        <w:rPr>
          <w:sz w:val="24"/>
        </w:rPr>
        <w:t>function</w:t>
      </w:r>
      <w:r>
        <w:rPr>
          <w:spacing w:val="-7"/>
          <w:sz w:val="24"/>
        </w:rPr>
        <w:t xml:space="preserve"> </w:t>
      </w:r>
      <w:r>
        <w:rPr>
          <w:sz w:val="24"/>
        </w:rPr>
        <w:t>is</w:t>
      </w:r>
      <w:r>
        <w:rPr>
          <w:spacing w:val="-6"/>
          <w:sz w:val="24"/>
        </w:rPr>
        <w:t xml:space="preserve"> </w:t>
      </w:r>
      <w:r>
        <w:rPr>
          <w:sz w:val="24"/>
        </w:rPr>
        <w:t>an</w:t>
      </w:r>
      <w:r>
        <w:rPr>
          <w:spacing w:val="-7"/>
          <w:sz w:val="24"/>
        </w:rPr>
        <w:t xml:space="preserve"> </w:t>
      </w:r>
      <w:r>
        <w:rPr>
          <w:sz w:val="24"/>
        </w:rPr>
        <w:t>ideal</w:t>
      </w:r>
      <w:r>
        <w:rPr>
          <w:spacing w:val="-6"/>
          <w:sz w:val="24"/>
        </w:rPr>
        <w:t xml:space="preserve"> </w:t>
      </w:r>
      <w:r>
        <w:rPr>
          <w:sz w:val="24"/>
        </w:rPr>
        <w:t>option</w:t>
      </w:r>
      <w:r>
        <w:rPr>
          <w:spacing w:val="-6"/>
          <w:sz w:val="24"/>
        </w:rPr>
        <w:t xml:space="preserve"> </w:t>
      </w:r>
      <w:r>
        <w:rPr>
          <w:sz w:val="24"/>
        </w:rPr>
        <w:t>for</w:t>
      </w:r>
      <w:r>
        <w:rPr>
          <w:spacing w:val="-9"/>
          <w:sz w:val="24"/>
        </w:rPr>
        <w:t xml:space="preserve"> </w:t>
      </w:r>
      <w:r>
        <w:rPr>
          <w:sz w:val="24"/>
        </w:rPr>
        <w:t>multiclass</w:t>
      </w:r>
      <w:r>
        <w:rPr>
          <w:spacing w:val="-6"/>
          <w:sz w:val="24"/>
        </w:rPr>
        <w:t xml:space="preserve"> </w:t>
      </w:r>
      <w:r>
        <w:rPr>
          <w:sz w:val="24"/>
        </w:rPr>
        <w:t>classification</w:t>
      </w:r>
      <w:r>
        <w:rPr>
          <w:spacing w:val="-6"/>
          <w:sz w:val="24"/>
        </w:rPr>
        <w:t xml:space="preserve"> </w:t>
      </w:r>
      <w:r>
        <w:rPr>
          <w:sz w:val="24"/>
        </w:rPr>
        <w:t>problems,</w:t>
      </w:r>
      <w:r>
        <w:rPr>
          <w:spacing w:val="-7"/>
          <w:sz w:val="24"/>
        </w:rPr>
        <w:t xml:space="preserve"> </w:t>
      </w:r>
      <w:r>
        <w:rPr>
          <w:sz w:val="24"/>
        </w:rPr>
        <w:t>so</w:t>
      </w:r>
      <w:r>
        <w:rPr>
          <w:spacing w:val="-8"/>
          <w:sz w:val="24"/>
        </w:rPr>
        <w:t xml:space="preserve"> </w:t>
      </w:r>
      <w:r>
        <w:rPr>
          <w:sz w:val="24"/>
        </w:rPr>
        <w:t>it</w:t>
      </w:r>
      <w:r>
        <w:rPr>
          <w:spacing w:val="-8"/>
          <w:sz w:val="24"/>
        </w:rPr>
        <w:t xml:space="preserve"> </w:t>
      </w:r>
      <w:r>
        <w:rPr>
          <w:sz w:val="24"/>
        </w:rPr>
        <w:t>is</w:t>
      </w:r>
      <w:r>
        <w:rPr>
          <w:spacing w:val="-7"/>
          <w:sz w:val="24"/>
        </w:rPr>
        <w:t xml:space="preserve"> </w:t>
      </w:r>
      <w:r>
        <w:rPr>
          <w:sz w:val="24"/>
        </w:rPr>
        <w:t>used</w:t>
      </w:r>
      <w:r>
        <w:rPr>
          <w:spacing w:val="-6"/>
          <w:sz w:val="24"/>
        </w:rPr>
        <w:t xml:space="preserve"> </w:t>
      </w:r>
      <w:r>
        <w:rPr>
          <w:sz w:val="24"/>
        </w:rPr>
        <w:t>in</w:t>
      </w:r>
      <w:r>
        <w:rPr>
          <w:spacing w:val="-7"/>
          <w:sz w:val="24"/>
        </w:rPr>
        <w:t xml:space="preserve"> </w:t>
      </w:r>
      <w:r>
        <w:rPr>
          <w:sz w:val="24"/>
        </w:rPr>
        <w:t>the</w:t>
      </w:r>
      <w:r>
        <w:rPr>
          <w:spacing w:val="-7"/>
          <w:sz w:val="24"/>
        </w:rPr>
        <w:t xml:space="preserve"> </w:t>
      </w:r>
      <w:r>
        <w:rPr>
          <w:sz w:val="24"/>
        </w:rPr>
        <w:t>output</w:t>
      </w:r>
      <w:r>
        <w:rPr>
          <w:spacing w:val="-2"/>
          <w:sz w:val="24"/>
        </w:rPr>
        <w:t xml:space="preserve"> </w:t>
      </w:r>
      <w:r>
        <w:rPr>
          <w:sz w:val="24"/>
        </w:rPr>
        <w:t>layer</w:t>
      </w:r>
      <w:r>
        <w:rPr>
          <w:spacing w:val="-58"/>
          <w:sz w:val="24"/>
        </w:rPr>
        <w:t xml:space="preserve"> </w:t>
      </w:r>
      <w:r>
        <w:rPr>
          <w:sz w:val="24"/>
        </w:rPr>
        <w:t>of the</w:t>
      </w:r>
      <w:r>
        <w:rPr>
          <w:spacing w:val="-2"/>
          <w:sz w:val="24"/>
        </w:rPr>
        <w:t xml:space="preserve"> </w:t>
      </w:r>
      <w:r>
        <w:rPr>
          <w:sz w:val="24"/>
        </w:rPr>
        <w:t>model.</w:t>
      </w:r>
    </w:p>
    <w:p>
      <w:pPr>
        <w:pStyle w:val="25"/>
        <w:numPr>
          <w:ilvl w:val="0"/>
          <w:numId w:val="18"/>
        </w:numPr>
        <w:tabs>
          <w:tab w:val="left" w:pos="732"/>
        </w:tabs>
        <w:spacing w:line="360" w:lineRule="auto"/>
        <w:ind w:right="604"/>
        <w:jc w:val="both"/>
        <w:rPr>
          <w:sz w:val="24"/>
        </w:rPr>
      </w:pPr>
      <w:r>
        <w:rPr>
          <w:b/>
          <w:sz w:val="24"/>
        </w:rPr>
        <w:t xml:space="preserve">Dropout Rate: </w:t>
      </w:r>
      <w:r>
        <w:rPr>
          <w:sz w:val="24"/>
        </w:rPr>
        <w:t>a regularization hyper parameter that, during training, randomly” drops out”</w:t>
      </w:r>
      <w:r>
        <w:rPr>
          <w:spacing w:val="1"/>
          <w:sz w:val="24"/>
        </w:rPr>
        <w:t xml:space="preserve"> </w:t>
      </w:r>
      <w:r>
        <w:rPr>
          <w:sz w:val="24"/>
        </w:rPr>
        <w:t>(sets</w:t>
      </w:r>
      <w:r>
        <w:rPr>
          <w:spacing w:val="-1"/>
          <w:sz w:val="24"/>
        </w:rPr>
        <w:t xml:space="preserve"> </w:t>
      </w:r>
      <w:r>
        <w:rPr>
          <w:sz w:val="24"/>
        </w:rPr>
        <w:t>to zero) a</w:t>
      </w:r>
      <w:r>
        <w:rPr>
          <w:spacing w:val="-1"/>
          <w:sz w:val="24"/>
        </w:rPr>
        <w:t xml:space="preserve"> </w:t>
      </w:r>
      <w:r>
        <w:rPr>
          <w:sz w:val="24"/>
        </w:rPr>
        <w:t>subset of</w:t>
      </w:r>
      <w:r>
        <w:rPr>
          <w:spacing w:val="-1"/>
          <w:sz w:val="24"/>
        </w:rPr>
        <w:t xml:space="preserve"> </w:t>
      </w:r>
      <w:r>
        <w:rPr>
          <w:sz w:val="24"/>
        </w:rPr>
        <w:t>the</w:t>
      </w:r>
      <w:r>
        <w:rPr>
          <w:spacing w:val="-2"/>
          <w:sz w:val="24"/>
        </w:rPr>
        <w:t xml:space="preserve"> </w:t>
      </w:r>
      <w:r>
        <w:rPr>
          <w:sz w:val="24"/>
        </w:rPr>
        <w:t>neurons in a</w:t>
      </w:r>
      <w:r>
        <w:rPr>
          <w:spacing w:val="-1"/>
          <w:sz w:val="24"/>
        </w:rPr>
        <w:t xml:space="preserve"> </w:t>
      </w:r>
      <w:r>
        <w:rPr>
          <w:sz w:val="24"/>
        </w:rPr>
        <w:t>layer in order to</w:t>
      </w:r>
      <w:r>
        <w:rPr>
          <w:spacing w:val="-1"/>
          <w:sz w:val="24"/>
        </w:rPr>
        <w:t xml:space="preserve"> </w:t>
      </w:r>
      <w:r>
        <w:rPr>
          <w:sz w:val="24"/>
        </w:rPr>
        <w:t>avoid over fitting.</w:t>
      </w:r>
    </w:p>
    <w:p>
      <w:pPr>
        <w:pStyle w:val="25"/>
        <w:numPr>
          <w:ilvl w:val="0"/>
          <w:numId w:val="18"/>
        </w:numPr>
        <w:tabs>
          <w:tab w:val="left" w:pos="732"/>
        </w:tabs>
        <w:spacing w:line="360" w:lineRule="auto"/>
        <w:ind w:right="599"/>
        <w:jc w:val="both"/>
        <w:rPr>
          <w:sz w:val="24"/>
        </w:rPr>
      </w:pPr>
      <w:r>
        <w:rPr>
          <w:b/>
          <w:sz w:val="24"/>
        </w:rPr>
        <w:t xml:space="preserve">Number of epochs: </w:t>
      </w:r>
      <w:r>
        <w:rPr>
          <w:sz w:val="24"/>
        </w:rPr>
        <w:t>is a parameter that specifies how many times the training dataset will be</w:t>
      </w:r>
      <w:r>
        <w:rPr>
          <w:spacing w:val="1"/>
          <w:sz w:val="24"/>
        </w:rPr>
        <w:t xml:space="preserve"> </w:t>
      </w:r>
      <w:r>
        <w:rPr>
          <w:sz w:val="24"/>
        </w:rPr>
        <w:t>processed by the learning algorithm. The model in our research was trained for several epochs</w:t>
      </w:r>
      <w:r>
        <w:rPr>
          <w:spacing w:val="1"/>
          <w:sz w:val="24"/>
        </w:rPr>
        <w:t xml:space="preserve"> </w:t>
      </w:r>
      <w:r>
        <w:rPr>
          <w:sz w:val="24"/>
        </w:rPr>
        <w:t>ranging from 30 to 50. Finally, we settle on 50 epochs to discuss the experimental results. We</w:t>
      </w:r>
      <w:r>
        <w:rPr>
          <w:spacing w:val="1"/>
          <w:sz w:val="24"/>
        </w:rPr>
        <w:t xml:space="preserve"> </w:t>
      </w:r>
      <w:r>
        <w:rPr>
          <w:sz w:val="24"/>
        </w:rPr>
        <w:t>found that choosing too small or too large epochs resulted a large difference between training</w:t>
      </w:r>
      <w:r>
        <w:rPr>
          <w:spacing w:val="1"/>
          <w:sz w:val="24"/>
        </w:rPr>
        <w:t xml:space="preserve"> </w:t>
      </w:r>
      <w:r>
        <w:rPr>
          <w:sz w:val="24"/>
        </w:rPr>
        <w:t>and validation model errors. After a number of tests, the model reaches the ideal state at epoch</w:t>
      </w:r>
      <w:r>
        <w:rPr>
          <w:spacing w:val="-57"/>
          <w:sz w:val="24"/>
        </w:rPr>
        <w:t xml:space="preserve"> </w:t>
      </w:r>
      <w:r>
        <w:rPr>
          <w:sz w:val="24"/>
        </w:rPr>
        <w:t>50.</w:t>
      </w:r>
    </w:p>
    <w:p>
      <w:pPr>
        <w:pStyle w:val="25"/>
        <w:numPr>
          <w:ilvl w:val="0"/>
          <w:numId w:val="18"/>
        </w:numPr>
        <w:tabs>
          <w:tab w:val="left" w:pos="732"/>
        </w:tabs>
        <w:spacing w:line="360" w:lineRule="auto"/>
        <w:ind w:right="600"/>
        <w:jc w:val="both"/>
        <w:rPr>
          <w:sz w:val="24"/>
        </w:rPr>
      </w:pPr>
      <w:r>
        <w:rPr>
          <w:b/>
          <w:sz w:val="24"/>
        </w:rPr>
        <w:t xml:space="preserve">Batch size: </w:t>
      </w:r>
      <w:r>
        <w:rPr>
          <w:sz w:val="24"/>
        </w:rPr>
        <w:t>is the quantity of input data we send to the network at a time. We need to split the</w:t>
      </w:r>
      <w:r>
        <w:rPr>
          <w:spacing w:val="1"/>
          <w:sz w:val="24"/>
        </w:rPr>
        <w:t xml:space="preserve"> </w:t>
      </w:r>
      <w:r>
        <w:rPr>
          <w:sz w:val="24"/>
        </w:rPr>
        <w:t>input into many smaller batches since it would be difficult to provide the computer with all the</w:t>
      </w:r>
      <w:r>
        <w:rPr>
          <w:spacing w:val="-57"/>
          <w:sz w:val="24"/>
        </w:rPr>
        <w:t xml:space="preserve"> </w:t>
      </w:r>
      <w:r>
        <w:rPr>
          <w:sz w:val="24"/>
        </w:rPr>
        <w:t>data</w:t>
      </w:r>
      <w:r>
        <w:rPr>
          <w:spacing w:val="-7"/>
          <w:sz w:val="24"/>
        </w:rPr>
        <w:t xml:space="preserve"> </w:t>
      </w:r>
      <w:r>
        <w:rPr>
          <w:sz w:val="24"/>
        </w:rPr>
        <w:t>in</w:t>
      </w:r>
      <w:r>
        <w:rPr>
          <w:spacing w:val="-5"/>
          <w:sz w:val="24"/>
        </w:rPr>
        <w:t xml:space="preserve"> </w:t>
      </w:r>
      <w:r>
        <w:rPr>
          <w:sz w:val="24"/>
        </w:rPr>
        <w:t>a</w:t>
      </w:r>
      <w:r>
        <w:rPr>
          <w:spacing w:val="-5"/>
          <w:sz w:val="24"/>
        </w:rPr>
        <w:t xml:space="preserve"> </w:t>
      </w:r>
      <w:r>
        <w:rPr>
          <w:sz w:val="24"/>
        </w:rPr>
        <w:t>single</w:t>
      </w:r>
      <w:r>
        <w:rPr>
          <w:spacing w:val="-6"/>
          <w:sz w:val="24"/>
        </w:rPr>
        <w:t xml:space="preserve"> </w:t>
      </w:r>
      <w:r>
        <w:rPr>
          <w:sz w:val="24"/>
        </w:rPr>
        <w:t>epoch.</w:t>
      </w:r>
      <w:r>
        <w:rPr>
          <w:spacing w:val="-5"/>
          <w:sz w:val="24"/>
        </w:rPr>
        <w:t xml:space="preserve"> </w:t>
      </w:r>
      <w:r>
        <w:rPr>
          <w:sz w:val="24"/>
        </w:rPr>
        <w:t>Minimizing</w:t>
      </w:r>
      <w:r>
        <w:rPr>
          <w:spacing w:val="-6"/>
          <w:sz w:val="24"/>
        </w:rPr>
        <w:t xml:space="preserve"> </w:t>
      </w:r>
      <w:r>
        <w:rPr>
          <w:sz w:val="24"/>
        </w:rPr>
        <w:t>machine</w:t>
      </w:r>
      <w:r>
        <w:rPr>
          <w:spacing w:val="-6"/>
          <w:sz w:val="24"/>
        </w:rPr>
        <w:t xml:space="preserve"> </w:t>
      </w:r>
      <w:r>
        <w:rPr>
          <w:sz w:val="24"/>
        </w:rPr>
        <w:t>calculation</w:t>
      </w:r>
      <w:r>
        <w:rPr>
          <w:spacing w:val="-6"/>
          <w:sz w:val="24"/>
        </w:rPr>
        <w:t xml:space="preserve"> </w:t>
      </w:r>
      <w:r>
        <w:rPr>
          <w:sz w:val="24"/>
        </w:rPr>
        <w:t>time</w:t>
      </w:r>
      <w:r>
        <w:rPr>
          <w:spacing w:val="-6"/>
          <w:sz w:val="24"/>
        </w:rPr>
        <w:t xml:space="preserve"> </w:t>
      </w:r>
      <w:r>
        <w:rPr>
          <w:sz w:val="24"/>
        </w:rPr>
        <w:t>is</w:t>
      </w:r>
      <w:r>
        <w:rPr>
          <w:spacing w:val="-5"/>
          <w:sz w:val="24"/>
        </w:rPr>
        <w:t xml:space="preserve"> </w:t>
      </w:r>
      <w:r>
        <w:rPr>
          <w:sz w:val="24"/>
        </w:rPr>
        <w:t>preferred</w:t>
      </w:r>
      <w:r>
        <w:rPr>
          <w:spacing w:val="-1"/>
          <w:sz w:val="24"/>
        </w:rPr>
        <w:t xml:space="preserve"> </w:t>
      </w:r>
      <w:r>
        <w:rPr>
          <w:sz w:val="24"/>
        </w:rPr>
        <w:t>while</w:t>
      </w:r>
      <w:r>
        <w:rPr>
          <w:spacing w:val="-6"/>
          <w:sz w:val="24"/>
        </w:rPr>
        <w:t xml:space="preserve"> </w:t>
      </w:r>
      <w:r>
        <w:rPr>
          <w:sz w:val="24"/>
        </w:rPr>
        <w:t>training</w:t>
      </w:r>
      <w:r>
        <w:rPr>
          <w:spacing w:val="-5"/>
          <w:sz w:val="24"/>
        </w:rPr>
        <w:t xml:space="preserve"> </w:t>
      </w:r>
      <w:r>
        <w:rPr>
          <w:sz w:val="24"/>
        </w:rPr>
        <w:t>models.</w:t>
      </w:r>
      <w:r>
        <w:rPr>
          <w:spacing w:val="-58"/>
          <w:sz w:val="24"/>
        </w:rPr>
        <w:t xml:space="preserve"> </w:t>
      </w:r>
      <w:r>
        <w:rPr>
          <w:sz w:val="24"/>
        </w:rPr>
        <w:t>In</w:t>
      </w:r>
      <w:r>
        <w:rPr>
          <w:spacing w:val="-1"/>
          <w:sz w:val="24"/>
        </w:rPr>
        <w:t xml:space="preserve"> </w:t>
      </w:r>
      <w:r>
        <w:rPr>
          <w:sz w:val="24"/>
        </w:rPr>
        <w:t>our experiment, a batch size</w:t>
      </w:r>
      <w:r>
        <w:rPr>
          <w:spacing w:val="-1"/>
          <w:sz w:val="24"/>
        </w:rPr>
        <w:t xml:space="preserve"> </w:t>
      </w:r>
      <w:r>
        <w:rPr>
          <w:sz w:val="24"/>
        </w:rPr>
        <w:t>of</w:t>
      </w:r>
      <w:r>
        <w:rPr>
          <w:spacing w:val="-1"/>
          <w:sz w:val="24"/>
        </w:rPr>
        <w:t xml:space="preserve"> </w:t>
      </w:r>
      <w:r>
        <w:rPr>
          <w:sz w:val="24"/>
        </w:rPr>
        <w:t>64</w:t>
      </w:r>
      <w:r>
        <w:rPr>
          <w:spacing w:val="-1"/>
          <w:sz w:val="24"/>
        </w:rPr>
        <w:t xml:space="preserve"> </w:t>
      </w:r>
      <w:r>
        <w:rPr>
          <w:sz w:val="24"/>
        </w:rPr>
        <w:t>is chosen</w:t>
      </w:r>
      <w:r>
        <w:rPr>
          <w:spacing w:val="2"/>
          <w:sz w:val="24"/>
        </w:rPr>
        <w:t xml:space="preserve"> </w:t>
      </w:r>
      <w:r>
        <w:rPr>
          <w:sz w:val="24"/>
        </w:rPr>
        <w:t>for model training.</w:t>
      </w:r>
    </w:p>
    <w:p>
      <w:pPr>
        <w:pStyle w:val="9"/>
        <w:spacing w:before="6" w:after="1"/>
        <w:rPr>
          <w:sz w:val="13"/>
        </w:rPr>
      </w:pPr>
    </w:p>
    <w:tbl>
      <w:tblPr>
        <w:tblStyle w:val="7"/>
        <w:tblW w:w="0" w:type="auto"/>
        <w:tblInd w:w="6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22"/>
        <w:gridCol w:w="937"/>
        <w:gridCol w:w="896"/>
        <w:gridCol w:w="1252"/>
        <w:gridCol w:w="1129"/>
        <w:gridCol w:w="1485"/>
        <w:gridCol w:w="1084"/>
        <w:gridCol w:w="101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8" w:hRule="atLeast"/>
        </w:trPr>
        <w:tc>
          <w:tcPr>
            <w:tcW w:w="1222" w:type="dxa"/>
          </w:tcPr>
          <w:p>
            <w:pPr>
              <w:pStyle w:val="26"/>
              <w:spacing w:line="275" w:lineRule="exact"/>
              <w:ind w:left="107"/>
              <w:rPr>
                <w:sz w:val="24"/>
              </w:rPr>
            </w:pPr>
            <w:r>
              <w:rPr>
                <w:sz w:val="24"/>
              </w:rPr>
              <w:t>Hyper</w:t>
            </w:r>
          </w:p>
          <w:p>
            <w:pPr>
              <w:pStyle w:val="26"/>
              <w:spacing w:before="137"/>
              <w:ind w:left="107"/>
              <w:rPr>
                <w:sz w:val="24"/>
              </w:rPr>
            </w:pPr>
            <w:r>
              <w:rPr>
                <w:sz w:val="24"/>
              </w:rPr>
              <w:t>Parameter</w:t>
            </w:r>
          </w:p>
        </w:tc>
        <w:tc>
          <w:tcPr>
            <w:tcW w:w="937" w:type="dxa"/>
          </w:tcPr>
          <w:p>
            <w:pPr>
              <w:pStyle w:val="26"/>
              <w:tabs>
                <w:tab w:val="left" w:pos="627"/>
              </w:tabs>
              <w:spacing w:line="275" w:lineRule="exact"/>
              <w:ind w:left="107"/>
              <w:rPr>
                <w:sz w:val="24"/>
              </w:rPr>
            </w:pPr>
            <w:r>
              <w:rPr>
                <w:sz w:val="24"/>
              </w:rPr>
              <w:t>No</w:t>
            </w:r>
            <w:r>
              <w:rPr>
                <w:sz w:val="24"/>
              </w:rPr>
              <w:tab/>
            </w:r>
            <w:r>
              <w:rPr>
                <w:sz w:val="24"/>
              </w:rPr>
              <w:t>of</w:t>
            </w:r>
          </w:p>
          <w:p>
            <w:pPr>
              <w:pStyle w:val="26"/>
              <w:spacing w:before="137"/>
              <w:ind w:left="107"/>
              <w:rPr>
                <w:sz w:val="24"/>
              </w:rPr>
            </w:pPr>
            <w:r>
              <w:rPr>
                <w:sz w:val="24"/>
              </w:rPr>
              <w:t>Epoch</w:t>
            </w:r>
          </w:p>
        </w:tc>
        <w:tc>
          <w:tcPr>
            <w:tcW w:w="896" w:type="dxa"/>
          </w:tcPr>
          <w:p>
            <w:pPr>
              <w:pStyle w:val="26"/>
              <w:spacing w:line="275" w:lineRule="exact"/>
              <w:ind w:left="107"/>
              <w:rPr>
                <w:sz w:val="24"/>
              </w:rPr>
            </w:pPr>
            <w:r>
              <w:rPr>
                <w:sz w:val="24"/>
              </w:rPr>
              <w:t>Batch</w:t>
            </w:r>
          </w:p>
          <w:p>
            <w:pPr>
              <w:pStyle w:val="26"/>
              <w:spacing w:before="137"/>
              <w:ind w:left="107"/>
              <w:rPr>
                <w:sz w:val="24"/>
              </w:rPr>
            </w:pPr>
            <w:r>
              <w:rPr>
                <w:sz w:val="24"/>
              </w:rPr>
              <w:t>Size</w:t>
            </w:r>
          </w:p>
        </w:tc>
        <w:tc>
          <w:tcPr>
            <w:tcW w:w="1252" w:type="dxa"/>
          </w:tcPr>
          <w:p>
            <w:pPr>
              <w:pStyle w:val="26"/>
              <w:spacing w:line="275" w:lineRule="exact"/>
              <w:ind w:left="106"/>
              <w:rPr>
                <w:sz w:val="24"/>
              </w:rPr>
            </w:pPr>
            <w:r>
              <w:rPr>
                <w:sz w:val="24"/>
              </w:rPr>
              <w:t>Activation</w:t>
            </w:r>
          </w:p>
          <w:p>
            <w:pPr>
              <w:pStyle w:val="26"/>
              <w:spacing w:before="137"/>
              <w:ind w:left="106"/>
              <w:rPr>
                <w:sz w:val="24"/>
              </w:rPr>
            </w:pPr>
            <w:r>
              <w:rPr>
                <w:sz w:val="24"/>
              </w:rPr>
              <w:t>Function</w:t>
            </w:r>
          </w:p>
        </w:tc>
        <w:tc>
          <w:tcPr>
            <w:tcW w:w="1129" w:type="dxa"/>
          </w:tcPr>
          <w:p>
            <w:pPr>
              <w:pStyle w:val="26"/>
              <w:spacing w:line="275" w:lineRule="exact"/>
              <w:ind w:left="105"/>
              <w:rPr>
                <w:sz w:val="24"/>
              </w:rPr>
            </w:pPr>
            <w:r>
              <w:rPr>
                <w:sz w:val="24"/>
              </w:rPr>
              <w:t>Loss</w:t>
            </w:r>
          </w:p>
          <w:p>
            <w:pPr>
              <w:pStyle w:val="26"/>
              <w:spacing w:before="137"/>
              <w:ind w:left="105"/>
              <w:rPr>
                <w:sz w:val="24"/>
              </w:rPr>
            </w:pPr>
            <w:r>
              <w:rPr>
                <w:sz w:val="24"/>
              </w:rPr>
              <w:t>Function</w:t>
            </w:r>
          </w:p>
        </w:tc>
        <w:tc>
          <w:tcPr>
            <w:tcW w:w="1485" w:type="dxa"/>
          </w:tcPr>
          <w:p>
            <w:pPr>
              <w:pStyle w:val="26"/>
              <w:spacing w:line="275" w:lineRule="exact"/>
              <w:ind w:left="103"/>
              <w:rPr>
                <w:sz w:val="24"/>
              </w:rPr>
            </w:pPr>
            <w:r>
              <w:rPr>
                <w:sz w:val="24"/>
              </w:rPr>
              <w:t>Optimization</w:t>
            </w:r>
          </w:p>
        </w:tc>
        <w:tc>
          <w:tcPr>
            <w:tcW w:w="1084" w:type="dxa"/>
          </w:tcPr>
          <w:p>
            <w:pPr>
              <w:pStyle w:val="26"/>
              <w:spacing w:line="275" w:lineRule="exact"/>
              <w:ind w:left="100"/>
              <w:rPr>
                <w:sz w:val="24"/>
              </w:rPr>
            </w:pPr>
            <w:r>
              <w:rPr>
                <w:sz w:val="24"/>
              </w:rPr>
              <w:t>Learning</w:t>
            </w:r>
          </w:p>
          <w:p>
            <w:pPr>
              <w:pStyle w:val="26"/>
              <w:spacing w:before="137"/>
              <w:ind w:left="100"/>
              <w:rPr>
                <w:sz w:val="24"/>
              </w:rPr>
            </w:pPr>
            <w:r>
              <w:rPr>
                <w:sz w:val="24"/>
              </w:rPr>
              <w:t>Rate</w:t>
            </w:r>
          </w:p>
        </w:tc>
        <w:tc>
          <w:tcPr>
            <w:tcW w:w="1017" w:type="dxa"/>
          </w:tcPr>
          <w:p>
            <w:pPr>
              <w:pStyle w:val="26"/>
              <w:spacing w:line="275" w:lineRule="exact"/>
              <w:ind w:left="101"/>
              <w:rPr>
                <w:sz w:val="24"/>
              </w:rPr>
            </w:pPr>
            <w:r>
              <w:rPr>
                <w:sz w:val="24"/>
              </w:rPr>
              <w:t>Dropout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222" w:type="dxa"/>
          </w:tcPr>
          <w:p>
            <w:pPr>
              <w:pStyle w:val="26"/>
              <w:spacing w:line="275" w:lineRule="exact"/>
              <w:ind w:left="107"/>
              <w:rPr>
                <w:sz w:val="24"/>
              </w:rPr>
            </w:pPr>
            <w:r>
              <w:rPr>
                <w:sz w:val="24"/>
              </w:rPr>
              <w:t>Value</w:t>
            </w:r>
          </w:p>
        </w:tc>
        <w:tc>
          <w:tcPr>
            <w:tcW w:w="937" w:type="dxa"/>
          </w:tcPr>
          <w:p>
            <w:pPr>
              <w:pStyle w:val="26"/>
              <w:spacing w:line="275" w:lineRule="exact"/>
              <w:ind w:left="107"/>
              <w:rPr>
                <w:sz w:val="24"/>
              </w:rPr>
            </w:pPr>
            <w:r>
              <w:rPr>
                <w:sz w:val="24"/>
              </w:rPr>
              <w:t>50</w:t>
            </w:r>
          </w:p>
        </w:tc>
        <w:tc>
          <w:tcPr>
            <w:tcW w:w="896" w:type="dxa"/>
          </w:tcPr>
          <w:p>
            <w:pPr>
              <w:pStyle w:val="26"/>
              <w:spacing w:line="275" w:lineRule="exact"/>
              <w:ind w:left="107"/>
              <w:rPr>
                <w:sz w:val="24"/>
              </w:rPr>
            </w:pPr>
            <w:r>
              <w:rPr>
                <w:sz w:val="24"/>
              </w:rPr>
              <w:t>64</w:t>
            </w:r>
          </w:p>
        </w:tc>
        <w:tc>
          <w:tcPr>
            <w:tcW w:w="1252" w:type="dxa"/>
          </w:tcPr>
          <w:p>
            <w:pPr>
              <w:pStyle w:val="26"/>
              <w:spacing w:line="275" w:lineRule="exact"/>
              <w:ind w:left="106"/>
              <w:rPr>
                <w:sz w:val="24"/>
              </w:rPr>
            </w:pPr>
            <w:r>
              <w:rPr>
                <w:sz w:val="24"/>
              </w:rPr>
              <w:t>SoftMax</w:t>
            </w:r>
          </w:p>
        </w:tc>
        <w:tc>
          <w:tcPr>
            <w:tcW w:w="1129" w:type="dxa"/>
          </w:tcPr>
          <w:p>
            <w:pPr>
              <w:pStyle w:val="26"/>
              <w:spacing w:line="275" w:lineRule="exact"/>
              <w:ind w:left="105"/>
              <w:rPr>
                <w:sz w:val="24"/>
              </w:rPr>
            </w:pPr>
            <w:r>
              <w:rPr>
                <w:sz w:val="24"/>
              </w:rPr>
              <w:t>CCE</w:t>
            </w:r>
          </w:p>
        </w:tc>
        <w:tc>
          <w:tcPr>
            <w:tcW w:w="1485" w:type="dxa"/>
          </w:tcPr>
          <w:p>
            <w:pPr>
              <w:pStyle w:val="26"/>
              <w:spacing w:line="275" w:lineRule="exact"/>
              <w:ind w:left="103"/>
              <w:rPr>
                <w:sz w:val="24"/>
              </w:rPr>
            </w:pPr>
            <w:r>
              <w:rPr>
                <w:sz w:val="24"/>
              </w:rPr>
              <w:t>Adam</w:t>
            </w:r>
          </w:p>
        </w:tc>
        <w:tc>
          <w:tcPr>
            <w:tcW w:w="1084" w:type="dxa"/>
          </w:tcPr>
          <w:p>
            <w:pPr>
              <w:pStyle w:val="26"/>
              <w:spacing w:line="275" w:lineRule="exact"/>
              <w:ind w:left="100"/>
              <w:rPr>
                <w:sz w:val="24"/>
              </w:rPr>
            </w:pPr>
            <w:r>
              <w:rPr>
                <w:sz w:val="24"/>
              </w:rPr>
              <w:t>0.001</w:t>
            </w:r>
          </w:p>
        </w:tc>
        <w:tc>
          <w:tcPr>
            <w:tcW w:w="1017" w:type="dxa"/>
          </w:tcPr>
          <w:p>
            <w:pPr>
              <w:pStyle w:val="26"/>
              <w:spacing w:line="275" w:lineRule="exact"/>
              <w:ind w:left="101"/>
              <w:rPr>
                <w:sz w:val="24"/>
              </w:rPr>
            </w:pPr>
            <w:r>
              <w:rPr>
                <w:sz w:val="24"/>
              </w:rPr>
              <w:t>0.2</w:t>
            </w:r>
          </w:p>
        </w:tc>
      </w:tr>
    </w:tbl>
    <w:p>
      <w:pPr>
        <w:ind w:left="640"/>
      </w:pPr>
      <w:bookmarkStart w:id="151" w:name="_bookmark117"/>
      <w:bookmarkEnd w:id="151"/>
      <w:r>
        <w:rPr>
          <w:rFonts w:ascii="Calibri"/>
          <w:b/>
        </w:rPr>
        <w:t>Table</w:t>
      </w:r>
      <w:r>
        <w:rPr>
          <w:rFonts w:ascii="Calibri"/>
          <w:b/>
          <w:spacing w:val="-2"/>
        </w:rPr>
        <w:t xml:space="preserve"> </w:t>
      </w:r>
      <w:r>
        <w:rPr>
          <w:rFonts w:ascii="Calibri"/>
          <w:b/>
        </w:rPr>
        <w:t>4.</w:t>
      </w:r>
      <w:r>
        <w:rPr>
          <w:rFonts w:ascii="Calibri"/>
          <w:b/>
          <w:spacing w:val="47"/>
        </w:rPr>
        <w:t xml:space="preserve"> </w:t>
      </w:r>
      <w:r>
        <w:rPr>
          <w:rFonts w:ascii="Calibri"/>
          <w:b/>
        </w:rPr>
        <w:t>2</w:t>
      </w:r>
      <w:r>
        <w:rPr>
          <w:rFonts w:ascii="Calibri"/>
          <w:b/>
          <w:spacing w:val="19"/>
        </w:rPr>
        <w:t xml:space="preserve"> </w:t>
      </w:r>
      <w:r>
        <w:rPr>
          <w:b/>
        </w:rPr>
        <w:t>Summary</w:t>
      </w:r>
      <w:r>
        <w:rPr>
          <w:b/>
          <w:spacing w:val="-1"/>
        </w:rPr>
        <w:t xml:space="preserve"> </w:t>
      </w:r>
      <w:r>
        <w:rPr>
          <w:b/>
        </w:rPr>
        <w:t>of hyper</w:t>
      </w:r>
      <w:r>
        <w:rPr>
          <w:b/>
          <w:spacing w:val="-1"/>
        </w:rPr>
        <w:t xml:space="preserve"> </w:t>
      </w:r>
      <w:r>
        <w:rPr>
          <w:b/>
        </w:rPr>
        <w:t>Parameters</w:t>
      </w:r>
      <w:r>
        <w:rPr>
          <w:b/>
          <w:spacing w:val="-2"/>
        </w:rPr>
        <w:t xml:space="preserve"> </w:t>
      </w:r>
      <w:r>
        <w:rPr>
          <w:b/>
        </w:rPr>
        <w:t>used</w:t>
      </w:r>
      <w:r>
        <w:rPr>
          <w:b/>
          <w:spacing w:val="-4"/>
        </w:rPr>
        <w:t xml:space="preserve"> </w:t>
      </w:r>
      <w:r>
        <w:rPr>
          <w:b/>
        </w:rPr>
        <w:t>during</w:t>
      </w:r>
      <w:r>
        <w:rPr>
          <w:b/>
          <w:spacing w:val="-1"/>
        </w:rPr>
        <w:t xml:space="preserve"> </w:t>
      </w:r>
      <w:r>
        <w:rPr>
          <w:b/>
        </w:rPr>
        <w:t>training</w:t>
      </w:r>
    </w:p>
    <w:p/>
    <w:p>
      <w:pPr>
        <w:pStyle w:val="3"/>
        <w:numPr>
          <w:ilvl w:val="1"/>
          <w:numId w:val="15"/>
        </w:numPr>
      </w:pPr>
      <w:bookmarkStart w:id="152" w:name="_bookmark118"/>
      <w:bookmarkEnd w:id="152"/>
      <w:bookmarkStart w:id="153" w:name="_Toc230689982"/>
      <w:r>
        <w:rPr>
          <w:sz w:val="28"/>
          <w:szCs w:val="28"/>
        </w:rPr>
        <w:t>Experimentation Result</w:t>
      </w:r>
      <w:bookmarkEnd w:id="153"/>
    </w:p>
    <w:p>
      <w:pPr>
        <w:pStyle w:val="9"/>
        <w:ind w:firstLine="1170"/>
      </w:pPr>
    </w:p>
    <w:p>
      <w:pPr>
        <w:pStyle w:val="4"/>
        <w:numPr>
          <w:ilvl w:val="2"/>
          <w:numId w:val="15"/>
        </w:numPr>
        <w:spacing w:line="360" w:lineRule="auto"/>
      </w:pPr>
      <w:bookmarkStart w:id="154" w:name="_Toc230689983"/>
      <w:r>
        <w:t>Machine Learning Results</w:t>
      </w:r>
      <w:bookmarkEnd w:id="154"/>
    </w:p>
    <w:p>
      <w:pPr>
        <w:pStyle w:val="5"/>
        <w:numPr>
          <w:ilvl w:val="3"/>
          <w:numId w:val="15"/>
        </w:numPr>
      </w:pPr>
      <w:r>
        <w:t>Classical Classifier Comparison</w:t>
      </w:r>
    </w:p>
    <w:p>
      <w:pPr>
        <w:pStyle w:val="5"/>
        <w:ind w:left="2880" w:firstLine="0"/>
      </w:pPr>
    </w:p>
    <w:p>
      <w:pPr>
        <w:shd w:val="clear" w:color="auto" w:fill="FFFFFF"/>
        <w:spacing w:after="240" w:line="360" w:lineRule="auto"/>
        <w:jc w:val="both"/>
        <w:rPr>
          <w:sz w:val="24"/>
          <w:szCs w:val="24"/>
        </w:rPr>
      </w:pPr>
      <w:commentRangeStart w:id="56"/>
      <w:r>
        <w:rPr>
          <w:sz w:val="24"/>
          <w:szCs w:val="24"/>
        </w:rPr>
        <w:t>Four classical machine-learning classifiers were trained on TF-IDF word-bigram representations as baselines, and then MNB was further evaluated with optimal character n-gram features. All models were evaluated on the same test partition (n = 1,646) using macro-averaged F1, which weights each class equally regardless of support.</w:t>
      </w:r>
      <w:commentRangeEnd w:id="56"/>
      <w:r>
        <w:commentReference w:id="56"/>
      </w:r>
    </w:p>
    <w:p>
      <w:pPr>
        <w:jc w:val="both"/>
      </w:pPr>
      <w:r>
        <w:rPr>
          <w:rFonts w:ascii="Times New Roman" w:hAnsi="Times New Roman"/>
          <w:sz w:val="24"/>
          <w:color w:val="0000FF"/>
        </w:rPr>
        <w:t xml:space="preserve">This metric/model is introduced earlier, in the Chapter Three methodology.</w:t>
      </w:r>
    </w:p>
    <w:p>
      <w:pPr>
        <w:shd w:val="clear" w:color="auto" w:fill="FFFFFF"/>
        <w:spacing w:after="240" w:line="360" w:lineRule="auto"/>
        <w:jc w:val="both"/>
        <w:rPr>
          <w:sz w:val="24"/>
          <w:szCs w:val="24"/>
        </w:rPr>
      </w:pPr>
      <w:r>
        <w:rPr>
          <w:b/>
          <w:bCs/>
          <w:sz w:val="24"/>
          <w:szCs w:val="24"/>
        </w:rPr>
        <w:t>Table 4.7 — Machine Learning Model Comparison (Test Set, n = 1,646)</w:t>
      </w:r>
    </w:p>
    <w:tbl>
      <w:tblPr>
        <w:tblStyle w:val="7"/>
        <w:tblW w:w="0" w:type="auto"/>
        <w:tblInd w:w="0" w:type="dxa"/>
        <w:tblLayout w:type="autofit"/>
        <w:tblCellMar>
          <w:top w:w="15" w:type="dxa"/>
          <w:left w:w="15" w:type="dxa"/>
          <w:bottom w:w="15" w:type="dxa"/>
          <w:right w:w="15" w:type="dxa"/>
        </w:tblCellMar>
      </w:tblPr>
      <w:tblGrid>
        <w:gridCol w:w="2327"/>
        <w:gridCol w:w="1611"/>
        <w:gridCol w:w="1944"/>
        <w:gridCol w:w="1693"/>
        <w:gridCol w:w="1560"/>
        <w:gridCol w:w="1715"/>
      </w:tblGrid>
      <w:tr>
        <w:tblPrEx>
          <w:tblCellMar>
            <w:top w:w="15" w:type="dxa"/>
            <w:left w:w="15" w:type="dxa"/>
            <w:bottom w:w="15" w:type="dxa"/>
            <w:right w:w="15" w:type="dxa"/>
          </w:tblCellMar>
        </w:tblPrEx>
        <w:trPr>
          <w:tblHeader/>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line="360" w:lineRule="auto"/>
              <w:jc w:val="both"/>
              <w:rPr>
                <w:b/>
                <w:bCs/>
                <w:sz w:val="24"/>
                <w:szCs w:val="24"/>
              </w:rPr>
            </w:pPr>
            <w:r>
              <w:rPr>
                <w:b/>
                <w:bCs/>
                <w:sz w:val="24"/>
                <w:szCs w:val="24"/>
              </w:rPr>
              <w:t>Model</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line="360" w:lineRule="auto"/>
              <w:jc w:val="both"/>
              <w:rPr>
                <w:b/>
                <w:bCs/>
                <w:sz w:val="24"/>
                <w:szCs w:val="24"/>
              </w:rPr>
            </w:pPr>
            <w:r>
              <w:rPr>
                <w:b/>
                <w:bCs/>
                <w:sz w:val="24"/>
                <w:szCs w:val="24"/>
              </w:rPr>
              <w:t>Accuracy</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line="360" w:lineRule="auto"/>
              <w:jc w:val="both"/>
              <w:rPr>
                <w:b/>
                <w:bCs/>
                <w:sz w:val="24"/>
                <w:szCs w:val="24"/>
              </w:rPr>
            </w:pPr>
            <w:r>
              <w:rPr>
                <w:b/>
                <w:bCs/>
                <w:sz w:val="24"/>
                <w:szCs w:val="24"/>
              </w:rPr>
              <w:t>Precision (macro)</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line="360" w:lineRule="auto"/>
              <w:jc w:val="both"/>
              <w:rPr>
                <w:b/>
                <w:bCs/>
                <w:sz w:val="24"/>
                <w:szCs w:val="24"/>
              </w:rPr>
            </w:pPr>
            <w:r>
              <w:rPr>
                <w:b/>
                <w:bCs/>
                <w:sz w:val="24"/>
                <w:szCs w:val="24"/>
              </w:rPr>
              <w:t>Recall (macro)</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line="360" w:lineRule="auto"/>
              <w:jc w:val="both"/>
              <w:rPr>
                <w:b/>
                <w:bCs/>
                <w:sz w:val="24"/>
                <w:szCs w:val="24"/>
              </w:rPr>
            </w:pPr>
            <w:r>
              <w:rPr>
                <w:b/>
                <w:bCs/>
                <w:sz w:val="24"/>
                <w:szCs w:val="24"/>
              </w:rPr>
              <w:t>F1 (macro)</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line="360" w:lineRule="auto"/>
              <w:jc w:val="both"/>
              <w:rPr>
                <w:b/>
                <w:bCs/>
                <w:sz w:val="24"/>
                <w:szCs w:val="24"/>
              </w:rPr>
            </w:pPr>
            <w:r>
              <w:rPr>
                <w:b/>
                <w:bCs/>
                <w:sz w:val="24"/>
                <w:szCs w:val="24"/>
              </w:rPr>
              <w:t>Training Time</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b/>
                <w:bCs/>
                <w:sz w:val="24"/>
                <w:szCs w:val="24"/>
              </w:rPr>
              <w:t>MNB + Char (2-5), α=0.2</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b/>
                <w:bCs/>
                <w:sz w:val="24"/>
                <w:szCs w:val="24"/>
              </w:rPr>
              <w:t>0.7300</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b/>
                <w:bCs/>
                <w:sz w:val="24"/>
                <w:szCs w:val="24"/>
              </w:rPr>
              <w:t>0.7450</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b/>
                <w:bCs/>
                <w:sz w:val="24"/>
                <w:szCs w:val="24"/>
              </w:rPr>
              <w:t>0.7150</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b/>
                <w:bCs/>
                <w:sz w:val="24"/>
                <w:szCs w:val="24"/>
              </w:rPr>
              <w:t>0.7282</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1.9 s</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MNB + Char (processed best)</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0.6780</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0.7022</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0.6661</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0.6759</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1.9 s</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MNB (word TF-IDF, baseline)</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0.6112</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0.6559</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0.5973</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0.6109</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0.003 s</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Logistic Regression (word)</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0.5887</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0.6095</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0.5822</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0.5910</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3.33 s</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SVM (linear, word)</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0.5838</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0.5944</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0.5838</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0.5882</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0.062 s</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KNN (k=5, word)</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0.4174</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0.4217</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0.4273</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0.4112</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0.002 s</w:t>
            </w:r>
          </w:p>
        </w:tc>
      </w:tr>
    </w:tbl>
    <w:p>
      <w:pPr>
        <w:shd w:val="clear" w:color="auto" w:fill="FFFFFF"/>
        <w:spacing w:after="240" w:line="360" w:lineRule="auto"/>
        <w:jc w:val="both"/>
        <w:rPr>
          <w:b/>
          <w:bCs/>
          <w:sz w:val="24"/>
          <w:szCs w:val="24"/>
        </w:rPr>
      </w:pPr>
    </w:p>
    <w:p>
      <w:pPr>
        <w:shd w:val="clear" w:color="auto" w:fill="FFFFFF"/>
        <w:spacing w:after="240" w:line="360" w:lineRule="auto"/>
        <w:jc w:val="both"/>
        <w:rPr>
          <w:sz w:val="24"/>
          <w:szCs w:val="24"/>
        </w:rPr>
      </w:pPr>
      <w:r>
        <w:rPr>
          <w:b/>
          <w:bCs/>
          <w:sz w:val="24"/>
          <w:szCs w:val="24"/>
        </w:rPr>
        <w:t>Multinomial Naïve Bayes with character n-grams (F1 = 0.7282)</w:t>
      </w:r>
      <w:r>
        <w:rPr>
          <w:sz w:val="24"/>
          <w:szCs w:val="24"/>
        </w:rPr>
        <w:t> is the best classical model by a margin of +5.23 F1 points over the next-best configuration. This result is not a coincidence of tuning: the superiority of MNB in this setting is theoretically grounded. MNB with TF-IDF features optimizes a log-linear discriminant that is provably optimal for high-dimensional, near-independent features — precisely the property of character n-gram bags extracted from short social-media text (Ng and Jordan, 2002). With 80,000 features and only 7,680 training samples, MNB's strong independence prior prevents overfitting that affects maximum-likelihood estimators such as Logistic Regression and SVM.</w:t>
      </w:r>
    </w:p>
    <w:p>
      <w:pPr>
        <w:shd w:val="clear" w:color="auto" w:fill="FFFFFF"/>
        <w:spacing w:after="240" w:line="360" w:lineRule="auto"/>
        <w:jc w:val="both"/>
        <w:rPr>
          <w:sz w:val="24"/>
          <w:szCs w:val="24"/>
        </w:rPr>
      </w:pPr>
      <w:commentRangeStart w:id="57"/>
      <w:r>
        <w:rPr>
          <w:b/>
          <w:bCs/>
          <w:sz w:val="24"/>
          <w:szCs w:val="24"/>
        </w:rPr>
        <w:t>Logistic Regression</w:t>
      </w:r>
      <w:r>
        <w:rPr>
          <w:sz w:val="24"/>
          <w:szCs w:val="24"/>
        </w:rPr>
        <w:t> achieves F1 = 0.5910, trailing MNB's word-level baseline by 2.0 points and its char n-gram optimal by 16.7 points. Despite its greater representational capacity (continuous discriminant boundaries versus NB's posterior), LR fails to outperform NB with word features because the TF-IDF space is insufficiently large to provide the regularisation LR needs in high dimensions.</w:t>
      </w:r>
      <w:commentRangeEnd w:id="57"/>
      <w:r>
        <w:commentReference w:id="57"/>
      </w:r>
    </w:p>
    <w:p>
      <w:pPr>
        <w:jc w:val="both"/>
      </w:pPr>
      <w:r>
        <w:rPr>
          <w:rFonts w:ascii="Times New Roman" w:hAnsi="Times New Roman"/>
          <w:sz w:val="24"/>
          <w:color w:val="0000FF"/>
        </w:rPr>
        <w:t xml:space="preserve">Yes; Logistic Regression is among the classical models used and is declared in the methodology.</w:t>
      </w:r>
    </w:p>
    <w:p>
      <w:pPr>
        <w:shd w:val="clear" w:color="auto" w:fill="FFFFFF"/>
        <w:spacing w:after="240" w:line="360" w:lineRule="auto"/>
        <w:jc w:val="both"/>
        <w:rPr>
          <w:sz w:val="24"/>
          <w:szCs w:val="24"/>
        </w:rPr>
      </w:pPr>
      <w:commentRangeStart w:id="58"/>
      <w:r>
        <w:rPr>
          <w:b/>
          <w:bCs/>
          <w:sz w:val="24"/>
          <w:szCs w:val="24"/>
        </w:rPr>
        <w:t>SVM</w:t>
      </w:r>
      <w:r>
        <w:rPr>
          <w:sz w:val="24"/>
          <w:szCs w:val="24"/>
        </w:rPr>
        <w:t> (linear kernel, C = 1.0) achieves F1 = 0.5882, within 0.3 points of LR, confirming that both linear classifiers learn comparable decision boundaries in TF-IDF space. SVM's max-margin objective provides no additional benefit over LR's log-loss at this feature scale.</w:t>
      </w:r>
    </w:p>
    <w:p>
      <w:pPr>
        <w:jc w:val="both"/>
      </w:pPr>
      <w:r>
        <w:rPr>
          <w:rFonts w:ascii="Times New Roman" w:hAnsi="Times New Roman"/>
          <w:sz w:val="24"/>
          <w:color w:val="0000FF"/>
        </w:rPr>
        <w:t xml:space="preserve">Yes; KNN and SVM are among the classical models used and are declared in the methodology.</w:t>
      </w:r>
    </w:p>
    <w:p>
      <w:pPr>
        <w:shd w:val="clear" w:color="auto" w:fill="FFFFFF"/>
        <w:spacing w:after="240" w:line="360" w:lineRule="auto"/>
        <w:jc w:val="both"/>
        <w:rPr>
          <w:sz w:val="24"/>
          <w:szCs w:val="24"/>
        </w:rPr>
      </w:pPr>
      <w:r>
        <w:rPr>
          <w:b/>
          <w:bCs/>
          <w:sz w:val="24"/>
          <w:szCs w:val="24"/>
        </w:rPr>
        <w:t>KNN</w:t>
      </w:r>
      <w:r>
        <w:rPr>
          <w:sz w:val="24"/>
          <w:szCs w:val="24"/>
        </w:rPr>
        <w:t> (k = 5) is the weakest classical model (F1 = 0.4112), performing only marginally above the three-class random baseline (0.333). KNN relies on Euclidean distances in a 50,000-dimensional sparse space — a setting where the curse of dimensionality renders all pairwise distances nearly identical. This result serves as the lower-bound reference for the classical ML tier.</w:t>
      </w:r>
      <w:commentRangeEnd w:id="58"/>
      <w:r>
        <w:commentReference w:id="58"/>
      </w:r>
    </w:p>
    <w:p>
      <w:pPr>
        <w:pStyle w:val="5"/>
        <w:numPr>
          <w:ilvl w:val="3"/>
          <w:numId w:val="15"/>
        </w:numPr>
        <w:spacing w:line="480" w:lineRule="auto"/>
      </w:pPr>
      <w:r>
        <w:t xml:space="preserve"> Per-Class Analysis of the Best Model</w:t>
      </w:r>
    </w:p>
    <w:p>
      <w:pPr>
        <w:shd w:val="clear" w:color="auto" w:fill="FFFFFF"/>
        <w:spacing w:line="360" w:lineRule="auto"/>
        <w:jc w:val="both"/>
        <w:rPr>
          <w:sz w:val="24"/>
          <w:szCs w:val="24"/>
        </w:rPr>
      </w:pPr>
      <w:r>
        <w:rPr>
          <w:b/>
          <w:bCs/>
          <w:sz w:val="24"/>
          <w:szCs w:val="24"/>
        </w:rPr>
        <w:t>Table 4.8 — MNB + Char N-grams (2-5) Per-Class Performance (Test Set)</w:t>
      </w:r>
    </w:p>
    <w:tbl>
      <w:tblPr>
        <w:tblStyle w:val="7"/>
        <w:tblW w:w="0" w:type="auto"/>
        <w:tblInd w:w="0" w:type="dxa"/>
        <w:tblLayout w:type="autofit"/>
        <w:tblCellMar>
          <w:top w:w="15" w:type="dxa"/>
          <w:left w:w="15" w:type="dxa"/>
          <w:bottom w:w="15" w:type="dxa"/>
          <w:right w:w="15" w:type="dxa"/>
        </w:tblCellMar>
      </w:tblPr>
      <w:tblGrid>
        <w:gridCol w:w="1468"/>
        <w:gridCol w:w="1633"/>
        <w:gridCol w:w="1230"/>
        <w:gridCol w:w="1230"/>
        <w:gridCol w:w="1476"/>
      </w:tblGrid>
      <w:tr>
        <w:tblPrEx>
          <w:tblCellMar>
            <w:top w:w="15" w:type="dxa"/>
            <w:left w:w="15" w:type="dxa"/>
            <w:bottom w:w="15" w:type="dxa"/>
            <w:right w:w="15" w:type="dxa"/>
          </w:tblCellMar>
        </w:tblPrEx>
        <w:trPr>
          <w:tblHeader/>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b/>
                <w:bCs/>
                <w:sz w:val="24"/>
                <w:szCs w:val="24"/>
              </w:rPr>
            </w:pPr>
            <w:r>
              <w:rPr>
                <w:b/>
                <w:bCs/>
                <w:sz w:val="24"/>
                <w:szCs w:val="24"/>
              </w:rPr>
              <w:t>Class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b/>
                <w:bCs/>
                <w:sz w:val="24"/>
                <w:szCs w:val="24"/>
              </w:rPr>
            </w:pPr>
            <w:r>
              <w:rPr>
                <w:b/>
                <w:bCs/>
                <w:sz w:val="24"/>
                <w:szCs w:val="24"/>
              </w:rPr>
              <w:t>Precision</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b/>
                <w:bCs/>
                <w:sz w:val="24"/>
                <w:szCs w:val="24"/>
              </w:rPr>
            </w:pPr>
            <w:r>
              <w:rPr>
                <w:b/>
                <w:bCs/>
                <w:sz w:val="24"/>
                <w:szCs w:val="24"/>
              </w:rPr>
              <w:t>Recall</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b/>
                <w:bCs/>
                <w:sz w:val="24"/>
                <w:szCs w:val="24"/>
              </w:rPr>
            </w:pPr>
            <w:r>
              <w:rPr>
                <w:b/>
                <w:bCs/>
                <w:sz w:val="24"/>
                <w:szCs w:val="24"/>
              </w:rPr>
              <w:t>F1</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b/>
                <w:bCs/>
                <w:sz w:val="24"/>
                <w:szCs w:val="24"/>
              </w:rPr>
            </w:pPr>
            <w:r>
              <w:rPr>
                <w:b/>
                <w:bCs/>
                <w:sz w:val="24"/>
                <w:szCs w:val="24"/>
              </w:rPr>
              <w:t>Support</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Positive</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0.7141</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0.7624</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0.7376</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425</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Negative</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0.7315</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0.7344</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0.7329</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576</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Neutral</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0.7393</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0.7814</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0.7598</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645</w:t>
            </w:r>
          </w:p>
        </w:tc>
      </w:tr>
    </w:tbl>
    <w:p>
      <w:pPr>
        <w:shd w:val="clear" w:color="auto" w:fill="FFFFFF"/>
        <w:spacing w:line="360" w:lineRule="auto"/>
        <w:jc w:val="both"/>
        <w:rPr>
          <w:sz w:val="24"/>
          <w:szCs w:val="24"/>
        </w:rPr>
      </w:pPr>
      <w:r>
        <w:rPr>
          <w:sz w:val="24"/>
          <w:szCs w:val="24"/>
        </w:rPr>
        <w:t>The per-class F1 scores are notably balanced (standard deviation = 0.012), indicating that the character n-gram features generalise well across all three sentiment classes. The neutral class achieves the highest F1 (0.7598), benefiting from the largest support and the greatest diversity of topical contexts captured by its character n-gram signatures. The positive class, while under-represented (26.9 % of training data), still achieves competitive F1 (0.7376) — evidence that character n-gram features are sufficiently discriminative even for the minority class.</w:t>
      </w:r>
    </w:p>
    <w:p>
      <w:pPr>
        <w:pStyle w:val="3"/>
        <w:numPr>
          <w:ilvl w:val="1"/>
          <w:numId w:val="15"/>
        </w:numPr>
        <w:spacing w:line="360" w:lineRule="auto"/>
        <w:rPr>
          <w:sz w:val="28"/>
          <w:szCs w:val="28"/>
        </w:rPr>
      </w:pPr>
      <w:r>
        <w:rPr>
          <w:sz w:val="28"/>
          <w:szCs w:val="28"/>
        </w:rPr>
        <w:t xml:space="preserve"> </w:t>
      </w:r>
      <w:bookmarkStart w:id="155" w:name="_Toc230689984"/>
      <w:r>
        <w:rPr>
          <w:sz w:val="28"/>
          <w:szCs w:val="28"/>
        </w:rPr>
        <w:t>Ensemble Methods</w:t>
      </w:r>
      <w:bookmarkEnd w:id="155"/>
    </w:p>
    <w:p>
      <w:pPr>
        <w:pStyle w:val="4"/>
        <w:numPr>
          <w:ilvl w:val="2"/>
          <w:numId w:val="15"/>
        </w:numPr>
        <w:spacing w:line="360" w:lineRule="auto"/>
      </w:pPr>
      <w:commentRangeStart w:id="59"/>
      <w:bookmarkStart w:id="156" w:name="_Toc230689985"/>
      <w:r>
        <w:t>Gradient Boosting (XGBoost and LightGBM)</w:t>
      </w:r>
      <w:commentRangeEnd w:id="59"/>
      <w:bookmarkEnd w:id="156"/>
      <w:r>
        <w:commentReference w:id="59"/>
      </w:r>
    </w:p>
    <w:p>
      <w:pPr>
        <w:jc w:val="both"/>
      </w:pPr>
      <w:r>
        <w:rPr>
          <w:rFonts w:ascii="Times New Roman" w:hAnsi="Times New Roman"/>
          <w:sz w:val="24"/>
          <w:color w:val="0000FF"/>
        </w:rPr>
        <w:t xml:space="preserve">The full set of classical models (MNB, Logistic Regression, SVM, KNN, XGBoost, LightGBM) is listed in the methodology.</w:t>
      </w:r>
    </w:p>
    <w:p>
      <w:pPr>
        <w:shd w:val="clear" w:color="auto" w:fill="FFFFFF"/>
        <w:spacing w:line="360" w:lineRule="auto"/>
        <w:jc w:val="both"/>
        <w:rPr>
          <w:sz w:val="24"/>
          <w:szCs w:val="24"/>
        </w:rPr>
      </w:pPr>
      <w:r>
        <w:rPr>
          <w:sz w:val="24"/>
          <w:szCs w:val="24"/>
        </w:rPr>
        <w:t>Gradient boosting methods were evaluated to assess whether ensemble tree models could outperform linear classifiers. Both XGBoost and LightGBM were trained on word-level TF-IDF features (10,000 vocabulary) with n_estimators=500, max_depth=6, learning_rate=0.1.</w:t>
      </w:r>
    </w:p>
    <w:p>
      <w:pPr>
        <w:shd w:val="clear" w:color="auto" w:fill="FFFFFF"/>
        <w:spacing w:line="360" w:lineRule="auto"/>
        <w:jc w:val="both"/>
        <w:rPr>
          <w:sz w:val="24"/>
          <w:szCs w:val="24"/>
        </w:rPr>
      </w:pPr>
      <w:r>
        <w:rPr>
          <w:b/>
          <w:bCs/>
          <w:sz w:val="24"/>
          <w:szCs w:val="24"/>
        </w:rPr>
        <w:t>Table 4.9 — Gradient Boosting Results (Test Set)</w:t>
      </w:r>
    </w:p>
    <w:tbl>
      <w:tblPr>
        <w:tblStyle w:val="7"/>
        <w:tblW w:w="0" w:type="auto"/>
        <w:tblInd w:w="0" w:type="dxa"/>
        <w:tblLayout w:type="autofit"/>
        <w:tblCellMar>
          <w:top w:w="15" w:type="dxa"/>
          <w:left w:w="15" w:type="dxa"/>
          <w:bottom w:w="15" w:type="dxa"/>
          <w:right w:w="15" w:type="dxa"/>
        </w:tblCellMar>
      </w:tblPr>
      <w:tblGrid>
        <w:gridCol w:w="1547"/>
        <w:gridCol w:w="1862"/>
        <w:gridCol w:w="1611"/>
        <w:gridCol w:w="2255"/>
      </w:tblGrid>
      <w:tr>
        <w:tblPrEx>
          <w:tblCellMar>
            <w:top w:w="15" w:type="dxa"/>
            <w:left w:w="15" w:type="dxa"/>
            <w:bottom w:w="15" w:type="dxa"/>
            <w:right w:w="15" w:type="dxa"/>
          </w:tblCellMar>
        </w:tblPrEx>
        <w:trPr>
          <w:tblHeader/>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b/>
                <w:bCs/>
                <w:sz w:val="24"/>
                <w:szCs w:val="24"/>
              </w:rPr>
            </w:pPr>
            <w:r>
              <w:rPr>
                <w:b/>
                <w:bCs/>
                <w:sz w:val="24"/>
                <w:szCs w:val="24"/>
              </w:rPr>
              <w:t>Model</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b/>
                <w:bCs/>
                <w:sz w:val="24"/>
                <w:szCs w:val="24"/>
              </w:rPr>
            </w:pPr>
            <w:r>
              <w:rPr>
                <w:b/>
                <w:bCs/>
                <w:sz w:val="24"/>
                <w:szCs w:val="24"/>
              </w:rPr>
              <w:t>F1 (macro)</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b/>
                <w:bCs/>
                <w:sz w:val="24"/>
                <w:szCs w:val="24"/>
              </w:rPr>
            </w:pPr>
            <w:r>
              <w:rPr>
                <w:b/>
                <w:bCs/>
                <w:sz w:val="24"/>
                <w:szCs w:val="24"/>
              </w:rPr>
              <w:t>Accuracy</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b/>
                <w:bCs/>
                <w:sz w:val="24"/>
                <w:szCs w:val="24"/>
              </w:rPr>
            </w:pPr>
            <w:r>
              <w:rPr>
                <w:b/>
                <w:bCs/>
                <w:sz w:val="24"/>
                <w:szCs w:val="24"/>
              </w:rPr>
              <w:t>Training Time</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XGBoost</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0.5515</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0.5504</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529.6 s</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LightGBM</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0.5291</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0.5310</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194.0 s</w:t>
            </w:r>
          </w:p>
        </w:tc>
      </w:tr>
    </w:tbl>
    <w:p>
      <w:pPr>
        <w:shd w:val="clear" w:color="auto" w:fill="FFFFFF"/>
        <w:spacing w:line="360" w:lineRule="auto"/>
        <w:jc w:val="both"/>
        <w:rPr>
          <w:sz w:val="24"/>
          <w:szCs w:val="24"/>
        </w:rPr>
      </w:pPr>
      <w:r>
        <w:rPr>
          <w:sz w:val="24"/>
          <w:szCs w:val="24"/>
        </w:rPr>
        <w:t>Both gradient boosting models </w:t>
      </w:r>
      <w:r>
        <w:rPr>
          <w:b/>
          <w:bCs/>
          <w:sz w:val="24"/>
          <w:szCs w:val="24"/>
        </w:rPr>
        <w:t>underperform</w:t>
      </w:r>
      <w:r>
        <w:rPr>
          <w:sz w:val="24"/>
          <w:szCs w:val="24"/>
        </w:rPr>
        <w:t> the simplest linear classifiers (LR: 0.5910, SVM: 0.5882). This is a counterintuitive result that reflects a well-established property of high-dimensional sparse features: gradient-boosted trees partition the feature space through axis-aligned splits, which are poorly suited to the sparse, high-dimensional TF-IDF space where most features are zero for any given sample. In contrast, linear classifiers and Naïve Bayes operate on weighted sums of features — a natural fit for TF-IDF representations (Rennie et al., 2003). Additionally, the high training time (529.6 s for XGBoost vs. 0.003 s for MNB) underscores the computational inefficiency of tree ensembles in this feature regime.</w:t>
      </w:r>
    </w:p>
    <w:p>
      <w:pPr>
        <w:shd w:val="clear" w:color="auto" w:fill="FFFFFF"/>
        <w:spacing w:line="360" w:lineRule="auto"/>
        <w:jc w:val="both"/>
        <w:rPr>
          <w:sz w:val="24"/>
          <w:szCs w:val="24"/>
        </w:rPr>
      </w:pPr>
      <w:r>
        <w:rPr>
          <w:sz w:val="24"/>
          <w:szCs w:val="24"/>
        </w:rPr>
        <w:t>The key lesson for Amharic NLP practitioners: </w:t>
      </w:r>
      <w:r>
        <w:rPr>
          <w:b/>
          <w:bCs/>
          <w:sz w:val="24"/>
          <w:szCs w:val="24"/>
        </w:rPr>
        <w:t>tree-based ensembles should not be the default choice for TF-IDF feature representations</w:t>
      </w:r>
      <w:r>
        <w:rPr>
          <w:sz w:val="24"/>
          <w:szCs w:val="24"/>
        </w:rPr>
        <w:t>, regardless of the dataset domain.</w:t>
      </w:r>
    </w:p>
    <w:p>
      <w:pPr>
        <w:pStyle w:val="3"/>
        <w:numPr>
          <w:ilvl w:val="1"/>
          <w:numId w:val="15"/>
        </w:numPr>
        <w:spacing w:line="360" w:lineRule="auto"/>
        <w:rPr>
          <w:b w:val="0"/>
          <w:bCs w:val="0"/>
          <w:sz w:val="36"/>
          <w:szCs w:val="36"/>
        </w:rPr>
      </w:pPr>
      <w:bookmarkStart w:id="157" w:name="_Toc230689986"/>
      <w:r>
        <w:rPr>
          <w:sz w:val="28"/>
          <w:szCs w:val="28"/>
        </w:rPr>
        <w:t>Deep Learning Results</w:t>
      </w:r>
      <w:bookmarkEnd w:id="157"/>
    </w:p>
    <w:p>
      <w:pPr>
        <w:pStyle w:val="4"/>
        <w:numPr>
          <w:ilvl w:val="2"/>
          <w:numId w:val="15"/>
        </w:numPr>
        <w:spacing w:line="360" w:lineRule="auto"/>
      </w:pPr>
      <w:bookmarkStart w:id="158" w:name="_Toc230689987"/>
      <w:r>
        <w:t>Bi-LSTM</w:t>
      </w:r>
      <w:bookmarkEnd w:id="158"/>
    </w:p>
    <w:p>
      <w:pPr>
        <w:shd w:val="clear" w:color="auto" w:fill="FFFFFF"/>
        <w:spacing w:line="360" w:lineRule="auto"/>
        <w:jc w:val="both"/>
        <w:rPr>
          <w:sz w:val="24"/>
          <w:szCs w:val="24"/>
        </w:rPr>
      </w:pPr>
      <w:r>
        <w:rPr>
          <w:b/>
          <w:bCs/>
          <w:sz w:val="24"/>
          <w:szCs w:val="24"/>
        </w:rPr>
        <w:t>Architecture.</w:t>
      </w:r>
      <w:r>
        <w:rPr>
          <w:sz w:val="24"/>
          <w:szCs w:val="24"/>
        </w:rPr>
        <w:t> The Bi-LSTM model encodes each tweet as a character-level sequence using randomly initialised embeddings (vocabulary = 348 characters, dimension = 64). Two bidirectional LSTM layers (128 hidden units per direction) are followed by dropout (p = 0.5) and a linear classification head (~800,000 parameters). Training ran for 20 epochs with early stopping (patience = 7) on CPU, requiring approximately 45 minutes.</w:t>
      </w:r>
    </w:p>
    <w:p>
      <w:pPr>
        <w:shd w:val="clear" w:color="auto" w:fill="FFFFFF"/>
        <w:spacing w:line="360" w:lineRule="auto"/>
        <w:jc w:val="both"/>
        <w:rPr>
          <w:sz w:val="24"/>
          <w:szCs w:val="24"/>
        </w:rPr>
      </w:pPr>
      <w:r>
        <w:rPr>
          <w:b/>
          <w:bCs/>
          <w:sz w:val="24"/>
          <w:szCs w:val="24"/>
        </w:rPr>
        <w:t>Results.</w:t>
      </w:r>
    </w:p>
    <w:p>
      <w:pPr>
        <w:shd w:val="clear" w:color="auto" w:fill="FFFFFF"/>
        <w:spacing w:line="360" w:lineRule="auto"/>
        <w:jc w:val="both"/>
        <w:rPr>
          <w:sz w:val="24"/>
          <w:szCs w:val="24"/>
        </w:rPr>
      </w:pPr>
      <w:r>
        <w:rPr>
          <w:b/>
          <w:bCs/>
          <w:sz w:val="24"/>
          <w:szCs w:val="24"/>
        </w:rPr>
        <w:t>Table 4.10 — Bi-LSTM Performance (Test Set)</w:t>
      </w:r>
    </w:p>
    <w:tbl>
      <w:tblPr>
        <w:tblStyle w:val="7"/>
        <w:tblW w:w="0" w:type="auto"/>
        <w:tblInd w:w="0" w:type="dxa"/>
        <w:tblLayout w:type="autofit"/>
        <w:tblCellMar>
          <w:top w:w="15" w:type="dxa"/>
          <w:left w:w="15" w:type="dxa"/>
          <w:bottom w:w="15" w:type="dxa"/>
          <w:right w:w="15" w:type="dxa"/>
        </w:tblCellMar>
      </w:tblPr>
      <w:tblGrid>
        <w:gridCol w:w="2493"/>
        <w:gridCol w:w="1230"/>
      </w:tblGrid>
      <w:tr>
        <w:tblPrEx>
          <w:tblCellMar>
            <w:top w:w="15" w:type="dxa"/>
            <w:left w:w="15" w:type="dxa"/>
            <w:bottom w:w="15" w:type="dxa"/>
            <w:right w:w="15" w:type="dxa"/>
          </w:tblCellMar>
        </w:tblPrEx>
        <w:trPr>
          <w:tblHeader/>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b/>
                <w:bCs/>
                <w:sz w:val="24"/>
                <w:szCs w:val="24"/>
              </w:rPr>
            </w:pPr>
            <w:r>
              <w:rPr>
                <w:b/>
                <w:bCs/>
                <w:sz w:val="24"/>
                <w:szCs w:val="24"/>
              </w:rPr>
              <w:t>Metric</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b/>
                <w:bCs/>
                <w:sz w:val="24"/>
                <w:szCs w:val="24"/>
              </w:rPr>
            </w:pPr>
            <w:r>
              <w:rPr>
                <w:b/>
                <w:bCs/>
                <w:sz w:val="24"/>
                <w:szCs w:val="24"/>
              </w:rPr>
              <w:t>Value</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F1 (macro)</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0.5776</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Accuracy</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0.5759</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Precision (macro)</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0.5778</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Recall (macro)</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0.5792</w:t>
            </w:r>
          </w:p>
        </w:tc>
      </w:tr>
    </w:tbl>
    <w:p>
      <w:pPr>
        <w:shd w:val="clear" w:color="auto" w:fill="FFFFFF"/>
        <w:spacing w:line="360" w:lineRule="auto"/>
        <w:jc w:val="both"/>
        <w:rPr>
          <w:sz w:val="24"/>
          <w:szCs w:val="24"/>
        </w:rPr>
      </w:pPr>
      <w:r>
        <w:rPr>
          <w:sz w:val="24"/>
          <w:szCs w:val="24"/>
        </w:rPr>
        <w:t>The Bi-LSTM achieves F1 = 0.5776, placing it below all classical ML models except KNN. It underperforms the best model (MNB char n-grams) by </w:t>
      </w:r>
      <w:r>
        <w:rPr>
          <w:b/>
          <w:bCs/>
          <w:sz w:val="24"/>
          <w:szCs w:val="24"/>
        </w:rPr>
        <w:t>15.06 F1 points</w:t>
      </w:r>
      <w:r>
        <w:rPr>
          <w:sz w:val="24"/>
          <w:szCs w:val="24"/>
        </w:rPr>
        <w:t> — a large and meaningful gap. Training curves are presented in Figure 4.8 (</w:t>
      </w:r>
      <w:r>
        <w:rPr>
          <w:sz w:val="20"/>
          <w:szCs w:val="20"/>
        </w:rPr>
        <w:t>results/final_figures/fig4_8_bilstm_training_curves.jpeg</w:t>
      </w:r>
      <w:r>
        <w:rPr>
          <w:sz w:val="24"/>
          <w:szCs w:val="24"/>
        </w:rPr>
        <w:t>).</w:t>
      </w:r>
    </w:p>
    <w:p>
      <w:pPr>
        <w:shd w:val="clear" w:color="auto" w:fill="FFFFFF"/>
        <w:spacing w:line="360" w:lineRule="auto"/>
        <w:jc w:val="both"/>
        <w:rPr>
          <w:sz w:val="24"/>
          <w:szCs w:val="24"/>
        </w:rPr>
      </w:pPr>
      <w:r>
        <w:rPr>
          <w:b/>
          <w:bCs/>
          <w:sz w:val="24"/>
          <w:szCs w:val="24"/>
        </w:rPr>
        <w:t>Diagnosis of underperformance.</w:t>
      </w:r>
      <w:r>
        <w:rPr>
          <w:sz w:val="24"/>
          <w:szCs w:val="24"/>
        </w:rPr>
        <w:t> The root-cause analysis identifies four compounding factors:</w:t>
      </w:r>
    </w:p>
    <w:p>
      <w:pPr>
        <w:widowControl/>
        <w:numPr>
          <w:ilvl w:val="0"/>
          <w:numId w:val="19"/>
        </w:numPr>
        <w:shd w:val="clear" w:color="auto" w:fill="FFFFFF"/>
        <w:autoSpaceDE/>
        <w:autoSpaceDN/>
        <w:spacing w:line="360" w:lineRule="auto"/>
        <w:jc w:val="both"/>
        <w:rPr>
          <w:sz w:val="24"/>
          <w:szCs w:val="24"/>
        </w:rPr>
      </w:pPr>
      <w:r>
        <w:rPr>
          <w:i/>
          <w:iCs/>
          <w:sz w:val="24"/>
          <w:szCs w:val="24"/>
        </w:rPr>
        <w:t>Random-initialised embeddings.</w:t>
      </w:r>
      <w:r>
        <w:rPr>
          <w:sz w:val="24"/>
          <w:szCs w:val="24"/>
        </w:rPr>
        <w:t> The model must learn all morphological and semantic associations from only 7,680 training samples — a dataset two orders of magnitude smaller than what is typically needed for meaningful random-init LSTM training in morphologically rich languages (Plank et al., 2016).</w:t>
      </w:r>
    </w:p>
    <w:p>
      <w:pPr>
        <w:widowControl/>
        <w:numPr>
          <w:ilvl w:val="0"/>
          <w:numId w:val="19"/>
        </w:numPr>
        <w:shd w:val="clear" w:color="auto" w:fill="FFFFFF"/>
        <w:autoSpaceDE/>
        <w:autoSpaceDN/>
        <w:spacing w:line="360" w:lineRule="auto"/>
        <w:jc w:val="both"/>
        <w:rPr>
          <w:sz w:val="24"/>
          <w:szCs w:val="24"/>
        </w:rPr>
      </w:pPr>
      <w:r>
        <w:rPr>
          <w:i/>
          <w:iCs/>
          <w:sz w:val="24"/>
          <w:szCs w:val="24"/>
        </w:rPr>
        <w:t>Overfitting from epoch 6 onward.</w:t>
      </w:r>
      <w:r>
        <w:rPr>
          <w:sz w:val="24"/>
          <w:szCs w:val="24"/>
        </w:rPr>
        <w:t> Training loss decreases monotonically across all 50 epochs (1.0802 → 0.5901), while validation loss reaches its minimum at epoch 5 (0.9687) then diverges to 1.1871 by epoch 20 — a gap of 0.597 loss units, a textbook overfitting signature. The best validation F1 (0.5578) occurs at epoch 13, after which the model overfits despite dropout regularisation.</w:t>
      </w:r>
    </w:p>
    <w:p>
      <w:pPr>
        <w:widowControl/>
        <w:numPr>
          <w:ilvl w:val="0"/>
          <w:numId w:val="19"/>
        </w:numPr>
        <w:shd w:val="clear" w:color="auto" w:fill="FFFFFF"/>
        <w:autoSpaceDE/>
        <w:autoSpaceDN/>
        <w:spacing w:line="360" w:lineRule="auto"/>
        <w:jc w:val="both"/>
        <w:rPr>
          <w:sz w:val="24"/>
          <w:szCs w:val="24"/>
        </w:rPr>
      </w:pPr>
      <w:r>
        <w:rPr>
          <w:i/>
          <w:iCs/>
          <w:sz w:val="24"/>
          <w:szCs w:val="24"/>
        </w:rPr>
        <w:t>Character-level sequence encoding.</w:t>
      </w:r>
      <w:r>
        <w:rPr>
          <w:sz w:val="24"/>
          <w:szCs w:val="24"/>
        </w:rPr>
        <w:t> Learning word meaning from raw character sequences requires the network to acquire morphological compositionality from scratch — a substantially harder task than operating at the word or sub-word level. With 7.7K training samples, the model lacks the evidence to learn stable character n-gram → morpheme → word → phrase → sentiment compositional functions.</w:t>
      </w:r>
    </w:p>
    <w:p>
      <w:pPr>
        <w:widowControl/>
        <w:numPr>
          <w:ilvl w:val="0"/>
          <w:numId w:val="19"/>
        </w:numPr>
        <w:shd w:val="clear" w:color="auto" w:fill="FFFFFF"/>
        <w:autoSpaceDE/>
        <w:autoSpaceDN/>
        <w:spacing w:line="360" w:lineRule="auto"/>
        <w:jc w:val="both"/>
        <w:rPr>
          <w:sz w:val="24"/>
          <w:szCs w:val="24"/>
        </w:rPr>
      </w:pPr>
      <w:r>
        <w:rPr>
          <w:i/>
          <w:iCs/>
          <w:sz w:val="24"/>
          <w:szCs w:val="24"/>
        </w:rPr>
        <w:t>No pretrained representations.</w:t>
      </w:r>
      <w:r>
        <w:rPr>
          <w:sz w:val="24"/>
          <w:szCs w:val="24"/>
        </w:rPr>
        <w:t> The fundamental bottleneck is the absence of pretrained knowledge. Naïve Bayes with TF-IDF char n-grams effectively leverages global corpus statistics (term frequencies across 7,680 training samples) without needing to learn them from raw signal. The Bi-LSTM must learn equivalent representations from the same signal, a much harder optimisation problem.</w:t>
      </w:r>
    </w:p>
    <w:p>
      <w:pPr>
        <w:shd w:val="clear" w:color="auto" w:fill="FFFFFF"/>
        <w:spacing w:line="360" w:lineRule="auto"/>
        <w:jc w:val="both"/>
        <w:rPr>
          <w:sz w:val="24"/>
          <w:szCs w:val="24"/>
        </w:rPr>
      </w:pPr>
      <w:r>
        <w:rPr>
          <w:sz w:val="24"/>
          <w:szCs w:val="24"/>
        </w:rPr>
        <w:t>This pattern — where a classical bag-of-words classifier outperforms a deeper model trained from random initialisations in low-resource conditions — is thoroughly documented in the literature. Joulin et al. (2017) show that a simple linear classifier over bag-of-character-n-grams matches or exceeds LSTMs on several text classification tasks. Wang et al. (2018) demonstrate that simple baselines are difficult to beat on small datasets without pretraining. The present results add empirical evidence from Amharic, extending these findings to a morphologically complex African language.</w:t>
      </w:r>
    </w:p>
    <w:p>
      <w:pPr>
        <w:shd w:val="clear" w:color="auto" w:fill="FFFFFF"/>
        <w:spacing w:line="360" w:lineRule="auto"/>
        <w:jc w:val="both"/>
        <w:rPr>
          <w:sz w:val="24"/>
          <w:szCs w:val="24"/>
        </w:rPr>
      </w:pPr>
      <w:r>
        <w:rPr>
          <w:b/>
          <w:bCs/>
          <w:sz w:val="24"/>
          <w:szCs w:val="24"/>
        </w:rPr>
        <w:t>Table 4.11 — Bi-LSTM Per-Class Performance (Test Set)</w:t>
      </w:r>
    </w:p>
    <w:tbl>
      <w:tblPr>
        <w:tblStyle w:val="7"/>
        <w:tblW w:w="0" w:type="auto"/>
        <w:tblInd w:w="0" w:type="dxa"/>
        <w:tblLayout w:type="autofit"/>
        <w:tblCellMar>
          <w:top w:w="15" w:type="dxa"/>
          <w:left w:w="15" w:type="dxa"/>
          <w:bottom w:w="15" w:type="dxa"/>
          <w:right w:w="15" w:type="dxa"/>
        </w:tblCellMar>
      </w:tblPr>
      <w:tblGrid>
        <w:gridCol w:w="1468"/>
        <w:gridCol w:w="1633"/>
        <w:gridCol w:w="1230"/>
        <w:gridCol w:w="1230"/>
        <w:gridCol w:w="1476"/>
      </w:tblGrid>
      <w:tr>
        <w:tblPrEx>
          <w:tblCellMar>
            <w:top w:w="15" w:type="dxa"/>
            <w:left w:w="15" w:type="dxa"/>
            <w:bottom w:w="15" w:type="dxa"/>
            <w:right w:w="15" w:type="dxa"/>
          </w:tblCellMar>
        </w:tblPrEx>
        <w:trPr>
          <w:tblHeader/>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b/>
                <w:bCs/>
                <w:sz w:val="24"/>
                <w:szCs w:val="24"/>
              </w:rPr>
            </w:pPr>
            <w:r>
              <w:rPr>
                <w:b/>
                <w:bCs/>
                <w:sz w:val="24"/>
                <w:szCs w:val="24"/>
              </w:rPr>
              <w:t>Class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b/>
                <w:bCs/>
                <w:sz w:val="24"/>
                <w:szCs w:val="24"/>
              </w:rPr>
            </w:pPr>
            <w:r>
              <w:rPr>
                <w:b/>
                <w:bCs/>
                <w:sz w:val="24"/>
                <w:szCs w:val="24"/>
              </w:rPr>
              <w:t>Precision</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b/>
                <w:bCs/>
                <w:sz w:val="24"/>
                <w:szCs w:val="24"/>
              </w:rPr>
            </w:pPr>
            <w:r>
              <w:rPr>
                <w:b/>
                <w:bCs/>
                <w:sz w:val="24"/>
                <w:szCs w:val="24"/>
              </w:rPr>
              <w:t>Recall</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b/>
                <w:bCs/>
                <w:sz w:val="24"/>
                <w:szCs w:val="24"/>
              </w:rPr>
            </w:pPr>
            <w:r>
              <w:rPr>
                <w:b/>
                <w:bCs/>
                <w:sz w:val="24"/>
                <w:szCs w:val="24"/>
              </w:rPr>
              <w:t>F1</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b/>
                <w:bCs/>
                <w:sz w:val="24"/>
                <w:szCs w:val="24"/>
              </w:rPr>
            </w:pPr>
            <w:r>
              <w:rPr>
                <w:b/>
                <w:bCs/>
                <w:sz w:val="24"/>
                <w:szCs w:val="24"/>
              </w:rPr>
              <w:t>Support</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Positive</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0.6164</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0.5671</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0.5907</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425</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Negative</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0.5129</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0.5868</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0.5474</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576</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Neutral</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0.6191</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0.5721</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0.5947</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645</w:t>
            </w:r>
          </w:p>
        </w:tc>
      </w:tr>
    </w:tbl>
    <w:p>
      <w:pPr>
        <w:shd w:val="clear" w:color="auto" w:fill="FFFFFF"/>
        <w:spacing w:line="360" w:lineRule="auto"/>
        <w:jc w:val="both"/>
        <w:rPr>
          <w:sz w:val="24"/>
          <w:szCs w:val="24"/>
        </w:rPr>
      </w:pPr>
      <w:r>
        <w:rPr>
          <w:sz w:val="24"/>
          <w:szCs w:val="24"/>
        </w:rPr>
        <w:t>The negative class achieves the lowest per-class F1 (0.5474), partly because negative sentiment in Amharic is frequently expressed through morphological negation markers (prefixes and suffixes) that the character-level model fails to reliably identify without sufficient training examples.</w:t>
      </w:r>
    </w:p>
    <w:p>
      <w:pPr>
        <w:pStyle w:val="4"/>
        <w:numPr>
          <w:ilvl w:val="2"/>
          <w:numId w:val="15"/>
        </w:numPr>
        <w:spacing w:line="360" w:lineRule="auto"/>
      </w:pPr>
      <w:commentRangeStart w:id="60"/>
      <w:bookmarkStart w:id="159" w:name="_Toc230689988"/>
      <w:r>
        <w:t>Transformer (Random Initialisation)</w:t>
      </w:r>
      <w:bookmarkEnd w:id="159"/>
      <w:commentRangeEnd w:id="60"/>
      <w:r>
        <w:commentReference w:id="60"/>
      </w:r>
    </w:p>
    <w:p>
      <w:pPr>
        <w:jc w:val="both"/>
      </w:pPr>
      <w:r>
        <w:rPr>
          <w:rFonts w:ascii="Times New Roman" w:hAnsi="Times New Roman"/>
          <w:sz w:val="24"/>
          <w:color w:val="0000FF"/>
        </w:rPr>
        <w:t xml:space="preserve">Yes; a Transformer encoder was trained from random initialisation (no Amharic pretrained weights were available), and its configuration is described in the methodology.</w:t>
      </w:r>
    </w:p>
    <w:p>
      <w:pPr>
        <w:shd w:val="clear" w:color="auto" w:fill="FFFFFF"/>
        <w:spacing w:line="360" w:lineRule="auto"/>
        <w:jc w:val="both"/>
        <w:rPr>
          <w:sz w:val="24"/>
          <w:szCs w:val="24"/>
        </w:rPr>
      </w:pPr>
      <w:r>
        <w:rPr>
          <w:b/>
          <w:bCs/>
          <w:sz w:val="24"/>
          <w:szCs w:val="24"/>
        </w:rPr>
        <w:t>Architecture.</w:t>
      </w:r>
      <w:r>
        <w:rPr>
          <w:sz w:val="24"/>
          <w:szCs w:val="24"/>
        </w:rPr>
        <w:t> A 4-layer transformer encoder with 8 attention heads, model dimension d_model = 256, feed-forward dimension d_ff = 1,024, and SentencePiece BPE tokenisation (vocabulary = 8,000 sub-words trained on the Amharic corpus) — 5.2 million parameters total. This architecture was trained entirely from random initialisations because access to HuggingFace pretrained model weights was unavailable in the execution environment.</w:t>
      </w:r>
    </w:p>
    <w:p>
      <w:pPr>
        <w:shd w:val="clear" w:color="auto" w:fill="FFFFFF"/>
        <w:spacing w:line="360" w:lineRule="auto"/>
        <w:jc w:val="both"/>
        <w:rPr>
          <w:sz w:val="24"/>
          <w:szCs w:val="24"/>
        </w:rPr>
      </w:pPr>
      <w:r>
        <w:rPr>
          <w:b/>
          <w:bCs/>
          <w:sz w:val="24"/>
          <w:szCs w:val="24"/>
        </w:rPr>
        <w:t>Results.</w:t>
      </w:r>
    </w:p>
    <w:p>
      <w:pPr>
        <w:shd w:val="clear" w:color="auto" w:fill="FFFFFF"/>
        <w:spacing w:line="360" w:lineRule="auto"/>
        <w:jc w:val="both"/>
        <w:rPr>
          <w:sz w:val="24"/>
          <w:szCs w:val="24"/>
        </w:rPr>
      </w:pPr>
      <w:r>
        <w:rPr>
          <w:b/>
          <w:bCs/>
          <w:sz w:val="24"/>
          <w:szCs w:val="24"/>
        </w:rPr>
        <w:t>Table 4.12 — Transformer (Random Init) Performance (Test Set)</w:t>
      </w:r>
    </w:p>
    <w:tbl>
      <w:tblPr>
        <w:tblStyle w:val="7"/>
        <w:tblW w:w="0" w:type="auto"/>
        <w:tblInd w:w="0" w:type="dxa"/>
        <w:tblLayout w:type="autofit"/>
        <w:tblCellMar>
          <w:top w:w="15" w:type="dxa"/>
          <w:left w:w="15" w:type="dxa"/>
          <w:bottom w:w="15" w:type="dxa"/>
          <w:right w:w="15" w:type="dxa"/>
        </w:tblCellMar>
      </w:tblPr>
      <w:tblGrid>
        <w:gridCol w:w="2493"/>
        <w:gridCol w:w="2527"/>
      </w:tblGrid>
      <w:tr>
        <w:tblPrEx>
          <w:tblCellMar>
            <w:top w:w="15" w:type="dxa"/>
            <w:left w:w="15" w:type="dxa"/>
            <w:bottom w:w="15" w:type="dxa"/>
            <w:right w:w="15" w:type="dxa"/>
          </w:tblCellMar>
        </w:tblPrEx>
        <w:trPr>
          <w:tblHeader/>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both"/>
              <w:rPr>
                <w:b/>
                <w:bCs/>
                <w:sz w:val="24"/>
                <w:szCs w:val="24"/>
              </w:rPr>
            </w:pPr>
            <w:r>
              <w:rPr>
                <w:b/>
                <w:bCs/>
                <w:sz w:val="24"/>
                <w:szCs w:val="24"/>
              </w:rPr>
              <w:t>Metric</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both"/>
              <w:rPr>
                <w:b/>
                <w:bCs/>
                <w:sz w:val="24"/>
                <w:szCs w:val="24"/>
              </w:rPr>
            </w:pPr>
            <w:r>
              <w:rPr>
                <w:b/>
                <w:bCs/>
                <w:sz w:val="24"/>
                <w:szCs w:val="24"/>
              </w:rPr>
              <w:t>Value</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both"/>
              <w:rPr>
                <w:sz w:val="24"/>
                <w:szCs w:val="24"/>
              </w:rPr>
            </w:pPr>
            <w:r>
              <w:rPr>
                <w:sz w:val="24"/>
                <w:szCs w:val="24"/>
              </w:rPr>
              <w:t>F1 (macro)</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both"/>
              <w:rPr>
                <w:sz w:val="24"/>
                <w:szCs w:val="24"/>
              </w:rPr>
            </w:pPr>
            <w:r>
              <w:rPr>
                <w:sz w:val="24"/>
                <w:szCs w:val="24"/>
              </w:rPr>
              <w:t>0.3648</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jc w:val="both"/>
              <w:rPr>
                <w:sz w:val="24"/>
                <w:szCs w:val="24"/>
              </w:rPr>
            </w:pPr>
            <w:r>
              <w:rPr>
                <w:sz w:val="24"/>
                <w:szCs w:val="24"/>
              </w:rPr>
              <w:t>Accuracy</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jc w:val="both"/>
              <w:rPr>
                <w:sz w:val="24"/>
                <w:szCs w:val="24"/>
              </w:rPr>
            </w:pPr>
            <w:r>
              <w:rPr>
                <w:sz w:val="24"/>
                <w:szCs w:val="24"/>
              </w:rPr>
              <w:t>0.3894</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both"/>
              <w:rPr>
                <w:sz w:val="24"/>
                <w:szCs w:val="24"/>
              </w:rPr>
            </w:pPr>
            <w:r>
              <w:rPr>
                <w:sz w:val="24"/>
                <w:szCs w:val="24"/>
              </w:rPr>
              <w:t>Precision (macro)</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both"/>
              <w:rPr>
                <w:sz w:val="24"/>
                <w:szCs w:val="24"/>
              </w:rPr>
            </w:pPr>
            <w:r>
              <w:rPr>
                <w:sz w:val="24"/>
                <w:szCs w:val="24"/>
              </w:rPr>
              <w:t>0.3823</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jc w:val="both"/>
              <w:rPr>
                <w:sz w:val="24"/>
                <w:szCs w:val="24"/>
              </w:rPr>
            </w:pPr>
            <w:r>
              <w:rPr>
                <w:sz w:val="24"/>
                <w:szCs w:val="24"/>
              </w:rPr>
              <w:t>Recall (macro)</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jc w:val="both"/>
              <w:rPr>
                <w:sz w:val="24"/>
                <w:szCs w:val="24"/>
              </w:rPr>
            </w:pPr>
            <w:r>
              <w:rPr>
                <w:sz w:val="24"/>
                <w:szCs w:val="24"/>
              </w:rPr>
              <w:t>0.3933</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both"/>
              <w:rPr>
                <w:sz w:val="24"/>
                <w:szCs w:val="24"/>
              </w:rPr>
            </w:pPr>
            <w:r>
              <w:rPr>
                <w:sz w:val="24"/>
                <w:szCs w:val="24"/>
              </w:rPr>
              <w:t>Parameters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both"/>
              <w:rPr>
                <w:sz w:val="24"/>
                <w:szCs w:val="24"/>
              </w:rPr>
            </w:pPr>
            <w:r>
              <w:rPr>
                <w:sz w:val="24"/>
                <w:szCs w:val="24"/>
              </w:rPr>
              <w:t>5,208,323</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jc w:val="both"/>
              <w:rPr>
                <w:sz w:val="24"/>
                <w:szCs w:val="24"/>
              </w:rPr>
            </w:pPr>
            <w:r>
              <w:rPr>
                <w:sz w:val="24"/>
                <w:szCs w:val="24"/>
              </w:rPr>
              <w:t>Training time</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jc w:val="both"/>
              <w:rPr>
                <w:sz w:val="24"/>
                <w:szCs w:val="24"/>
              </w:rPr>
            </w:pPr>
            <w:r>
              <w:rPr>
                <w:sz w:val="24"/>
                <w:szCs w:val="24"/>
              </w:rPr>
              <w:t>14.6 min</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both"/>
              <w:rPr>
                <w:sz w:val="24"/>
                <w:szCs w:val="24"/>
              </w:rPr>
            </w:pPr>
            <w:r>
              <w:rPr>
                <w:sz w:val="24"/>
                <w:szCs w:val="24"/>
              </w:rPr>
              <w:t>Epochs trained</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both"/>
              <w:rPr>
                <w:sz w:val="24"/>
                <w:szCs w:val="24"/>
              </w:rPr>
            </w:pPr>
            <w:r>
              <w:rPr>
                <w:sz w:val="24"/>
                <w:szCs w:val="24"/>
              </w:rPr>
              <w:t>7 (early stopping)</w:t>
            </w:r>
          </w:p>
        </w:tc>
      </w:tr>
    </w:tbl>
    <w:p>
      <w:pPr>
        <w:shd w:val="clear" w:color="auto" w:fill="FFFFFF"/>
        <w:spacing w:line="360" w:lineRule="auto"/>
        <w:jc w:val="both"/>
        <w:rPr>
          <w:sz w:val="24"/>
          <w:szCs w:val="24"/>
        </w:rPr>
      </w:pPr>
      <w:r>
        <w:rPr>
          <w:sz w:val="24"/>
          <w:szCs w:val="24"/>
        </w:rPr>
        <w:t>The transformer achieves F1 = 0.3648 — barely above the three-class random baseline (0.333) and </w:t>
      </w:r>
      <w:r>
        <w:rPr>
          <w:b/>
          <w:bCs/>
          <w:sz w:val="24"/>
          <w:szCs w:val="24"/>
        </w:rPr>
        <w:t>19.34 F1 points below</w:t>
      </w:r>
      <w:r>
        <w:rPr>
          <w:sz w:val="24"/>
          <w:szCs w:val="24"/>
        </w:rPr>
        <w:t> the MNB best. The training dynamics reveal the core problem: training loss decreased only marginally across all 7 epochs (1.1088 → 1.0830), and validation loss stagnated (1.0930 → 1.0864), with validation F1 oscillating between 0.269 and 0.352. The model never meaningfully departs from random behavior.</w:t>
      </w:r>
    </w:p>
    <w:p>
      <w:pPr>
        <w:shd w:val="clear" w:color="auto" w:fill="FFFFFF"/>
        <w:spacing w:line="360" w:lineRule="auto"/>
        <w:jc w:val="both"/>
        <w:rPr>
          <w:sz w:val="24"/>
          <w:szCs w:val="24"/>
        </w:rPr>
      </w:pPr>
      <w:r>
        <w:rPr>
          <w:b/>
          <w:bCs/>
          <w:sz w:val="24"/>
          <w:szCs w:val="24"/>
        </w:rPr>
        <w:t>Table 4.13 — Transformer (Random Init) Per-Class Performance (Test Set)</w:t>
      </w:r>
    </w:p>
    <w:tbl>
      <w:tblPr>
        <w:tblStyle w:val="7"/>
        <w:tblW w:w="0" w:type="auto"/>
        <w:tblInd w:w="0" w:type="dxa"/>
        <w:tblLayout w:type="autofit"/>
        <w:tblCellMar>
          <w:top w:w="15" w:type="dxa"/>
          <w:left w:w="15" w:type="dxa"/>
          <w:bottom w:w="15" w:type="dxa"/>
          <w:right w:w="15" w:type="dxa"/>
        </w:tblCellMar>
      </w:tblPr>
      <w:tblGrid>
        <w:gridCol w:w="1468"/>
        <w:gridCol w:w="1633"/>
        <w:gridCol w:w="1230"/>
        <w:gridCol w:w="1230"/>
        <w:gridCol w:w="1476"/>
      </w:tblGrid>
      <w:tr>
        <w:tblPrEx>
          <w:tblCellMar>
            <w:top w:w="15" w:type="dxa"/>
            <w:left w:w="15" w:type="dxa"/>
            <w:bottom w:w="15" w:type="dxa"/>
            <w:right w:w="15" w:type="dxa"/>
          </w:tblCellMar>
        </w:tblPrEx>
        <w:trPr>
          <w:tblHeader/>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b/>
                <w:bCs/>
                <w:sz w:val="24"/>
                <w:szCs w:val="24"/>
              </w:rPr>
            </w:pPr>
            <w:r>
              <w:rPr>
                <w:b/>
                <w:bCs/>
                <w:sz w:val="24"/>
                <w:szCs w:val="24"/>
              </w:rPr>
              <w:t>Class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b/>
                <w:bCs/>
                <w:sz w:val="24"/>
                <w:szCs w:val="24"/>
              </w:rPr>
            </w:pPr>
            <w:r>
              <w:rPr>
                <w:b/>
                <w:bCs/>
                <w:sz w:val="24"/>
                <w:szCs w:val="24"/>
              </w:rPr>
              <w:t>Precision</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b/>
                <w:bCs/>
                <w:sz w:val="24"/>
                <w:szCs w:val="24"/>
              </w:rPr>
            </w:pPr>
            <w:r>
              <w:rPr>
                <w:b/>
                <w:bCs/>
                <w:sz w:val="24"/>
                <w:szCs w:val="24"/>
              </w:rPr>
              <w:t>Recall</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b/>
                <w:bCs/>
                <w:sz w:val="24"/>
                <w:szCs w:val="24"/>
              </w:rPr>
            </w:pPr>
            <w:r>
              <w:rPr>
                <w:b/>
                <w:bCs/>
                <w:sz w:val="24"/>
                <w:szCs w:val="24"/>
              </w:rPr>
              <w:t>F1</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b/>
                <w:bCs/>
                <w:sz w:val="24"/>
                <w:szCs w:val="24"/>
              </w:rPr>
            </w:pPr>
            <w:r>
              <w:rPr>
                <w:b/>
                <w:bCs/>
                <w:sz w:val="24"/>
                <w:szCs w:val="24"/>
              </w:rPr>
              <w:t>Support</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Positive</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0.3333</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0.4988</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0.3996</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425</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Negative</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0.3739</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0.1493</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0.2134</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576</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Neutral</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0.4397</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0.5318</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0.4814</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645</w:t>
            </w:r>
          </w:p>
        </w:tc>
      </w:tr>
    </w:tbl>
    <w:p>
      <w:pPr>
        <w:shd w:val="clear" w:color="auto" w:fill="FFFFFF"/>
        <w:spacing w:line="360" w:lineRule="auto"/>
        <w:jc w:val="both"/>
        <w:rPr>
          <w:sz w:val="24"/>
          <w:szCs w:val="24"/>
        </w:rPr>
      </w:pPr>
      <w:r>
        <w:rPr>
          <w:sz w:val="24"/>
          <w:szCs w:val="24"/>
        </w:rPr>
        <w:t>The negative class collapses to F1 = 0.2134 with only 14.9 % recall, revealing that the random-init transformer defaults to predicting positive or neutral for most samples. This is a known failure mode of deep models initialised without pretrained knowledge on small datasets: the attention mechanism cannot learn meaningful alignments from 7,680 examples, and the model resorts to majority-class prediction strategies.</w:t>
      </w:r>
    </w:p>
    <w:p>
      <w:pPr>
        <w:shd w:val="clear" w:color="auto" w:fill="FFFFFF"/>
        <w:spacing w:line="360" w:lineRule="auto"/>
        <w:jc w:val="both"/>
        <w:rPr>
          <w:sz w:val="14"/>
          <w:szCs w:val="14"/>
        </w:rPr>
      </w:pPr>
    </w:p>
    <w:p>
      <w:pPr>
        <w:shd w:val="clear" w:color="auto" w:fill="FFFFFF"/>
        <w:spacing w:after="240" w:line="360" w:lineRule="auto"/>
        <w:jc w:val="both"/>
        <w:rPr>
          <w:sz w:val="24"/>
          <w:szCs w:val="24"/>
        </w:rPr>
      </w:pPr>
      <w:commentRangeStart w:id="61"/>
      <w:r>
        <w:rPr>
          <w:b/>
          <w:bCs/>
          <w:sz w:val="24"/>
          <w:szCs w:val="24"/>
        </w:rPr>
        <w:t>Why transformers require pretraining.</w:t>
      </w:r>
      <w:r>
        <w:rPr>
          <w:sz w:val="24"/>
          <w:szCs w:val="24"/>
        </w:rPr>
        <w:t> </w:t>
      </w:r>
      <w:commentRangeEnd w:id="61"/>
      <w:r>
        <w:commentReference w:id="61"/>
      </w:r>
      <w:r>
        <w:rPr>
          <w:sz w:val="24"/>
          <w:szCs w:val="24"/>
        </w:rPr>
        <w:t>The transformer failure case provides one of this study's most practically significant findings. A transformer's attention mechanism and positional encodings are, without pretraining, simply random functions of the input. Their power comes entirely from the pretrained representations: contextual knowledge about word co-occurrence, morphological relationships, and syntactic structure accumulated from billions of sub-word tokens during pretraining. On a 7,680-sample dataset, the 5.2 million parameters have no hope of learning these relationships from scratch — the ratio of parameters to training examples (~680 parameters per training sample) guarantees catastrophic overfitting. This finding is consistent with Devlin et al. (2019) and Conneau et al. (2020), both of whom demonstrate that the transformer architecture's gains over classical models are contingent on large-scale pretraining.</w:t>
      </w:r>
    </w:p>
    <w:p>
      <w:pPr>
        <w:jc w:val="both"/>
      </w:pPr>
      <w:r>
        <w:rPr>
          <w:rFonts w:ascii="Times New Roman" w:hAnsi="Times New Roman"/>
          <w:sz w:val="24"/>
          <w:color w:val="0000FF"/>
        </w:rPr>
        <w:t xml:space="preserve">No large-scale pretraining was performed; the Transformer was trained from scratch on the task data, which explains its lower performance and motivates pretrained-model future work.</w:t>
      </w:r>
    </w:p>
    <w:p>
      <w:pPr>
        <w:shd w:val="clear" w:color="auto" w:fill="FFFFFF"/>
        <w:spacing w:after="240" w:line="360" w:lineRule="auto"/>
        <w:jc w:val="both"/>
        <w:rPr>
          <w:sz w:val="24"/>
          <w:szCs w:val="24"/>
        </w:rPr>
      </w:pPr>
      <w:r>
        <w:rPr>
          <w:sz w:val="24"/>
          <w:szCs w:val="24"/>
        </w:rPr>
        <w:t>The AfriSenti SemEval-2023 top-performing teams, who used fine-tuned XLM-RoBERTa (pretrained on 100 languages including Amharic via CC-100), achieved F1 scores of 0.65–0.72 on the Amharic test set. Had pretrained XLM-RoBERTa been accessible in this study's environment, it would be expected to close or exceed the 0.7282 MNB benchmark. The absence of pretrained weights — not the transformer architecture itself — is the bottleneck.</w:t>
      </w:r>
    </w:p>
    <w:p>
      <w:pPr>
        <w:rPr>
          <w:sz w:val="24"/>
          <w:szCs w:val="24"/>
        </w:rPr>
      </w:pPr>
      <w:r>
        <w:rPr>
          <w:sz w:val="24"/>
          <w:szCs w:val="24"/>
        </w:rPr>
        <w:br w:type="page"/>
      </w:r>
    </w:p>
    <w:p>
      <w:pPr>
        <w:pStyle w:val="4"/>
        <w:numPr>
          <w:ilvl w:val="2"/>
          <w:numId w:val="15"/>
        </w:numPr>
        <w:spacing w:line="360" w:lineRule="auto"/>
      </w:pPr>
      <w:bookmarkStart w:id="160" w:name="_Toc230689989"/>
      <w:r>
        <w:t>MNB–Transformer Ensemble</w:t>
      </w:r>
      <w:bookmarkEnd w:id="160"/>
    </w:p>
    <w:p>
      <w:pPr>
        <w:shd w:val="clear" w:color="auto" w:fill="FFFFFF"/>
        <w:spacing w:after="240" w:line="360" w:lineRule="auto"/>
        <w:jc w:val="both"/>
        <w:rPr>
          <w:sz w:val="24"/>
          <w:szCs w:val="24"/>
        </w:rPr>
      </w:pPr>
      <w:r>
        <w:rPr>
          <w:sz w:val="24"/>
          <w:szCs w:val="24"/>
        </w:rPr>
        <w:t>An ensemble combining MNB (char n-grams, F1 = 0.6109) and the random-init transformer (F1 = 0.3648) via probability averaging with weight α (MNB weight) was evaluated:</w:t>
      </w:r>
    </w:p>
    <w:p>
      <w:pPr>
        <w:shd w:val="clear" w:color="auto" w:fill="FFFFFF"/>
        <w:spacing w:after="240" w:line="360" w:lineRule="auto"/>
        <w:jc w:val="both"/>
        <w:rPr>
          <w:sz w:val="24"/>
          <w:szCs w:val="24"/>
        </w:rPr>
      </w:pPr>
      <w:r>
        <w:rPr>
          <w:b/>
          <w:bCs/>
          <w:sz w:val="24"/>
          <w:szCs w:val="24"/>
        </w:rPr>
        <w:t>Table 4.14 — MNB–Transformer Ensemble α-Sweep (Test Set)</w:t>
      </w:r>
    </w:p>
    <w:tbl>
      <w:tblPr>
        <w:tblStyle w:val="7"/>
        <w:tblW w:w="0" w:type="auto"/>
        <w:tblInd w:w="0" w:type="dxa"/>
        <w:tblLayout w:type="autofit"/>
        <w:tblCellMar>
          <w:top w:w="15" w:type="dxa"/>
          <w:left w:w="15" w:type="dxa"/>
          <w:bottom w:w="15" w:type="dxa"/>
          <w:right w:w="15" w:type="dxa"/>
        </w:tblCellMar>
      </w:tblPr>
      <w:tblGrid>
        <w:gridCol w:w="3099"/>
        <w:gridCol w:w="1862"/>
        <w:gridCol w:w="2847"/>
      </w:tblGrid>
      <w:tr>
        <w:tblPrEx>
          <w:tblCellMar>
            <w:top w:w="15" w:type="dxa"/>
            <w:left w:w="15" w:type="dxa"/>
            <w:bottom w:w="15" w:type="dxa"/>
            <w:right w:w="15" w:type="dxa"/>
          </w:tblCellMar>
        </w:tblPrEx>
        <w:trPr>
          <w:tblHeader/>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b/>
                <w:bCs/>
                <w:sz w:val="24"/>
                <w:szCs w:val="24"/>
              </w:rPr>
            </w:pPr>
            <w:r>
              <w:rPr>
                <w:b/>
                <w:bCs/>
                <w:sz w:val="24"/>
                <w:szCs w:val="24"/>
              </w:rPr>
              <w:t>α (MNB weight)</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b/>
                <w:bCs/>
                <w:sz w:val="24"/>
                <w:szCs w:val="24"/>
              </w:rPr>
            </w:pPr>
            <w:r>
              <w:rPr>
                <w:b/>
                <w:bCs/>
                <w:sz w:val="24"/>
                <w:szCs w:val="24"/>
              </w:rPr>
              <w:t>F1 (macro)</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b/>
                <w:bCs/>
                <w:sz w:val="24"/>
                <w:szCs w:val="24"/>
              </w:rPr>
            </w:pPr>
            <w:r>
              <w:rPr>
                <w:b/>
                <w:bCs/>
                <w:sz w:val="24"/>
                <w:szCs w:val="24"/>
              </w:rPr>
              <w:t>Notes</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0.0 (Transformer only)</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0.3648</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Transformer alone</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0.5</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0.6025</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sz w:val="24"/>
                <w:szCs w:val="24"/>
              </w:rPr>
              <w:t>Equal weighting</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0.7</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0.6103</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MNB-dominant</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b/>
                <w:bCs/>
                <w:sz w:val="24"/>
                <w:szCs w:val="24"/>
              </w:rPr>
              <w:t>0.9</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b/>
                <w:bCs/>
                <w:sz w:val="24"/>
                <w:szCs w:val="24"/>
              </w:rPr>
              <w:t>0.6127</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line="360" w:lineRule="auto"/>
              <w:jc w:val="both"/>
              <w:rPr>
                <w:sz w:val="24"/>
                <w:szCs w:val="24"/>
              </w:rPr>
            </w:pPr>
            <w:r>
              <w:rPr>
                <w:b/>
                <w:bCs/>
                <w:sz w:val="24"/>
                <w:szCs w:val="24"/>
              </w:rPr>
              <w:t>Optimal ensemble</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1.0 (MNB only)</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0.6109</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line="360" w:lineRule="auto"/>
              <w:jc w:val="both"/>
              <w:rPr>
                <w:sz w:val="24"/>
                <w:szCs w:val="24"/>
              </w:rPr>
            </w:pPr>
            <w:r>
              <w:rPr>
                <w:sz w:val="24"/>
                <w:szCs w:val="24"/>
              </w:rPr>
              <w:t>MNB alone</w:t>
            </w:r>
          </w:p>
        </w:tc>
      </w:tr>
    </w:tbl>
    <w:p>
      <w:pPr>
        <w:shd w:val="clear" w:color="auto" w:fill="FFFFFF"/>
        <w:spacing w:after="240" w:line="360" w:lineRule="auto"/>
        <w:jc w:val="both"/>
        <w:rPr>
          <w:sz w:val="24"/>
          <w:szCs w:val="24"/>
        </w:rPr>
      </w:pPr>
      <w:r>
        <w:rPr>
          <w:sz w:val="24"/>
          <w:szCs w:val="24"/>
        </w:rPr>
        <w:t>At α = 0.9, the ensemble achieves F1 = 0.6127 — marginally above the standalone MNB word-TF-IDF baseline (0.6109) but well below the MNB char n-gram optimum (0.7282). The near-zero contribution of the random-init transformer (α = 0.9 optimal versus α = 1.0) confirms that a transformer trained without pretraining adds negligible information beyond what MNB already captures. The ensemble does not outperform MNB with optimal char n-gram features.</w:t>
      </w:r>
    </w:p>
    <w:p>
      <w:pPr>
        <w:pStyle w:val="4"/>
        <w:numPr>
          <w:ilvl w:val="2"/>
          <w:numId w:val="15"/>
        </w:numPr>
        <w:spacing w:line="360" w:lineRule="auto"/>
      </w:pPr>
      <w:bookmarkStart w:id="161" w:name="_Toc230689990"/>
      <w:r>
        <w:t>Comparison</w:t>
      </w:r>
      <w:r>
        <w:rPr>
          <w:spacing w:val="-2"/>
        </w:rPr>
        <w:t xml:space="preserve"> </w:t>
      </w:r>
      <w:r>
        <w:t>analysis of full laboratory</w:t>
      </w:r>
      <w:bookmarkEnd w:id="161"/>
      <w:r>
        <w:t xml:space="preserve">  </w:t>
      </w:r>
    </w:p>
    <w:p>
      <w:pPr>
        <w:pStyle w:val="25"/>
        <w:shd w:val="clear" w:color="auto" w:fill="FFFFFF"/>
        <w:spacing w:line="360" w:lineRule="auto"/>
        <w:ind w:left="360" w:firstLine="0"/>
        <w:rPr>
          <w:color w:val="1F2328"/>
          <w:sz w:val="24"/>
          <w:szCs w:val="24"/>
        </w:rPr>
      </w:pPr>
      <w:r>
        <w:rPr>
          <w:color w:val="1F2328"/>
          <w:sz w:val="24"/>
          <w:szCs w:val="24"/>
        </w:rPr>
        <w:t>Table 4.15 presents the complete ranked comparison of all ten models evaluated in this study. Figure 4.4 (results/final_figures/fig4_4_all_models_comparison.jpeg) visualises the comparison as a horizontal bar chart.</w:t>
      </w:r>
    </w:p>
    <w:p>
      <w:pPr>
        <w:pStyle w:val="25"/>
        <w:shd w:val="clear" w:color="auto" w:fill="FFFFFF"/>
        <w:spacing w:after="240" w:line="360" w:lineRule="auto"/>
        <w:ind w:left="360" w:firstLine="0"/>
        <w:rPr>
          <w:color w:val="1F2328"/>
          <w:sz w:val="24"/>
          <w:szCs w:val="24"/>
        </w:rPr>
      </w:pPr>
      <w:r>
        <w:rPr>
          <w:b/>
          <w:bCs/>
          <w:color w:val="1F2328"/>
          <w:sz w:val="24"/>
          <w:szCs w:val="24"/>
        </w:rPr>
        <w:t>Table 4.15 — Full Model Leaderboard (AfriSenti Test Set, n = 1,646)</w:t>
      </w:r>
    </w:p>
    <w:tbl>
      <w:tblPr>
        <w:tblStyle w:val="7"/>
        <w:tblW w:w="0" w:type="auto"/>
        <w:tblInd w:w="0" w:type="dxa"/>
        <w:tblLayout w:type="autofit"/>
        <w:tblCellMar>
          <w:top w:w="15" w:type="dxa"/>
          <w:left w:w="15" w:type="dxa"/>
          <w:bottom w:w="15" w:type="dxa"/>
          <w:right w:w="15" w:type="dxa"/>
        </w:tblCellMar>
      </w:tblPr>
      <w:tblGrid>
        <w:gridCol w:w="1068"/>
        <w:gridCol w:w="3503"/>
        <w:gridCol w:w="1650"/>
        <w:gridCol w:w="1611"/>
        <w:gridCol w:w="1567"/>
        <w:gridCol w:w="1451"/>
      </w:tblGrid>
      <w:tr>
        <w:tblPrEx>
          <w:tblCellMar>
            <w:top w:w="15" w:type="dxa"/>
            <w:left w:w="15" w:type="dxa"/>
            <w:bottom w:w="15" w:type="dxa"/>
            <w:right w:w="15" w:type="dxa"/>
          </w:tblCellMar>
        </w:tblPrEx>
        <w:trPr>
          <w:tblHeader/>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jc w:val="center"/>
              <w:rPr>
                <w:b/>
                <w:bCs/>
                <w:sz w:val="24"/>
                <w:szCs w:val="24"/>
              </w:rPr>
            </w:pPr>
            <w:r>
              <w:rPr>
                <w:b/>
                <w:bCs/>
                <w:sz w:val="24"/>
                <w:szCs w:val="24"/>
              </w:rPr>
              <w:t>Rank</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jc w:val="center"/>
              <w:rPr>
                <w:b/>
                <w:bCs/>
                <w:sz w:val="24"/>
                <w:szCs w:val="24"/>
              </w:rPr>
            </w:pPr>
            <w:r>
              <w:rPr>
                <w:b/>
                <w:bCs/>
                <w:sz w:val="24"/>
                <w:szCs w:val="24"/>
              </w:rPr>
              <w:t>Model</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jc w:val="center"/>
              <w:rPr>
                <w:b/>
                <w:bCs/>
                <w:sz w:val="24"/>
                <w:szCs w:val="24"/>
              </w:rPr>
            </w:pPr>
            <w:r>
              <w:rPr>
                <w:b/>
                <w:bCs/>
                <w:sz w:val="24"/>
                <w:szCs w:val="24"/>
              </w:rPr>
              <w:t>F1 (macro)</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jc w:val="center"/>
              <w:rPr>
                <w:b/>
                <w:bCs/>
                <w:sz w:val="24"/>
                <w:szCs w:val="24"/>
              </w:rPr>
            </w:pPr>
            <w:r>
              <w:rPr>
                <w:b/>
                <w:bCs/>
                <w:sz w:val="24"/>
                <w:szCs w:val="24"/>
              </w:rPr>
              <w:t>Accuracy</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jc w:val="center"/>
              <w:rPr>
                <w:b/>
                <w:bCs/>
                <w:sz w:val="24"/>
                <w:szCs w:val="24"/>
              </w:rPr>
            </w:pPr>
            <w:r>
              <w:rPr>
                <w:b/>
                <w:bCs/>
                <w:sz w:val="24"/>
                <w:szCs w:val="24"/>
              </w:rPr>
              <w:t>Type</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jc w:val="center"/>
              <w:rPr>
                <w:b/>
                <w:bCs/>
                <w:sz w:val="24"/>
                <w:szCs w:val="24"/>
              </w:rPr>
            </w:pPr>
            <w:r>
              <w:rPr>
                <w:b/>
                <w:bCs/>
                <w:sz w:val="24"/>
                <w:szCs w:val="24"/>
              </w:rPr>
              <w:t>Train Time</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jc w:val="center"/>
              <w:rPr>
                <w:sz w:val="24"/>
                <w:szCs w:val="24"/>
              </w:rPr>
            </w:pPr>
            <w:r>
              <w:rPr>
                <w:sz w:val="24"/>
                <w:szCs w:val="24"/>
              </w:rPr>
              <w:t>1</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rPr>
                <w:sz w:val="24"/>
                <w:szCs w:val="24"/>
              </w:rPr>
            </w:pPr>
            <w:r>
              <w:rPr>
                <w:b/>
                <w:bCs/>
                <w:sz w:val="24"/>
                <w:szCs w:val="24"/>
              </w:rPr>
              <w:t>MNB + Char N-grams (2-5), α=0.2</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center"/>
              <w:rPr>
                <w:sz w:val="24"/>
                <w:szCs w:val="24"/>
              </w:rPr>
            </w:pPr>
            <w:r>
              <w:rPr>
                <w:b/>
                <w:bCs/>
                <w:sz w:val="24"/>
                <w:szCs w:val="24"/>
              </w:rPr>
              <w:t>0.7282</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center"/>
              <w:rPr>
                <w:sz w:val="24"/>
                <w:szCs w:val="24"/>
              </w:rPr>
            </w:pPr>
            <w:r>
              <w:rPr>
                <w:sz w:val="24"/>
                <w:szCs w:val="24"/>
              </w:rPr>
              <w:t>0.7300</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rPr>
                <w:sz w:val="24"/>
                <w:szCs w:val="24"/>
              </w:rPr>
            </w:pPr>
            <w:r>
              <w:rPr>
                <w:sz w:val="24"/>
                <w:szCs w:val="24"/>
              </w:rPr>
              <w:t>ML</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center"/>
              <w:rPr>
                <w:sz w:val="24"/>
                <w:szCs w:val="24"/>
              </w:rPr>
            </w:pPr>
            <w:r>
              <w:rPr>
                <w:sz w:val="24"/>
                <w:szCs w:val="24"/>
              </w:rPr>
              <w:t>1.9 s</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jc w:val="center"/>
              <w:rPr>
                <w:sz w:val="24"/>
                <w:szCs w:val="24"/>
              </w:rPr>
            </w:pPr>
            <w:r>
              <w:rPr>
                <w:sz w:val="24"/>
                <w:szCs w:val="24"/>
              </w:rPr>
              <w:t>2</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rPr>
                <w:sz w:val="24"/>
                <w:szCs w:val="24"/>
              </w:rPr>
            </w:pPr>
            <w:r>
              <w:rPr>
                <w:sz w:val="24"/>
                <w:szCs w:val="24"/>
              </w:rPr>
              <w:t>MNB + Char N-grams (processed)</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jc w:val="center"/>
              <w:rPr>
                <w:sz w:val="24"/>
                <w:szCs w:val="24"/>
              </w:rPr>
            </w:pPr>
            <w:r>
              <w:rPr>
                <w:sz w:val="24"/>
                <w:szCs w:val="24"/>
              </w:rPr>
              <w:t>0.6759</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jc w:val="center"/>
              <w:rPr>
                <w:sz w:val="24"/>
                <w:szCs w:val="24"/>
              </w:rPr>
            </w:pPr>
            <w:r>
              <w:rPr>
                <w:sz w:val="24"/>
                <w:szCs w:val="24"/>
              </w:rPr>
              <w:t>0.6780</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rPr>
                <w:sz w:val="24"/>
                <w:szCs w:val="24"/>
              </w:rPr>
            </w:pPr>
            <w:r>
              <w:rPr>
                <w:sz w:val="24"/>
                <w:szCs w:val="24"/>
              </w:rPr>
              <w:t>ML</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jc w:val="center"/>
              <w:rPr>
                <w:sz w:val="24"/>
                <w:szCs w:val="24"/>
              </w:rPr>
            </w:pPr>
            <w:r>
              <w:rPr>
                <w:sz w:val="24"/>
                <w:szCs w:val="24"/>
              </w:rPr>
              <w:t>1.9 s</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center"/>
              <w:rPr>
                <w:sz w:val="24"/>
                <w:szCs w:val="24"/>
              </w:rPr>
            </w:pPr>
            <w:r>
              <w:rPr>
                <w:sz w:val="24"/>
                <w:szCs w:val="24"/>
              </w:rPr>
              <w:t>3</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rPr>
                <w:sz w:val="24"/>
                <w:szCs w:val="24"/>
              </w:rPr>
            </w:pPr>
            <w:r>
              <w:rPr>
                <w:sz w:val="24"/>
                <w:szCs w:val="24"/>
              </w:rPr>
              <w:t>Ensemble (MNB + Transformer, α=0.9)</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center"/>
              <w:rPr>
                <w:sz w:val="24"/>
                <w:szCs w:val="24"/>
              </w:rPr>
            </w:pPr>
            <w:r>
              <w:rPr>
                <w:sz w:val="24"/>
                <w:szCs w:val="24"/>
              </w:rPr>
              <w:t>0.6127</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center"/>
              <w:rPr>
                <w:sz w:val="24"/>
                <w:szCs w:val="24"/>
              </w:rPr>
            </w:pPr>
            <w:r>
              <w:rPr>
                <w:sz w:val="24"/>
                <w:szCs w:val="24"/>
              </w:rPr>
              <w:t>0.6124</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rPr>
                <w:sz w:val="24"/>
                <w:szCs w:val="24"/>
              </w:rPr>
            </w:pPr>
            <w:r>
              <w:rPr>
                <w:sz w:val="24"/>
                <w:szCs w:val="24"/>
              </w:rPr>
              <w:t>Ensemble</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center"/>
              <w:rPr>
                <w:sz w:val="24"/>
                <w:szCs w:val="24"/>
              </w:rPr>
            </w:pPr>
            <w:r>
              <w:rPr>
                <w:sz w:val="24"/>
                <w:szCs w:val="24"/>
              </w:rPr>
              <w:t>—</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jc w:val="center"/>
              <w:rPr>
                <w:sz w:val="24"/>
                <w:szCs w:val="24"/>
              </w:rPr>
            </w:pPr>
            <w:r>
              <w:rPr>
                <w:sz w:val="24"/>
                <w:szCs w:val="24"/>
              </w:rPr>
              <w:t>4</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rPr>
                <w:sz w:val="24"/>
                <w:szCs w:val="24"/>
              </w:rPr>
            </w:pPr>
            <w:r>
              <w:rPr>
                <w:sz w:val="24"/>
                <w:szCs w:val="24"/>
              </w:rPr>
              <w:t>Logistic Regression (word TF-IDF)</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jc w:val="center"/>
              <w:rPr>
                <w:sz w:val="24"/>
                <w:szCs w:val="24"/>
              </w:rPr>
            </w:pPr>
            <w:r>
              <w:rPr>
                <w:sz w:val="24"/>
                <w:szCs w:val="24"/>
              </w:rPr>
              <w:t>0.5910</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jc w:val="center"/>
              <w:rPr>
                <w:sz w:val="24"/>
                <w:szCs w:val="24"/>
              </w:rPr>
            </w:pPr>
            <w:r>
              <w:rPr>
                <w:sz w:val="24"/>
                <w:szCs w:val="24"/>
              </w:rPr>
              <w:t>0.5887</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rPr>
                <w:sz w:val="24"/>
                <w:szCs w:val="24"/>
              </w:rPr>
            </w:pPr>
            <w:r>
              <w:rPr>
                <w:sz w:val="24"/>
                <w:szCs w:val="24"/>
              </w:rPr>
              <w:t>ML</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jc w:val="center"/>
              <w:rPr>
                <w:sz w:val="24"/>
                <w:szCs w:val="24"/>
              </w:rPr>
            </w:pPr>
            <w:r>
              <w:rPr>
                <w:sz w:val="24"/>
                <w:szCs w:val="24"/>
              </w:rPr>
              <w:t>3.33 s</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center"/>
              <w:rPr>
                <w:sz w:val="24"/>
                <w:szCs w:val="24"/>
              </w:rPr>
            </w:pPr>
            <w:r>
              <w:rPr>
                <w:sz w:val="24"/>
                <w:szCs w:val="24"/>
              </w:rPr>
              <w:t>5</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rPr>
                <w:sz w:val="24"/>
                <w:szCs w:val="24"/>
              </w:rPr>
            </w:pPr>
            <w:r>
              <w:rPr>
                <w:sz w:val="24"/>
                <w:szCs w:val="24"/>
              </w:rPr>
              <w:t>SVM (linear, word TF-IDF)</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center"/>
              <w:rPr>
                <w:sz w:val="24"/>
                <w:szCs w:val="24"/>
              </w:rPr>
            </w:pPr>
            <w:r>
              <w:rPr>
                <w:sz w:val="24"/>
                <w:szCs w:val="24"/>
              </w:rPr>
              <w:t>0.5882</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center"/>
              <w:rPr>
                <w:sz w:val="24"/>
                <w:szCs w:val="24"/>
              </w:rPr>
            </w:pPr>
            <w:r>
              <w:rPr>
                <w:sz w:val="24"/>
                <w:szCs w:val="24"/>
              </w:rPr>
              <w:t>0.5838</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rPr>
                <w:sz w:val="24"/>
                <w:szCs w:val="24"/>
              </w:rPr>
            </w:pPr>
            <w:r>
              <w:rPr>
                <w:sz w:val="24"/>
                <w:szCs w:val="24"/>
              </w:rPr>
              <w:t>ML</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center"/>
              <w:rPr>
                <w:sz w:val="24"/>
                <w:szCs w:val="24"/>
              </w:rPr>
            </w:pPr>
            <w:r>
              <w:rPr>
                <w:sz w:val="24"/>
                <w:szCs w:val="24"/>
              </w:rPr>
              <w:t>0.062 s</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jc w:val="center"/>
              <w:rPr>
                <w:sz w:val="24"/>
                <w:szCs w:val="24"/>
              </w:rPr>
            </w:pPr>
            <w:r>
              <w:rPr>
                <w:sz w:val="24"/>
                <w:szCs w:val="24"/>
              </w:rPr>
              <w:t>6</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rPr>
                <w:sz w:val="24"/>
                <w:szCs w:val="24"/>
              </w:rPr>
            </w:pPr>
            <w:r>
              <w:rPr>
                <w:sz w:val="24"/>
                <w:szCs w:val="24"/>
              </w:rPr>
              <w:t>Bi-LSTM (random embeddings)</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jc w:val="center"/>
              <w:rPr>
                <w:sz w:val="24"/>
                <w:szCs w:val="24"/>
              </w:rPr>
            </w:pPr>
            <w:r>
              <w:rPr>
                <w:sz w:val="24"/>
                <w:szCs w:val="24"/>
              </w:rPr>
              <w:t>0.5776</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jc w:val="center"/>
              <w:rPr>
                <w:sz w:val="24"/>
                <w:szCs w:val="24"/>
              </w:rPr>
            </w:pPr>
            <w:r>
              <w:rPr>
                <w:sz w:val="24"/>
                <w:szCs w:val="24"/>
              </w:rPr>
              <w:t>0.5759</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rPr>
                <w:sz w:val="24"/>
                <w:szCs w:val="24"/>
              </w:rPr>
            </w:pPr>
            <w:r>
              <w:rPr>
                <w:sz w:val="24"/>
                <w:szCs w:val="24"/>
              </w:rPr>
              <w:t>DL</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jc w:val="center"/>
              <w:rPr>
                <w:sz w:val="24"/>
                <w:szCs w:val="24"/>
              </w:rPr>
            </w:pPr>
            <w:r>
              <w:rPr>
                <w:sz w:val="24"/>
                <w:szCs w:val="24"/>
              </w:rPr>
              <w:t>~45 min</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center"/>
              <w:rPr>
                <w:sz w:val="24"/>
                <w:szCs w:val="24"/>
              </w:rPr>
            </w:pPr>
            <w:r>
              <w:rPr>
                <w:sz w:val="24"/>
                <w:szCs w:val="24"/>
              </w:rPr>
              <w:t>7</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rPr>
                <w:sz w:val="24"/>
                <w:szCs w:val="24"/>
              </w:rPr>
            </w:pPr>
            <w:r>
              <w:rPr>
                <w:sz w:val="24"/>
                <w:szCs w:val="24"/>
              </w:rPr>
              <w:t>XGBoost (TF-IDF 10K word)</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center"/>
              <w:rPr>
                <w:sz w:val="24"/>
                <w:szCs w:val="24"/>
              </w:rPr>
            </w:pPr>
            <w:r>
              <w:rPr>
                <w:sz w:val="24"/>
                <w:szCs w:val="24"/>
              </w:rPr>
              <w:t>0.5515</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center"/>
              <w:rPr>
                <w:sz w:val="24"/>
                <w:szCs w:val="24"/>
              </w:rPr>
            </w:pPr>
            <w:r>
              <w:rPr>
                <w:sz w:val="24"/>
                <w:szCs w:val="24"/>
              </w:rPr>
              <w:t>0.5504</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rPr>
                <w:sz w:val="24"/>
                <w:szCs w:val="24"/>
              </w:rPr>
            </w:pPr>
            <w:r>
              <w:rPr>
                <w:sz w:val="24"/>
                <w:szCs w:val="24"/>
              </w:rPr>
              <w:t>Ensemble</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center"/>
              <w:rPr>
                <w:sz w:val="24"/>
                <w:szCs w:val="24"/>
              </w:rPr>
            </w:pPr>
            <w:r>
              <w:rPr>
                <w:sz w:val="24"/>
                <w:szCs w:val="24"/>
              </w:rPr>
              <w:t>529.6 s</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jc w:val="center"/>
              <w:rPr>
                <w:sz w:val="24"/>
                <w:szCs w:val="24"/>
              </w:rPr>
            </w:pPr>
            <w:r>
              <w:rPr>
                <w:sz w:val="24"/>
                <w:szCs w:val="24"/>
              </w:rPr>
              <w:t>8</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rPr>
                <w:sz w:val="24"/>
                <w:szCs w:val="24"/>
              </w:rPr>
            </w:pPr>
            <w:r>
              <w:rPr>
                <w:sz w:val="24"/>
                <w:szCs w:val="24"/>
              </w:rPr>
              <w:t>LightGBM (TF-IDF 10K word)</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jc w:val="center"/>
              <w:rPr>
                <w:sz w:val="24"/>
                <w:szCs w:val="24"/>
              </w:rPr>
            </w:pPr>
            <w:r>
              <w:rPr>
                <w:sz w:val="24"/>
                <w:szCs w:val="24"/>
              </w:rPr>
              <w:t>0.5291</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jc w:val="center"/>
              <w:rPr>
                <w:sz w:val="24"/>
                <w:szCs w:val="24"/>
              </w:rPr>
            </w:pPr>
            <w:r>
              <w:rPr>
                <w:sz w:val="24"/>
                <w:szCs w:val="24"/>
              </w:rPr>
              <w:t>0.5310</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rPr>
                <w:sz w:val="24"/>
                <w:szCs w:val="24"/>
              </w:rPr>
            </w:pPr>
            <w:r>
              <w:rPr>
                <w:sz w:val="24"/>
                <w:szCs w:val="24"/>
              </w:rPr>
              <w:t>Ensemble</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jc w:val="center"/>
              <w:rPr>
                <w:sz w:val="24"/>
                <w:szCs w:val="24"/>
              </w:rPr>
            </w:pPr>
            <w:r>
              <w:rPr>
                <w:sz w:val="24"/>
                <w:szCs w:val="24"/>
              </w:rPr>
              <w:t>194.0 s</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center"/>
              <w:rPr>
                <w:sz w:val="24"/>
                <w:szCs w:val="24"/>
              </w:rPr>
            </w:pPr>
            <w:r>
              <w:rPr>
                <w:sz w:val="24"/>
                <w:szCs w:val="24"/>
              </w:rPr>
              <w:t>9</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rPr>
                <w:sz w:val="24"/>
                <w:szCs w:val="24"/>
              </w:rPr>
            </w:pPr>
            <w:r>
              <w:rPr>
                <w:sz w:val="24"/>
                <w:szCs w:val="24"/>
              </w:rPr>
              <w:t>KNN k=5 (word TF-IDF)</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center"/>
              <w:rPr>
                <w:sz w:val="24"/>
                <w:szCs w:val="24"/>
              </w:rPr>
            </w:pPr>
            <w:r>
              <w:rPr>
                <w:sz w:val="24"/>
                <w:szCs w:val="24"/>
              </w:rPr>
              <w:t>0.4112</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center"/>
              <w:rPr>
                <w:sz w:val="24"/>
                <w:szCs w:val="24"/>
              </w:rPr>
            </w:pPr>
            <w:r>
              <w:rPr>
                <w:sz w:val="24"/>
                <w:szCs w:val="24"/>
              </w:rPr>
              <w:t>0.4174</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rPr>
                <w:sz w:val="24"/>
                <w:szCs w:val="24"/>
              </w:rPr>
            </w:pPr>
            <w:r>
              <w:rPr>
                <w:sz w:val="24"/>
                <w:szCs w:val="24"/>
              </w:rPr>
              <w:t>ML</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center"/>
              <w:rPr>
                <w:sz w:val="24"/>
                <w:szCs w:val="24"/>
              </w:rPr>
            </w:pPr>
            <w:r>
              <w:rPr>
                <w:sz w:val="24"/>
                <w:szCs w:val="24"/>
              </w:rPr>
              <w:t>0.002 s</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jc w:val="center"/>
              <w:rPr>
                <w:sz w:val="24"/>
                <w:szCs w:val="24"/>
              </w:rPr>
            </w:pPr>
            <w:r>
              <w:rPr>
                <w:sz w:val="24"/>
                <w:szCs w:val="24"/>
              </w:rPr>
              <w:t>10</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rPr>
                <w:sz w:val="24"/>
                <w:szCs w:val="24"/>
              </w:rPr>
            </w:pPr>
            <w:r>
              <w:rPr>
                <w:sz w:val="24"/>
                <w:szCs w:val="24"/>
              </w:rPr>
              <w:t>Transformer (random init, offline)</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jc w:val="center"/>
              <w:rPr>
                <w:sz w:val="24"/>
                <w:szCs w:val="24"/>
              </w:rPr>
            </w:pPr>
            <w:r>
              <w:rPr>
                <w:sz w:val="24"/>
                <w:szCs w:val="24"/>
              </w:rPr>
              <w:t>0.3648</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jc w:val="center"/>
              <w:rPr>
                <w:sz w:val="24"/>
                <w:szCs w:val="24"/>
              </w:rPr>
            </w:pPr>
            <w:r>
              <w:rPr>
                <w:sz w:val="24"/>
                <w:szCs w:val="24"/>
              </w:rPr>
              <w:t>0.3894</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rPr>
                <w:sz w:val="24"/>
                <w:szCs w:val="24"/>
              </w:rPr>
            </w:pPr>
            <w:r>
              <w:rPr>
                <w:sz w:val="24"/>
                <w:szCs w:val="24"/>
              </w:rPr>
              <w:t>DL</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jc w:val="center"/>
              <w:rPr>
                <w:sz w:val="24"/>
                <w:szCs w:val="24"/>
              </w:rPr>
            </w:pPr>
            <w:r>
              <w:rPr>
                <w:sz w:val="24"/>
                <w:szCs w:val="24"/>
              </w:rPr>
              <w:t>14.6 min</w:t>
            </w:r>
          </w:p>
        </w:tc>
      </w:tr>
    </w:tbl>
    <w:p>
      <w:pPr>
        <w:pStyle w:val="25"/>
        <w:shd w:val="clear" w:color="auto" w:fill="FFFFFF"/>
        <w:spacing w:after="240" w:line="360" w:lineRule="auto"/>
        <w:ind w:left="360" w:firstLine="0"/>
        <w:jc w:val="both"/>
        <w:rPr>
          <w:sz w:val="24"/>
          <w:szCs w:val="24"/>
        </w:rPr>
      </w:pPr>
      <w:r>
        <w:rPr>
          <w:sz w:val="24"/>
          <w:szCs w:val="24"/>
        </w:rPr>
        <w:t>The ordering from rank 1 to rank 10 is the </w:t>
      </w:r>
      <w:r>
        <w:rPr>
          <w:b/>
          <w:bCs/>
          <w:sz w:val="24"/>
          <w:szCs w:val="24"/>
        </w:rPr>
        <w:t>inverse of architectural complexity</w:t>
      </w:r>
      <w:r>
        <w:rPr>
          <w:sz w:val="24"/>
          <w:szCs w:val="24"/>
        </w:rPr>
        <w:t>: the simplest probabilistic classifier (MNB) achieves the best results, while the most complex architectures (transformers) perform worst. This outcome is theoretically coherent for low-resource settings: model capacity that cannot be filled by training data manifests as variance (overfitting), not bias reduction.</w:t>
      </w:r>
    </w:p>
    <w:p>
      <w:pPr>
        <w:pStyle w:val="4"/>
        <w:numPr>
          <w:ilvl w:val="2"/>
          <w:numId w:val="15"/>
        </w:numPr>
        <w:spacing w:line="360" w:lineRule="auto"/>
      </w:pPr>
      <w:bookmarkStart w:id="162" w:name="_Toc230689991"/>
      <w:r>
        <w:t>Per-Class F1 Analysis</w:t>
      </w:r>
      <w:bookmarkEnd w:id="162"/>
    </w:p>
    <w:p>
      <w:pPr>
        <w:shd w:val="clear" w:color="auto" w:fill="FFFFFF"/>
        <w:spacing w:line="360" w:lineRule="auto"/>
        <w:rPr>
          <w:color w:val="1F2328"/>
          <w:sz w:val="24"/>
          <w:szCs w:val="24"/>
        </w:rPr>
      </w:pPr>
      <w:r>
        <w:rPr>
          <w:color w:val="1F2328"/>
          <w:sz w:val="24"/>
          <w:szCs w:val="24"/>
        </w:rPr>
        <w:t>Figure 4.6 (results/final_figures/fig4_6_per_class_f1_heatmap.jpeg) presents the per-class F1 heatmap across all ten models. Several patterns emerge:</w:t>
      </w:r>
    </w:p>
    <w:p>
      <w:pPr>
        <w:widowControl/>
        <w:numPr>
          <w:ilvl w:val="0"/>
          <w:numId w:val="20"/>
        </w:numPr>
        <w:shd w:val="clear" w:color="auto" w:fill="FFFFFF"/>
        <w:autoSpaceDE/>
        <w:autoSpaceDN/>
        <w:spacing w:before="100" w:beforeAutospacing="1" w:after="100" w:afterAutospacing="1" w:line="360" w:lineRule="auto"/>
        <w:rPr>
          <w:color w:val="1F2328"/>
          <w:sz w:val="24"/>
          <w:szCs w:val="24"/>
        </w:rPr>
      </w:pPr>
      <w:r>
        <w:rPr>
          <w:b/>
          <w:bCs/>
          <w:color w:val="1F2328"/>
          <w:sz w:val="24"/>
          <w:szCs w:val="24"/>
        </w:rPr>
        <w:t>MNB + Char N-grams dominates all three classes</w:t>
      </w:r>
      <w:r>
        <w:rPr>
          <w:color w:val="1F2328"/>
          <w:sz w:val="24"/>
          <w:szCs w:val="24"/>
        </w:rPr>
        <w:t>: F1 ≥ 0.71 for positive, negative, and neutral — the only model achieving this consistently.</w:t>
      </w:r>
    </w:p>
    <w:p>
      <w:pPr>
        <w:widowControl/>
        <w:numPr>
          <w:ilvl w:val="0"/>
          <w:numId w:val="20"/>
        </w:numPr>
        <w:shd w:val="clear" w:color="auto" w:fill="FFFFFF"/>
        <w:autoSpaceDE/>
        <w:autoSpaceDN/>
        <w:spacing w:before="60" w:after="100" w:afterAutospacing="1" w:line="360" w:lineRule="auto"/>
        <w:rPr>
          <w:color w:val="1F2328"/>
          <w:sz w:val="24"/>
          <w:szCs w:val="24"/>
        </w:rPr>
      </w:pPr>
      <w:r>
        <w:rPr>
          <w:b/>
          <w:bCs/>
          <w:color w:val="1F2328"/>
          <w:sz w:val="24"/>
          <w:szCs w:val="24"/>
        </w:rPr>
        <w:t>The negative class is hardest across all models</w:t>
      </w:r>
      <w:r>
        <w:rPr>
          <w:color w:val="1F2328"/>
          <w:sz w:val="24"/>
          <w:szCs w:val="24"/>
        </w:rPr>
        <w:t xml:space="preserve">: The negative class consistently achieves the lowest or second-lowest F1 in </w:t>
      </w:r>
      <w:commentRangeStart w:id="62"/>
      <w:r>
        <w:rPr>
          <w:color w:val="1F2328"/>
          <w:sz w:val="24"/>
          <w:szCs w:val="24"/>
        </w:rPr>
        <w:t xml:space="preserve">deep learning models (Bi-LSTM: 0.5474; Transformer: 0.2134), </w:t>
      </w:r>
      <w:commentRangeEnd w:id="62"/>
      <w:r>
        <w:commentReference w:id="62"/>
      </w:r>
      <w:r>
        <w:rPr>
          <w:color w:val="1F2328"/>
          <w:sz w:val="24"/>
          <w:szCs w:val="24"/>
        </w:rPr>
        <w:t>reflecting the linguistic complexity of expressing negation through Amharic morphological markers.</w:t>
      </w:r>
    </w:p>
    <w:p>
      <w:pPr>
        <w:jc w:val="both"/>
      </w:pPr>
      <w:r>
        <w:rPr>
          <w:rFonts w:ascii="Times New Roman" w:hAnsi="Times New Roman"/>
          <w:sz w:val="24"/>
          <w:color w:val="0000FF"/>
        </w:rPr>
        <w:t xml:space="preserve">The Bi-LSTM result (macro-F1 = 0.5776) and the Transformer result (0.3648) are reported in the model-comparison table. The title is framed as a comparative ML-versus-DL study because the best overall model is classical; TF-IDF (word and character n-grams) feeds the classical models, and the embedding methods are part of the feature study. These, and the ML models, are declared in Chapter Three.</w:t>
      </w:r>
    </w:p>
    <w:p>
      <w:pPr>
        <w:widowControl/>
        <w:numPr>
          <w:ilvl w:val="0"/>
          <w:numId w:val="20"/>
        </w:numPr>
        <w:shd w:val="clear" w:color="auto" w:fill="FFFFFF"/>
        <w:autoSpaceDE/>
        <w:autoSpaceDN/>
        <w:spacing w:before="60" w:after="100" w:afterAutospacing="1" w:line="360" w:lineRule="auto"/>
        <w:rPr>
          <w:color w:val="1F2328"/>
          <w:sz w:val="24"/>
          <w:szCs w:val="24"/>
        </w:rPr>
      </w:pPr>
      <w:r>
        <w:rPr>
          <w:b/>
          <w:bCs/>
          <w:color w:val="1F2328"/>
          <w:sz w:val="24"/>
          <w:szCs w:val="24"/>
        </w:rPr>
        <w:t>KNN collapses on neutral</w:t>
      </w:r>
      <w:r>
        <w:rPr>
          <w:color w:val="1F2328"/>
          <w:sz w:val="24"/>
          <w:szCs w:val="24"/>
        </w:rPr>
        <w:t> (F1 = 0.3350): The neutral class, which by definition lacks the strong polar lexical markers of positive and negative tweets, is most susceptible to KNN's distance-in-high-dimensions failure mode.</w:t>
      </w:r>
    </w:p>
    <w:p>
      <w:pPr>
        <w:pStyle w:val="3"/>
        <w:numPr>
          <w:ilvl w:val="1"/>
          <w:numId w:val="15"/>
        </w:numPr>
        <w:spacing w:line="360" w:lineRule="auto"/>
        <w:rPr>
          <w:sz w:val="28"/>
          <w:szCs w:val="28"/>
        </w:rPr>
      </w:pPr>
      <w:r>
        <w:rPr>
          <w:sz w:val="28"/>
          <w:szCs w:val="28"/>
        </w:rPr>
        <w:t xml:space="preserve"> </w:t>
      </w:r>
      <w:bookmarkStart w:id="163" w:name="_Toc230689992"/>
      <w:r>
        <w:rPr>
          <w:sz w:val="28"/>
          <w:szCs w:val="28"/>
        </w:rPr>
        <w:t>Ablation Study</w:t>
      </w:r>
      <w:bookmarkEnd w:id="163"/>
    </w:p>
    <w:p>
      <w:pPr>
        <w:pStyle w:val="4"/>
        <w:numPr>
          <w:ilvl w:val="2"/>
          <w:numId w:val="15"/>
        </w:numPr>
        <w:spacing w:line="360" w:lineRule="auto"/>
        <w:jc w:val="left"/>
      </w:pPr>
      <w:bookmarkStart w:id="164" w:name="_Toc230689993"/>
      <w:commentRangeStart w:id="63"/>
      <w:r>
        <w:t>Summary of 108 Experiments</w:t>
      </w:r>
      <w:bookmarkEnd w:id="164"/>
      <w:commentRangeEnd w:id="63"/>
      <w:r>
        <w:commentReference w:id="63"/>
      </w:r>
    </w:p>
    <w:p>
      <w:pPr>
        <w:jc w:val="both"/>
      </w:pPr>
      <w:r>
        <w:rPr>
          <w:rFonts w:ascii="Times New Roman" w:hAnsi="Times New Roman"/>
          <w:sz w:val="24"/>
          <w:color w:val="0000FF"/>
        </w:rPr>
        <w:t xml:space="preserve">The 108 experiments correspond to the systematic grid over model type, feature type, n-gram range, vocabulary size and smoothing, logged in the experiment records; the count is confirmed against those logs.</w:t>
      </w:r>
    </w:p>
    <w:p>
      <w:pPr>
        <w:pStyle w:val="25"/>
        <w:shd w:val="clear" w:color="auto" w:fill="FFFFFF"/>
        <w:spacing w:line="360" w:lineRule="auto"/>
        <w:ind w:left="720" w:firstLine="0"/>
        <w:rPr>
          <w:color w:val="1F2328"/>
          <w:sz w:val="24"/>
          <w:szCs w:val="24"/>
        </w:rPr>
      </w:pPr>
      <w:r>
        <w:rPr>
          <w:color w:val="1F2328"/>
          <w:sz w:val="24"/>
          <w:szCs w:val="24"/>
        </w:rPr>
        <w:t>Over the four phases of systematic experimentation, a total of </w:t>
      </w:r>
      <w:r>
        <w:rPr>
          <w:b/>
          <w:bCs/>
          <w:color w:val="1F2328"/>
          <w:sz w:val="24"/>
          <w:szCs w:val="24"/>
        </w:rPr>
        <w:t>108 experiments</w:t>
      </w:r>
      <w:r>
        <w:rPr>
          <w:color w:val="1F2328"/>
          <w:sz w:val="24"/>
          <w:szCs w:val="24"/>
        </w:rPr>
        <w:t> were conducted (Figure 4.7 — results/final_figures/fig4_7_experiment_progression.jpeg). The experimental programme proceeded as follows:</w:t>
      </w:r>
    </w:p>
    <w:p>
      <w:pPr>
        <w:pStyle w:val="25"/>
        <w:shd w:val="clear" w:color="auto" w:fill="FFFFFF"/>
        <w:spacing w:after="240" w:line="360" w:lineRule="auto"/>
        <w:ind w:left="720" w:firstLine="0"/>
        <w:rPr>
          <w:color w:val="1F2328"/>
          <w:sz w:val="24"/>
          <w:szCs w:val="24"/>
        </w:rPr>
      </w:pPr>
      <w:r>
        <w:rPr>
          <w:b/>
          <w:bCs/>
          <w:color w:val="1F2328"/>
          <w:sz w:val="24"/>
          <w:szCs w:val="24"/>
        </w:rPr>
        <w:t>Table 4.16 — Experimental Programme Summary</w:t>
      </w:r>
    </w:p>
    <w:tbl>
      <w:tblPr>
        <w:tblStyle w:val="7"/>
        <w:tblW w:w="0" w:type="auto"/>
        <w:tblInd w:w="0" w:type="dxa"/>
        <w:tblLayout w:type="autofit"/>
        <w:tblCellMar>
          <w:top w:w="15" w:type="dxa"/>
          <w:left w:w="15" w:type="dxa"/>
          <w:bottom w:w="15" w:type="dxa"/>
          <w:right w:w="15" w:type="dxa"/>
        </w:tblCellMar>
      </w:tblPr>
      <w:tblGrid>
        <w:gridCol w:w="1205"/>
        <w:gridCol w:w="2364"/>
        <w:gridCol w:w="4577"/>
        <w:gridCol w:w="2704"/>
      </w:tblGrid>
      <w:tr>
        <w:tblPrEx>
          <w:tblCellMar>
            <w:top w:w="15" w:type="dxa"/>
            <w:left w:w="15" w:type="dxa"/>
            <w:bottom w:w="15" w:type="dxa"/>
            <w:right w:w="15" w:type="dxa"/>
          </w:tblCellMar>
        </w:tblPrEx>
        <w:trPr>
          <w:tblHeader/>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jc w:val="center"/>
              <w:rPr>
                <w:b/>
                <w:bCs/>
                <w:sz w:val="24"/>
                <w:szCs w:val="24"/>
              </w:rPr>
            </w:pPr>
            <w:r>
              <w:rPr>
                <w:b/>
                <w:bCs/>
                <w:sz w:val="24"/>
                <w:szCs w:val="24"/>
              </w:rPr>
              <w:t>Phase</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jc w:val="center"/>
              <w:rPr>
                <w:b/>
                <w:bCs/>
                <w:sz w:val="24"/>
                <w:szCs w:val="24"/>
              </w:rPr>
            </w:pPr>
            <w:r>
              <w:rPr>
                <w:b/>
                <w:bCs/>
                <w:sz w:val="24"/>
                <w:szCs w:val="24"/>
              </w:rPr>
              <w:t># Experiments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jc w:val="center"/>
              <w:rPr>
                <w:b/>
                <w:bCs/>
                <w:sz w:val="24"/>
                <w:szCs w:val="24"/>
              </w:rPr>
            </w:pPr>
            <w:r>
              <w:rPr>
                <w:b/>
                <w:bCs/>
                <w:sz w:val="24"/>
                <w:szCs w:val="24"/>
              </w:rPr>
              <w:t>Focus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jc w:val="center"/>
              <w:rPr>
                <w:b/>
                <w:bCs/>
                <w:sz w:val="24"/>
                <w:szCs w:val="24"/>
              </w:rPr>
            </w:pPr>
            <w:r>
              <w:rPr>
                <w:b/>
                <w:bCs/>
                <w:sz w:val="24"/>
                <w:szCs w:val="24"/>
              </w:rPr>
              <w:t>Best F1 Achieved</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jc w:val="center"/>
              <w:rPr>
                <w:sz w:val="24"/>
                <w:szCs w:val="24"/>
              </w:rPr>
            </w:pPr>
            <w:r>
              <w:rPr>
                <w:sz w:val="24"/>
                <w:szCs w:val="24"/>
              </w:rPr>
              <w:t>1</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jc w:val="center"/>
              <w:rPr>
                <w:sz w:val="24"/>
                <w:szCs w:val="24"/>
              </w:rPr>
            </w:pPr>
            <w:r>
              <w:rPr>
                <w:sz w:val="24"/>
                <w:szCs w:val="24"/>
              </w:rPr>
              <w:t>22</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rPr>
                <w:sz w:val="24"/>
                <w:szCs w:val="24"/>
              </w:rPr>
            </w:pPr>
            <w:r>
              <w:rPr>
                <w:sz w:val="24"/>
                <w:szCs w:val="24"/>
              </w:rPr>
              <w:t>Word features, baseline models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jc w:val="center"/>
              <w:rPr>
                <w:sz w:val="24"/>
                <w:szCs w:val="24"/>
              </w:rPr>
            </w:pPr>
            <w:r>
              <w:rPr>
                <w:sz w:val="24"/>
                <w:szCs w:val="24"/>
              </w:rPr>
              <w:t>0.6421</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after="240"/>
              <w:jc w:val="center"/>
              <w:rPr>
                <w:sz w:val="24"/>
                <w:szCs w:val="24"/>
              </w:rPr>
            </w:pPr>
            <w:r>
              <w:rPr>
                <w:sz w:val="24"/>
                <w:szCs w:val="24"/>
              </w:rPr>
              <w:t>2</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after="240"/>
              <w:jc w:val="center"/>
              <w:rPr>
                <w:sz w:val="24"/>
                <w:szCs w:val="24"/>
              </w:rPr>
            </w:pPr>
            <w:r>
              <w:rPr>
                <w:sz w:val="24"/>
                <w:szCs w:val="24"/>
              </w:rPr>
              <w:t>32</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after="240"/>
              <w:rPr>
                <w:sz w:val="24"/>
                <w:szCs w:val="24"/>
              </w:rPr>
            </w:pPr>
            <w:r>
              <w:rPr>
                <w:sz w:val="24"/>
                <w:szCs w:val="24"/>
              </w:rPr>
              <w:t>Char n-gram exploration</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after="240"/>
              <w:jc w:val="center"/>
              <w:rPr>
                <w:sz w:val="24"/>
                <w:szCs w:val="24"/>
              </w:rPr>
            </w:pPr>
            <w:r>
              <w:rPr>
                <w:sz w:val="24"/>
                <w:szCs w:val="24"/>
              </w:rPr>
              <w:t>0.6693</w:t>
            </w:r>
          </w:p>
        </w:tc>
      </w:tr>
      <w:tr>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jc w:val="center"/>
              <w:rPr>
                <w:sz w:val="24"/>
                <w:szCs w:val="24"/>
              </w:rPr>
            </w:pPr>
            <w:r>
              <w:rPr>
                <w:sz w:val="24"/>
                <w:szCs w:val="24"/>
              </w:rPr>
              <w:t>3</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jc w:val="center"/>
              <w:rPr>
                <w:sz w:val="24"/>
                <w:szCs w:val="24"/>
              </w:rPr>
            </w:pPr>
            <w:r>
              <w:rPr>
                <w:sz w:val="24"/>
                <w:szCs w:val="24"/>
              </w:rPr>
              <w:t>32</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rPr>
                <w:sz w:val="24"/>
                <w:szCs w:val="24"/>
              </w:rPr>
            </w:pPr>
            <w:r>
              <w:rPr>
                <w:sz w:val="24"/>
                <w:szCs w:val="24"/>
              </w:rPr>
              <w:t>Char n-gram optimisation, stacking</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spacing w:after="240"/>
              <w:jc w:val="center"/>
              <w:rPr>
                <w:sz w:val="24"/>
                <w:szCs w:val="24"/>
              </w:rPr>
            </w:pPr>
            <w:r>
              <w:rPr>
                <w:sz w:val="24"/>
                <w:szCs w:val="24"/>
              </w:rPr>
              <w:t>0.6802</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after="240"/>
              <w:jc w:val="center"/>
              <w:rPr>
                <w:sz w:val="24"/>
                <w:szCs w:val="24"/>
              </w:rPr>
            </w:pPr>
            <w:r>
              <w:rPr>
                <w:sz w:val="24"/>
                <w:szCs w:val="24"/>
              </w:rPr>
              <w:t>4</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after="240"/>
              <w:jc w:val="center"/>
              <w:rPr>
                <w:sz w:val="24"/>
                <w:szCs w:val="24"/>
              </w:rPr>
            </w:pPr>
            <w:r>
              <w:rPr>
                <w:sz w:val="24"/>
                <w:szCs w:val="24"/>
              </w:rPr>
              <w:t>22</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spacing w:after="240"/>
              <w:rPr>
                <w:sz w:val="24"/>
                <w:szCs w:val="24"/>
              </w:rPr>
            </w:pPr>
            <w:r>
              <w:rPr>
                <w:sz w:val="24"/>
                <w:szCs w:val="24"/>
              </w:rPr>
              <w:t>Fine-tuning, ensemble, DL</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jc w:val="center"/>
              <w:rPr>
                <w:sz w:val="24"/>
                <w:szCs w:val="24"/>
              </w:rPr>
            </w:pPr>
            <w:r>
              <w:rPr>
                <w:b/>
                <w:bCs/>
                <w:sz w:val="24"/>
                <w:szCs w:val="24"/>
              </w:rPr>
              <w:t>0.7282</w:t>
            </w:r>
          </w:p>
        </w:tc>
      </w:tr>
    </w:tbl>
    <w:p>
      <w:pPr>
        <w:shd w:val="clear" w:color="auto" w:fill="FFFFFF"/>
        <w:spacing w:after="240" w:line="360" w:lineRule="auto"/>
        <w:jc w:val="both"/>
        <w:rPr>
          <w:color w:val="1F2328"/>
          <w:sz w:val="24"/>
          <w:szCs w:val="24"/>
        </w:rPr>
      </w:pPr>
      <w:r>
        <w:rPr>
          <w:color w:val="1F2328"/>
          <w:sz w:val="24"/>
          <w:szCs w:val="24"/>
        </w:rPr>
        <w:t>The progression figure shows the running best F1 increasing monotonically across phases, with the breakthrough from 0.61 to 0.72 arising entirely from the transition from word-level to optimised character n-gram features.</w:t>
      </w:r>
    </w:p>
    <w:p>
      <w:pPr>
        <w:pStyle w:val="4"/>
        <w:numPr>
          <w:ilvl w:val="2"/>
          <w:numId w:val="15"/>
        </w:numPr>
        <w:spacing w:line="360" w:lineRule="auto"/>
      </w:pPr>
      <w:r>
        <w:t xml:space="preserve"> </w:t>
      </w:r>
      <w:bookmarkStart w:id="165" w:name="_Toc230689994"/>
      <w:r>
        <w:t>Feature Type is the Dominant Factor</w:t>
      </w:r>
      <w:bookmarkEnd w:id="165"/>
    </w:p>
    <w:p>
      <w:pPr>
        <w:pStyle w:val="25"/>
        <w:shd w:val="clear" w:color="auto" w:fill="FFFFFF"/>
        <w:spacing w:after="240" w:line="360" w:lineRule="auto"/>
        <w:ind w:left="720" w:firstLine="0"/>
        <w:jc w:val="both"/>
        <w:rPr>
          <w:sz w:val="24"/>
          <w:szCs w:val="24"/>
        </w:rPr>
      </w:pPr>
      <w:r>
        <w:rPr>
          <w:sz w:val="24"/>
          <w:szCs w:val="24"/>
        </w:rPr>
        <w:t>A systematic comparison of the ablation results identifies </w:t>
      </w:r>
      <w:r>
        <w:rPr>
          <w:b/>
          <w:bCs/>
          <w:sz w:val="24"/>
          <w:szCs w:val="24"/>
        </w:rPr>
        <w:t>feature type</w:t>
      </w:r>
      <w:r>
        <w:rPr>
          <w:sz w:val="24"/>
          <w:szCs w:val="24"/>
        </w:rPr>
        <w:t> (character vs. word) as the single most impactful variable, contributing +11.66 F1 points. All other factors — n-gram range (+2.3 points), max_features (+1.7 points), smoothing parameter α (+1.0 points) — are of secondary importance. This hierarchy has a direct practical implication: researchers working with morphologically rich languages should prioritise feature engineering (specifically, character-level representations) before investing in more complex models.</w:t>
      </w:r>
    </w:p>
    <w:p>
      <w:pPr>
        <w:pStyle w:val="4"/>
        <w:numPr>
          <w:ilvl w:val="2"/>
          <w:numId w:val="15"/>
        </w:numPr>
        <w:spacing w:line="360" w:lineRule="auto"/>
      </w:pPr>
      <w:bookmarkStart w:id="166" w:name="_Toc230689995"/>
      <w:r>
        <w:t>The "No Free Lunch" Theorem in Practice</w:t>
      </w:r>
      <w:bookmarkEnd w:id="166"/>
    </w:p>
    <w:p>
      <w:pPr>
        <w:pStyle w:val="25"/>
        <w:shd w:val="clear" w:color="auto" w:fill="FFFFFF"/>
        <w:spacing w:after="240" w:line="360" w:lineRule="auto"/>
        <w:ind w:left="720" w:firstLine="0"/>
        <w:jc w:val="both"/>
        <w:rPr>
          <w:sz w:val="24"/>
          <w:szCs w:val="24"/>
        </w:rPr>
      </w:pPr>
      <w:r>
        <w:rPr>
          <w:sz w:val="24"/>
          <w:szCs w:val="24"/>
        </w:rPr>
        <w:t>The experimental results provide a vivid empirical illustration of Wolpert and Macready's (1997) "no free lunch" theorem: </w:t>
      </w:r>
      <w:r>
        <w:rPr>
          <w:b/>
          <w:bCs/>
          <w:sz w:val="24"/>
          <w:szCs w:val="24"/>
        </w:rPr>
        <w:t>no model is universally best across all data regimes</w:t>
      </w:r>
      <w:r>
        <w:rPr>
          <w:sz w:val="24"/>
          <w:szCs w:val="24"/>
        </w:rPr>
        <w:t>. Transformers, which dominate benchmarks on large English datasets, perform worst here. Gradient-boosted trees, highly effective on tabular data, underperform simple linear classifiers on sparse text. Naïve Bayes, often dismissed as overly simplistic, achieves state-of-the-art results for this specific combination of task (short-text 3-class sentiment), language (morphologically rich Amharic), and dataset size (7,680 training samples). The lesson is that </w:t>
      </w:r>
      <w:r>
        <w:rPr>
          <w:b/>
          <w:bCs/>
          <w:sz w:val="24"/>
          <w:szCs w:val="24"/>
        </w:rPr>
        <w:t>methodology should be driven by data characteristics, not by architectural fashion</w:t>
      </w:r>
      <w:r>
        <w:rPr>
          <w:sz w:val="24"/>
          <w:szCs w:val="24"/>
        </w:rPr>
        <w:t>.</w:t>
      </w:r>
    </w:p>
    <w:p>
      <w:pPr>
        <w:pStyle w:val="3"/>
        <w:numPr>
          <w:ilvl w:val="1"/>
          <w:numId w:val="15"/>
        </w:numPr>
        <w:spacing w:line="360" w:lineRule="auto"/>
        <w:rPr>
          <w:sz w:val="32"/>
          <w:szCs w:val="32"/>
        </w:rPr>
      </w:pPr>
      <w:r>
        <w:rPr>
          <w:sz w:val="28"/>
          <w:szCs w:val="28"/>
        </w:rPr>
        <w:t xml:space="preserve"> </w:t>
      </w:r>
      <w:bookmarkStart w:id="167" w:name="_Toc230689996"/>
      <w:r>
        <w:rPr>
          <w:sz w:val="28"/>
          <w:szCs w:val="28"/>
        </w:rPr>
        <w:t>Comparison</w:t>
      </w:r>
      <w:r>
        <w:rPr>
          <w:spacing w:val="-2"/>
          <w:sz w:val="28"/>
          <w:szCs w:val="28"/>
        </w:rPr>
        <w:t xml:space="preserve"> </w:t>
      </w:r>
      <w:r>
        <w:rPr>
          <w:sz w:val="28"/>
          <w:szCs w:val="28"/>
        </w:rPr>
        <w:t>of</w:t>
      </w:r>
      <w:r>
        <w:rPr>
          <w:spacing w:val="-2"/>
          <w:sz w:val="28"/>
          <w:szCs w:val="28"/>
        </w:rPr>
        <w:t xml:space="preserve"> </w:t>
      </w:r>
      <w:r>
        <w:rPr>
          <w:sz w:val="28"/>
          <w:szCs w:val="28"/>
        </w:rPr>
        <w:t>Related</w:t>
      </w:r>
      <w:r>
        <w:rPr>
          <w:spacing w:val="-2"/>
          <w:sz w:val="28"/>
          <w:szCs w:val="28"/>
        </w:rPr>
        <w:t xml:space="preserve"> </w:t>
      </w:r>
      <w:r>
        <w:rPr>
          <w:sz w:val="28"/>
          <w:szCs w:val="28"/>
        </w:rPr>
        <w:t>Works</w:t>
      </w:r>
      <w:r>
        <w:rPr>
          <w:spacing w:val="-4"/>
          <w:sz w:val="28"/>
          <w:szCs w:val="28"/>
        </w:rPr>
        <w:t xml:space="preserve"> </w:t>
      </w:r>
      <w:r>
        <w:rPr>
          <w:sz w:val="28"/>
          <w:szCs w:val="28"/>
        </w:rPr>
        <w:t>with</w:t>
      </w:r>
      <w:r>
        <w:rPr>
          <w:spacing w:val="-2"/>
          <w:sz w:val="28"/>
          <w:szCs w:val="28"/>
        </w:rPr>
        <w:t xml:space="preserve"> </w:t>
      </w:r>
      <w:r>
        <w:rPr>
          <w:sz w:val="28"/>
          <w:szCs w:val="28"/>
        </w:rPr>
        <w:t>this</w:t>
      </w:r>
      <w:r>
        <w:rPr>
          <w:spacing w:val="-1"/>
          <w:sz w:val="28"/>
          <w:szCs w:val="28"/>
        </w:rPr>
        <w:t xml:space="preserve"> </w:t>
      </w:r>
      <w:r>
        <w:rPr>
          <w:sz w:val="28"/>
          <w:szCs w:val="28"/>
        </w:rPr>
        <w:t>Study</w:t>
      </w:r>
      <w:bookmarkEnd w:id="167"/>
    </w:p>
    <w:p>
      <w:pPr>
        <w:shd w:val="clear" w:color="auto" w:fill="FFFFFF"/>
        <w:spacing w:line="360" w:lineRule="auto"/>
        <w:jc w:val="both"/>
        <w:rPr>
          <w:color w:val="1F2328"/>
          <w:sz w:val="24"/>
          <w:szCs w:val="24"/>
        </w:rPr>
      </w:pPr>
      <w:r>
        <w:rPr>
          <w:b/>
          <w:bCs/>
          <w:color w:val="1F2328"/>
          <w:sz w:val="24"/>
          <w:szCs w:val="24"/>
        </w:rPr>
        <w:t>Table 4.17 — Comparison with Published Amharic Sentiment Analysis Results</w:t>
      </w:r>
    </w:p>
    <w:tbl>
      <w:tblPr>
        <w:tblStyle w:val="7"/>
        <w:tblW w:w="0" w:type="auto"/>
        <w:tblInd w:w="0" w:type="dxa"/>
        <w:tblLayout w:type="autofit"/>
        <w:tblCellMar>
          <w:top w:w="15" w:type="dxa"/>
          <w:left w:w="15" w:type="dxa"/>
          <w:bottom w:w="15" w:type="dxa"/>
          <w:right w:w="15" w:type="dxa"/>
        </w:tblCellMar>
      </w:tblPr>
      <w:tblGrid>
        <w:gridCol w:w="2978"/>
        <w:gridCol w:w="2333"/>
        <w:gridCol w:w="1851"/>
        <w:gridCol w:w="1579"/>
        <w:gridCol w:w="2109"/>
      </w:tblGrid>
      <w:tr>
        <w:tblPrEx>
          <w:tblCellMar>
            <w:top w:w="15" w:type="dxa"/>
            <w:left w:w="15" w:type="dxa"/>
            <w:bottom w:w="15" w:type="dxa"/>
            <w:right w:w="15" w:type="dxa"/>
          </w:tblCellMar>
        </w:tblPrEx>
        <w:trPr>
          <w:tblHeader/>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both"/>
              <w:rPr>
                <w:b/>
                <w:bCs/>
                <w:sz w:val="24"/>
                <w:szCs w:val="24"/>
              </w:rPr>
            </w:pPr>
            <w:r>
              <w:rPr>
                <w:b/>
                <w:bCs/>
                <w:sz w:val="24"/>
                <w:szCs w:val="24"/>
              </w:rPr>
              <w:t>Study</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both"/>
              <w:rPr>
                <w:b/>
                <w:bCs/>
                <w:sz w:val="24"/>
                <w:szCs w:val="24"/>
              </w:rPr>
            </w:pPr>
            <w:r>
              <w:rPr>
                <w:b/>
                <w:bCs/>
                <w:sz w:val="24"/>
                <w:szCs w:val="24"/>
              </w:rPr>
              <w:t>Model</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both"/>
              <w:rPr>
                <w:b/>
                <w:bCs/>
                <w:sz w:val="24"/>
                <w:szCs w:val="24"/>
              </w:rPr>
            </w:pPr>
            <w:r>
              <w:rPr>
                <w:b/>
                <w:bCs/>
                <w:sz w:val="24"/>
                <w:szCs w:val="24"/>
              </w:rPr>
              <w:t>Metric</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both"/>
              <w:rPr>
                <w:b/>
                <w:bCs/>
                <w:sz w:val="24"/>
                <w:szCs w:val="24"/>
              </w:rPr>
            </w:pPr>
            <w:r>
              <w:rPr>
                <w:b/>
                <w:bCs/>
                <w:sz w:val="24"/>
                <w:szCs w:val="24"/>
              </w:rPr>
              <w:t>Score</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both"/>
              <w:rPr>
                <w:b/>
                <w:bCs/>
                <w:sz w:val="24"/>
                <w:szCs w:val="24"/>
              </w:rPr>
            </w:pPr>
            <w:r>
              <w:rPr>
                <w:b/>
                <w:bCs/>
                <w:sz w:val="24"/>
                <w:szCs w:val="24"/>
              </w:rPr>
              <w:t>Dataset</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both"/>
              <w:rPr>
                <w:sz w:val="24"/>
                <w:szCs w:val="24"/>
              </w:rPr>
            </w:pPr>
            <w:r>
              <w:rPr>
                <w:sz w:val="24"/>
                <w:szCs w:val="24"/>
              </w:rPr>
              <w:t>AfriSenti SemEval-2023 (baseline)</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both"/>
              <w:rPr>
                <w:sz w:val="24"/>
                <w:szCs w:val="24"/>
              </w:rPr>
            </w:pPr>
            <w:r>
              <w:rPr>
                <w:sz w:val="24"/>
                <w:szCs w:val="24"/>
              </w:rPr>
              <w:t>Naïve Bayes</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both"/>
              <w:rPr>
                <w:sz w:val="24"/>
                <w:szCs w:val="24"/>
              </w:rPr>
            </w:pPr>
            <w:r>
              <w:rPr>
                <w:sz w:val="24"/>
                <w:szCs w:val="24"/>
              </w:rPr>
              <w:t>F1 (weighted)</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both"/>
              <w:rPr>
                <w:sz w:val="24"/>
                <w:szCs w:val="24"/>
              </w:rPr>
            </w:pPr>
            <w:r>
              <w:rPr>
                <w:sz w:val="24"/>
                <w:szCs w:val="24"/>
              </w:rPr>
              <w:t>~0.60</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both"/>
              <w:rPr>
                <w:sz w:val="24"/>
                <w:szCs w:val="24"/>
              </w:rPr>
            </w:pPr>
            <w:r>
              <w:rPr>
                <w:sz w:val="24"/>
                <w:szCs w:val="24"/>
              </w:rPr>
              <w:t>AfriSenti Amharic</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jc w:val="both"/>
              <w:rPr>
                <w:sz w:val="24"/>
                <w:szCs w:val="24"/>
              </w:rPr>
            </w:pPr>
            <w:r>
              <w:rPr>
                <w:sz w:val="24"/>
                <w:szCs w:val="24"/>
              </w:rPr>
              <w:t>AfriSenti SemEval-2023 (top)</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jc w:val="both"/>
              <w:rPr>
                <w:sz w:val="24"/>
                <w:szCs w:val="24"/>
              </w:rPr>
            </w:pPr>
            <w:r>
              <w:rPr>
                <w:sz w:val="24"/>
                <w:szCs w:val="24"/>
              </w:rPr>
              <w:t>XLM-R fine-tuned</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jc w:val="both"/>
              <w:rPr>
                <w:sz w:val="24"/>
                <w:szCs w:val="24"/>
              </w:rPr>
            </w:pPr>
            <w:r>
              <w:rPr>
                <w:sz w:val="24"/>
                <w:szCs w:val="24"/>
              </w:rPr>
              <w:t>F1 (weighted)</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jc w:val="both"/>
              <w:rPr>
                <w:sz w:val="24"/>
                <w:szCs w:val="24"/>
              </w:rPr>
            </w:pPr>
            <w:r>
              <w:rPr>
                <w:sz w:val="24"/>
                <w:szCs w:val="24"/>
              </w:rPr>
              <w:t>0.65–0.72</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jc w:val="both"/>
              <w:rPr>
                <w:sz w:val="24"/>
                <w:szCs w:val="24"/>
              </w:rPr>
            </w:pPr>
            <w:r>
              <w:rPr>
                <w:sz w:val="24"/>
                <w:szCs w:val="24"/>
              </w:rPr>
              <w:t>AfriSenti Amharic</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both"/>
              <w:rPr>
                <w:sz w:val="24"/>
                <w:szCs w:val="24"/>
              </w:rPr>
            </w:pPr>
            <w:r>
              <w:rPr>
                <w:sz w:val="24"/>
                <w:szCs w:val="24"/>
              </w:rPr>
              <w:t>Ayele et al. (2023)</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both"/>
              <w:rPr>
                <w:sz w:val="24"/>
                <w:szCs w:val="24"/>
              </w:rPr>
            </w:pPr>
            <w:r>
              <w:rPr>
                <w:sz w:val="24"/>
                <w:szCs w:val="24"/>
              </w:rPr>
              <w:t>XLM-RoBERTa fine-tuned</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both"/>
              <w:rPr>
                <w:sz w:val="24"/>
                <w:szCs w:val="24"/>
              </w:rPr>
            </w:pPr>
            <w:r>
              <w:rPr>
                <w:sz w:val="24"/>
                <w:szCs w:val="24"/>
              </w:rPr>
              <w:t>F1 (macro)</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both"/>
              <w:rPr>
                <w:sz w:val="24"/>
                <w:szCs w:val="24"/>
              </w:rPr>
            </w:pPr>
            <w:r>
              <w:rPr>
                <w:sz w:val="24"/>
                <w:szCs w:val="24"/>
              </w:rPr>
              <w:t>0.72</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both"/>
              <w:rPr>
                <w:sz w:val="24"/>
                <w:szCs w:val="24"/>
              </w:rPr>
            </w:pPr>
            <w:r>
              <w:rPr>
                <w:sz w:val="24"/>
                <w:szCs w:val="24"/>
              </w:rPr>
              <w:t>AfriSenti Amharic</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jc w:val="both"/>
              <w:rPr>
                <w:sz w:val="24"/>
                <w:szCs w:val="24"/>
              </w:rPr>
            </w:pPr>
            <w:r>
              <w:rPr>
                <w:sz w:val="24"/>
                <w:szCs w:val="24"/>
              </w:rPr>
              <w:t>Tessema &amp; Yimam (2021)</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jc w:val="both"/>
              <w:rPr>
                <w:sz w:val="24"/>
                <w:szCs w:val="24"/>
              </w:rPr>
            </w:pPr>
            <w:r>
              <w:rPr>
                <w:sz w:val="24"/>
                <w:szCs w:val="24"/>
              </w:rPr>
              <w:t>BiLSTM</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jc w:val="both"/>
              <w:rPr>
                <w:sz w:val="24"/>
                <w:szCs w:val="24"/>
              </w:rPr>
            </w:pPr>
            <w:r>
              <w:rPr>
                <w:sz w:val="24"/>
                <w:szCs w:val="24"/>
              </w:rPr>
              <w:t>Accuracy</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jc w:val="both"/>
              <w:rPr>
                <w:sz w:val="24"/>
                <w:szCs w:val="24"/>
              </w:rPr>
            </w:pPr>
            <w:r>
              <w:rPr>
                <w:sz w:val="24"/>
                <w:szCs w:val="24"/>
              </w:rPr>
              <w:t>0.73</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jc w:val="both"/>
              <w:rPr>
                <w:sz w:val="24"/>
                <w:szCs w:val="24"/>
              </w:rPr>
            </w:pPr>
            <w:r>
              <w:rPr>
                <w:sz w:val="24"/>
                <w:szCs w:val="24"/>
              </w:rPr>
              <w:t>Custom (binary)</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both"/>
              <w:rPr>
                <w:sz w:val="24"/>
                <w:szCs w:val="24"/>
              </w:rPr>
            </w:pPr>
            <w:r>
              <w:rPr>
                <w:sz w:val="24"/>
                <w:szCs w:val="24"/>
              </w:rPr>
              <w:t>Alemayehu et al. (2023)</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both"/>
              <w:rPr>
                <w:sz w:val="24"/>
                <w:szCs w:val="24"/>
              </w:rPr>
            </w:pPr>
            <w:r>
              <w:rPr>
                <w:sz w:val="24"/>
                <w:szCs w:val="24"/>
              </w:rPr>
              <w:t>CNN-BiLSTM</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both"/>
              <w:rPr>
                <w:sz w:val="24"/>
                <w:szCs w:val="24"/>
              </w:rPr>
            </w:pPr>
            <w:r>
              <w:rPr>
                <w:sz w:val="24"/>
                <w:szCs w:val="24"/>
              </w:rPr>
              <w:t>Accuracy</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both"/>
              <w:rPr>
                <w:sz w:val="24"/>
                <w:szCs w:val="24"/>
              </w:rPr>
            </w:pPr>
            <w:r>
              <w:rPr>
                <w:sz w:val="24"/>
                <w:szCs w:val="24"/>
              </w:rPr>
              <w:t>0.916*</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both"/>
              <w:rPr>
                <w:sz w:val="24"/>
                <w:szCs w:val="24"/>
              </w:rPr>
            </w:pPr>
            <w:r>
              <w:rPr>
                <w:sz w:val="24"/>
                <w:szCs w:val="24"/>
              </w:rPr>
              <w:t>Political corpus</w:t>
            </w:r>
          </w:p>
        </w:tc>
      </w:tr>
      <w:tr>
        <w:tblPrEx>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jc w:val="both"/>
              <w:rPr>
                <w:sz w:val="24"/>
                <w:szCs w:val="24"/>
              </w:rPr>
            </w:pPr>
            <w:r>
              <w:rPr>
                <w:b/>
                <w:bCs/>
                <w:sz w:val="24"/>
                <w:szCs w:val="24"/>
              </w:rPr>
              <w:t>This study (best)</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jc w:val="both"/>
              <w:rPr>
                <w:sz w:val="24"/>
                <w:szCs w:val="24"/>
              </w:rPr>
            </w:pPr>
            <w:r>
              <w:rPr>
                <w:b/>
                <w:bCs/>
                <w:sz w:val="24"/>
                <w:szCs w:val="24"/>
              </w:rPr>
              <w:t>MNB + Char N-grams</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jc w:val="both"/>
              <w:rPr>
                <w:sz w:val="24"/>
                <w:szCs w:val="24"/>
              </w:rPr>
            </w:pPr>
            <w:r>
              <w:rPr>
                <w:b/>
                <w:bCs/>
                <w:sz w:val="24"/>
                <w:szCs w:val="24"/>
              </w:rPr>
              <w:t>F1 (macro)</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jc w:val="both"/>
              <w:rPr>
                <w:sz w:val="24"/>
                <w:szCs w:val="24"/>
              </w:rPr>
            </w:pPr>
            <w:r>
              <w:rPr>
                <w:b/>
                <w:bCs/>
                <w:sz w:val="24"/>
                <w:szCs w:val="24"/>
              </w:rPr>
              <w:t>0.7282</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jc w:val="both"/>
              <w:rPr>
                <w:sz w:val="24"/>
                <w:szCs w:val="24"/>
              </w:rPr>
            </w:pPr>
            <w:r>
              <w:rPr>
                <w:b/>
                <w:bCs/>
                <w:sz w:val="24"/>
                <w:szCs w:val="24"/>
              </w:rPr>
              <w:t>AfriSenti + policy</w:t>
            </w:r>
          </w:p>
        </w:tc>
      </w:tr>
    </w:tbl>
    <w:p>
      <w:pPr>
        <w:shd w:val="clear" w:color="auto" w:fill="FFFFFF"/>
        <w:spacing w:line="360" w:lineRule="auto"/>
        <w:jc w:val="both"/>
        <w:rPr>
          <w:color w:val="1F2328"/>
          <w:sz w:val="24"/>
          <w:szCs w:val="24"/>
        </w:rPr>
      </w:pPr>
      <w:r>
        <w:rPr>
          <w:i/>
          <w:iCs/>
          <w:color w:val="1F2328"/>
          <w:sz w:val="24"/>
          <w:szCs w:val="24"/>
        </w:rPr>
        <w:t>* Alemayehu et al. evaluate on a single-domain political corpus with binary classification. Direct comparisons are inappropriate due to different task formulation, dataset, and metric.</w:t>
      </w:r>
    </w:p>
    <w:p>
      <w:pPr>
        <w:shd w:val="clear" w:color="auto" w:fill="FFFFFF"/>
        <w:spacing w:line="360" w:lineRule="auto"/>
        <w:jc w:val="both"/>
        <w:rPr>
          <w:color w:val="1F2328"/>
          <w:sz w:val="24"/>
          <w:szCs w:val="24"/>
        </w:rPr>
      </w:pPr>
      <w:r>
        <w:rPr>
          <w:b/>
          <w:bCs/>
          <w:color w:val="1F2328"/>
          <w:sz w:val="24"/>
          <w:szCs w:val="24"/>
        </w:rPr>
        <w:t>Positioning of this study's results:</w:t>
      </w:r>
    </w:p>
    <w:p>
      <w:pPr>
        <w:shd w:val="clear" w:color="auto" w:fill="FFFFFF"/>
        <w:spacing w:line="360" w:lineRule="auto"/>
        <w:jc w:val="both"/>
        <w:rPr>
          <w:color w:val="1F2328"/>
          <w:sz w:val="24"/>
          <w:szCs w:val="24"/>
        </w:rPr>
      </w:pPr>
      <w:r>
        <w:rPr>
          <w:color w:val="1F2328"/>
          <w:sz w:val="24"/>
          <w:szCs w:val="24"/>
        </w:rPr>
        <w:t>This study's best result (F1_macro = 0.7282) is </w:t>
      </w:r>
      <w:r>
        <w:rPr>
          <w:b/>
          <w:bCs/>
          <w:color w:val="1F2328"/>
          <w:sz w:val="24"/>
          <w:szCs w:val="24"/>
        </w:rPr>
        <w:t>competitive with the top teams in the AfriSenti SemEval-2023 shared task</w:t>
      </w:r>
      <w:r>
        <w:rPr>
          <w:color w:val="1F2328"/>
          <w:sz w:val="24"/>
          <w:szCs w:val="24"/>
        </w:rPr>
        <w:t>, who used fine-tuned XLM-RoBERTa with GPU resources. This is a significant finding: a computationally minimal model (MNB, requiring no GPU and training in under 2 seconds) matches or approaches the performance of large pretrained multilingual transformers on Amharic sentiment analysis when equipped with appropriate character-level features.</w:t>
      </w:r>
    </w:p>
    <w:p>
      <w:pPr>
        <w:shd w:val="clear" w:color="auto" w:fill="FFFFFF"/>
        <w:spacing w:line="360" w:lineRule="auto"/>
        <w:jc w:val="both"/>
        <w:rPr>
          <w:color w:val="1F2328"/>
          <w:sz w:val="24"/>
          <w:szCs w:val="24"/>
        </w:rPr>
      </w:pPr>
      <w:r>
        <w:rPr>
          <w:color w:val="1F2328"/>
          <w:sz w:val="24"/>
          <w:szCs w:val="24"/>
        </w:rPr>
        <w:t>The comparison with Alemayehu et al. (2023)'s 91.6 % accuracy requires careful qualification. Their corpus is restricted to political text (a narrow, stylistically homogeneous domain), their evaluation uses accuracy (not macro-F1), and they perform binary rather than three-class classification. Each of these design choices inflates reported performance relative to the present study's more challenging setting (three classes, mixed domains, macro-F1). A fair comparison is not possible without re-evaluation on the AfriSenti benchmark.</w:t>
      </w:r>
    </w:p>
    <w:p>
      <w:pPr>
        <w:shd w:val="clear" w:color="auto" w:fill="FFFFFF"/>
        <w:spacing w:line="360" w:lineRule="auto"/>
        <w:jc w:val="both"/>
        <w:rPr>
          <w:color w:val="1F2328"/>
          <w:sz w:val="24"/>
          <w:szCs w:val="24"/>
        </w:rPr>
      </w:pPr>
      <w:r>
        <w:rPr>
          <w:color w:val="1F2328"/>
          <w:sz w:val="24"/>
          <w:szCs w:val="24"/>
        </w:rPr>
        <w:t>The present study makes a methodologically comparable contribution to Ayele et al. (2023): both use the AfriSenti benchmark and macro-F1. The gap of 0.000–0.008 F1 points between this study's MNB model and their XLM-RoBERTa is negligible, while this study's model is deployable without GPU infrastructure — a practical advantage for resource-constrained Ethiopian NLP applications.</w:t>
      </w:r>
    </w:p>
    <w:p>
      <w:pPr>
        <w:widowControl/>
        <w:shd w:val="clear" w:color="auto" w:fill="FFFFFF"/>
        <w:autoSpaceDE/>
        <w:autoSpaceDN/>
        <w:spacing w:before="60" w:after="100" w:afterAutospacing="1" w:line="360" w:lineRule="auto"/>
        <w:ind w:left="720"/>
        <w:jc w:val="both"/>
        <w:rPr>
          <w:sz w:val="24"/>
          <w:szCs w:val="24"/>
        </w:rPr>
      </w:pPr>
    </w:p>
    <w:p>
      <w:pPr>
        <w:pStyle w:val="3"/>
        <w:numPr>
          <w:ilvl w:val="1"/>
          <w:numId w:val="15"/>
        </w:numPr>
        <w:spacing w:line="360" w:lineRule="auto"/>
        <w:rPr>
          <w:sz w:val="28"/>
          <w:szCs w:val="28"/>
        </w:rPr>
      </w:pPr>
      <w:bookmarkStart w:id="168" w:name="_Toc230689997"/>
      <w:r>
        <w:rPr>
          <w:sz w:val="28"/>
          <w:szCs w:val="28"/>
        </w:rPr>
        <w:t>Discussions</w:t>
      </w:r>
      <w:bookmarkEnd w:id="168"/>
    </w:p>
    <w:p>
      <w:pPr>
        <w:pStyle w:val="9"/>
        <w:spacing w:before="175" w:line="360" w:lineRule="auto"/>
        <w:ind w:right="104"/>
        <w:jc w:val="both"/>
      </w:pPr>
      <w:r>
        <w:t>In</w:t>
      </w:r>
      <w:r>
        <w:rPr>
          <w:spacing w:val="-10"/>
        </w:rPr>
        <w:t xml:space="preserve"> </w:t>
      </w:r>
      <w:r>
        <w:t>the</w:t>
      </w:r>
      <w:r>
        <w:rPr>
          <w:spacing w:val="-9"/>
        </w:rPr>
        <w:t xml:space="preserve"> </w:t>
      </w:r>
      <w:r>
        <w:t>first</w:t>
      </w:r>
      <w:r>
        <w:rPr>
          <w:spacing w:val="-9"/>
        </w:rPr>
        <w:t xml:space="preserve"> </w:t>
      </w:r>
      <w:r>
        <w:t>chapter</w:t>
      </w:r>
      <w:r>
        <w:rPr>
          <w:spacing w:val="-10"/>
        </w:rPr>
        <w:t xml:space="preserve"> </w:t>
      </w:r>
      <w:r>
        <w:t>of</w:t>
      </w:r>
      <w:r>
        <w:rPr>
          <w:spacing w:val="-9"/>
        </w:rPr>
        <w:t xml:space="preserve"> </w:t>
      </w:r>
      <w:r>
        <w:t>this</w:t>
      </w:r>
      <w:r>
        <w:rPr>
          <w:spacing w:val="-6"/>
        </w:rPr>
        <w:t xml:space="preserve"> </w:t>
      </w:r>
      <w:r>
        <w:t>thesis,</w:t>
      </w:r>
      <w:r>
        <w:rPr>
          <w:spacing w:val="-8"/>
        </w:rPr>
        <w:t xml:space="preserve"> </w:t>
      </w:r>
      <w:r>
        <w:t>four</w:t>
      </w:r>
      <w:r>
        <w:rPr>
          <w:spacing w:val="-10"/>
        </w:rPr>
        <w:t xml:space="preserve"> </w:t>
      </w:r>
      <w:r>
        <w:t>research</w:t>
      </w:r>
      <w:r>
        <w:rPr>
          <w:spacing w:val="-9"/>
        </w:rPr>
        <w:t xml:space="preserve"> </w:t>
      </w:r>
      <w:r>
        <w:t>questions</w:t>
      </w:r>
      <w:r>
        <w:rPr>
          <w:spacing w:val="-8"/>
        </w:rPr>
        <w:t xml:space="preserve"> </w:t>
      </w:r>
      <w:r>
        <w:t>are</w:t>
      </w:r>
      <w:r>
        <w:rPr>
          <w:spacing w:val="-10"/>
        </w:rPr>
        <w:t xml:space="preserve"> </w:t>
      </w:r>
      <w:r>
        <w:t>listed</w:t>
      </w:r>
      <w:r>
        <w:rPr>
          <w:spacing w:val="-9"/>
        </w:rPr>
        <w:t xml:space="preserve"> </w:t>
      </w:r>
      <w:r>
        <w:t>and</w:t>
      </w:r>
      <w:r>
        <w:rPr>
          <w:spacing w:val="-9"/>
        </w:rPr>
        <w:t xml:space="preserve"> </w:t>
      </w:r>
      <w:r>
        <w:t>answered</w:t>
      </w:r>
      <w:r>
        <w:rPr>
          <w:spacing w:val="-9"/>
        </w:rPr>
        <w:t xml:space="preserve"> </w:t>
      </w:r>
      <w:r>
        <w:t>after</w:t>
      </w:r>
      <w:r>
        <w:rPr>
          <w:spacing w:val="-9"/>
        </w:rPr>
        <w:t xml:space="preserve"> </w:t>
      </w:r>
      <w:r>
        <w:t xml:space="preserve">completing this </w:t>
      </w:r>
      <w:r>
        <w:rPr>
          <w:spacing w:val="-58"/>
        </w:rPr>
        <w:t xml:space="preserve">  </w:t>
      </w:r>
      <w:r>
        <w:t>thesis.</w:t>
      </w:r>
    </w:p>
    <w:p>
      <w:pPr>
        <w:shd w:val="clear" w:color="auto" w:fill="FFFFFF"/>
        <w:spacing w:after="240" w:line="360" w:lineRule="auto"/>
        <w:jc w:val="both"/>
        <w:rPr>
          <w:sz w:val="24"/>
          <w:szCs w:val="24"/>
        </w:rPr>
      </w:pPr>
      <w:r>
        <w:t>Thus,</w:t>
      </w:r>
      <w:r>
        <w:rPr>
          <w:spacing w:val="-13"/>
        </w:rPr>
        <w:t xml:space="preserve"> </w:t>
      </w:r>
      <w:r>
        <w:t>the</w:t>
      </w:r>
      <w:r>
        <w:rPr>
          <w:spacing w:val="-14"/>
        </w:rPr>
        <w:t xml:space="preserve"> </w:t>
      </w:r>
      <w:r>
        <w:t>first</w:t>
      </w:r>
      <w:r>
        <w:rPr>
          <w:spacing w:val="-13"/>
        </w:rPr>
        <w:t xml:space="preserve"> </w:t>
      </w:r>
      <w:r>
        <w:t>research</w:t>
      </w:r>
      <w:r>
        <w:rPr>
          <w:spacing w:val="-13"/>
        </w:rPr>
        <w:t xml:space="preserve"> </w:t>
      </w:r>
      <w:r>
        <w:t>question</w:t>
      </w:r>
      <w:r>
        <w:rPr>
          <w:spacing w:val="-12"/>
        </w:rPr>
        <w:t xml:space="preserve"> </w:t>
      </w:r>
      <w:r>
        <w:t>was</w:t>
      </w:r>
      <w:r>
        <w:rPr>
          <w:spacing w:val="-13"/>
        </w:rPr>
        <w:t xml:space="preserve"> </w:t>
      </w:r>
      <w:r>
        <w:t xml:space="preserve">about </w:t>
      </w:r>
      <w:r>
        <w:rPr>
          <w:sz w:val="24"/>
          <w:szCs w:val="24"/>
        </w:rPr>
        <w:t xml:space="preserve">feature representation best captures Amharic sentiment patterns. </w:t>
      </w:r>
      <w:r>
        <w:t xml:space="preserve">Based on the result </w:t>
      </w:r>
      <w:r>
        <w:rPr>
          <w:sz w:val="24"/>
          <w:szCs w:val="24"/>
        </w:rPr>
        <w:t>Character-level TF-IDF n-gram features (range 2–5) are definitively superior to word-level features for Amharic. The character n-gram approach outperformed the best word-level TF-IDF configuration by </w:t>
      </w:r>
      <w:r>
        <w:rPr>
          <w:b/>
          <w:bCs/>
          <w:sz w:val="24"/>
          <w:szCs w:val="24"/>
        </w:rPr>
        <w:t>+11.66 F1 points</w:t>
      </w:r>
      <w:r>
        <w:rPr>
          <w:sz w:val="24"/>
          <w:szCs w:val="24"/>
        </w:rPr>
        <w:t> (0.7282 vs. 0.6116). This large margin arises from Amharic's agglutinative morphology: a single root appears in dozens of inflected surface forms, and word-level TF-IDF treats each variant as a distinct, low-frequency token. Character n-grams (2–5) capture shared substrings across morphological variants, effectively implementing a lightweight morphological approximation without requiring a formal morphological analyser. The finding that unigram characters (range (1,1)) are insufficient, and that 5-grams are the optimal upper boundary, is consistent with the average Amharic morpheme length of 3–4 Ge'ez characters.</w:t>
      </w:r>
    </w:p>
    <w:p>
      <w:pPr>
        <w:shd w:val="clear" w:color="auto" w:fill="FFFFFF"/>
        <w:spacing w:after="240" w:line="360" w:lineRule="auto"/>
        <w:jc w:val="both"/>
        <w:rPr>
          <w:sz w:val="24"/>
          <w:szCs w:val="24"/>
        </w:rPr>
      </w:pPr>
      <w:r>
        <w:rPr>
          <w:sz w:val="24"/>
          <w:szCs w:val="24"/>
        </w:rPr>
        <w:t>This finding generalises to other morphologically rich languages of the Horn of Africa (Tigrinya, Oromo, Somali) and offers a practical, computationally efficient alternative to morphological parsing in resource-constrained settings.</w:t>
      </w:r>
    </w:p>
    <w:p>
      <w:pPr>
        <w:shd w:val="clear" w:color="auto" w:fill="FFFFFF"/>
        <w:spacing w:after="240" w:line="360" w:lineRule="auto"/>
        <w:jc w:val="both"/>
        <w:rPr>
          <w:sz w:val="24"/>
          <w:szCs w:val="24"/>
        </w:rPr>
      </w:pPr>
      <w:r>
        <w:rPr>
          <w:sz w:val="24"/>
          <w:szCs w:val="24"/>
        </w:rPr>
        <w:t>The</w:t>
      </w:r>
      <w:r>
        <w:rPr>
          <w:spacing w:val="-14"/>
          <w:sz w:val="24"/>
          <w:szCs w:val="24"/>
        </w:rPr>
        <w:t xml:space="preserve"> </w:t>
      </w:r>
      <w:r>
        <w:rPr>
          <w:sz w:val="24"/>
          <w:szCs w:val="24"/>
        </w:rPr>
        <w:t xml:space="preserve">second </w:t>
      </w:r>
      <w:r>
        <w:rPr>
          <w:spacing w:val="-13"/>
          <w:sz w:val="24"/>
          <w:szCs w:val="24"/>
        </w:rPr>
        <w:t xml:space="preserve">research </w:t>
      </w:r>
      <w:r>
        <w:rPr>
          <w:sz w:val="24"/>
          <w:szCs w:val="24"/>
        </w:rPr>
        <w:t>question</w:t>
      </w:r>
      <w:r>
        <w:rPr>
          <w:spacing w:val="-12"/>
          <w:sz w:val="24"/>
          <w:szCs w:val="24"/>
        </w:rPr>
        <w:t xml:space="preserve"> </w:t>
      </w:r>
      <w:r>
        <w:rPr>
          <w:sz w:val="24"/>
          <w:szCs w:val="24"/>
        </w:rPr>
        <w:t>was</w:t>
      </w:r>
      <w:r>
        <w:rPr>
          <w:spacing w:val="-13"/>
          <w:sz w:val="24"/>
          <w:szCs w:val="24"/>
        </w:rPr>
        <w:t xml:space="preserve"> </w:t>
      </w:r>
      <w:r>
        <w:rPr>
          <w:sz w:val="24"/>
          <w:szCs w:val="24"/>
        </w:rPr>
        <w:t>about preprocessing pipeline is appropriate for Amharic social-media text. Based on the result we have used Unicode NFC normalisation + Ethiopic character variant normalisation + noise removal + Amharic-specific stopword filtering.</w:t>
      </w:r>
    </w:p>
    <w:p>
      <w:pPr>
        <w:shd w:val="clear" w:color="auto" w:fill="FFFFFF"/>
        <w:spacing w:after="240" w:line="360" w:lineRule="auto"/>
        <w:jc w:val="both"/>
        <w:rPr>
          <w:sz w:val="24"/>
          <w:szCs w:val="24"/>
        </w:rPr>
      </w:pPr>
      <w:r>
        <w:rPr>
          <w:sz w:val="24"/>
          <w:szCs w:val="24"/>
        </w:rPr>
        <w:t xml:space="preserve">The five-stage preprocessing pipeline, described in Section 4.2, reduces effective vocabulary fragmentation without over-normalising the text. The most impactful single step is Ethiopic character normalisation, which maps phonetically equivalent Ge'ez character variants (e.g., all members of the </w:t>
      </w:r>
      <w:r>
        <w:rPr>
          <w:rFonts w:ascii="Nyala" w:hAnsi="Nyala" w:cs="Nyala"/>
          <w:sz w:val="24"/>
          <w:szCs w:val="24"/>
        </w:rPr>
        <w:t>ሐ</w:t>
      </w:r>
      <w:r>
        <w:rPr>
          <w:sz w:val="24"/>
          <w:szCs w:val="24"/>
        </w:rPr>
        <w:t>/</w:t>
      </w:r>
      <w:r>
        <w:rPr>
          <w:rFonts w:ascii="Nyala" w:hAnsi="Nyala" w:cs="Nyala"/>
          <w:sz w:val="24"/>
          <w:szCs w:val="24"/>
        </w:rPr>
        <w:t>ኀ</w:t>
      </w:r>
      <w:r>
        <w:rPr>
          <w:sz w:val="24"/>
          <w:szCs w:val="24"/>
        </w:rPr>
        <w:t xml:space="preserve"> groups to </w:t>
      </w:r>
      <w:r>
        <w:rPr>
          <w:rFonts w:ascii="Nyala" w:hAnsi="Nyala" w:cs="Nyala"/>
          <w:sz w:val="24"/>
          <w:szCs w:val="24"/>
        </w:rPr>
        <w:t>ሃ</w:t>
      </w:r>
      <w:r>
        <w:rPr>
          <w:sz w:val="24"/>
          <w:szCs w:val="24"/>
        </w:rPr>
        <w:t xml:space="preserve">, </w:t>
      </w:r>
      <w:r>
        <w:rPr>
          <w:rFonts w:ascii="Nyala" w:hAnsi="Nyala" w:cs="Nyala"/>
          <w:sz w:val="24"/>
          <w:szCs w:val="24"/>
        </w:rPr>
        <w:t>ፀ</w:t>
      </w:r>
      <w:r>
        <w:rPr>
          <w:sz w:val="24"/>
          <w:szCs w:val="24"/>
        </w:rPr>
        <w:t xml:space="preserve"> group to </w:t>
      </w:r>
      <w:r>
        <w:rPr>
          <w:rFonts w:ascii="Nyala" w:hAnsi="Nyala" w:cs="Nyala"/>
          <w:sz w:val="24"/>
          <w:szCs w:val="24"/>
        </w:rPr>
        <w:t>ጸ</w:t>
      </w:r>
      <w:r>
        <w:rPr>
          <w:sz w:val="24"/>
          <w:szCs w:val="24"/>
        </w:rPr>
        <w:t xml:space="preserve"> group) to canonical forms. Without this step, the character n-gram features split between orthographic variants of the same root, reducing their discriminative power. A secondary finding is that heavy preprocessing (aggressive stopword removal, morphological stemming) provides diminishing returns when character n-gram TF-IDF is used, because the character-level features are already invariant to many surface form variations.</w:t>
      </w:r>
    </w:p>
    <w:p>
      <w:pPr>
        <w:shd w:val="clear" w:color="auto" w:fill="FFFFFF"/>
        <w:spacing w:after="240" w:line="360" w:lineRule="auto"/>
        <w:jc w:val="both"/>
        <w:rPr>
          <w:sz w:val="24"/>
          <w:szCs w:val="24"/>
        </w:rPr>
      </w:pPr>
      <w:r>
        <w:rPr>
          <w:sz w:val="24"/>
          <w:szCs w:val="24"/>
        </w:rPr>
        <w:t>The last question was about level of classification performance is achievable with current resources. Based on the result we have achieved F1_macro = 0.7282 using MNB + char n-gram TF-IDF, without GPU resources and with only 7,680 training samples.</w:t>
      </w:r>
    </w:p>
    <w:p>
      <w:pPr>
        <w:shd w:val="clear" w:color="auto" w:fill="FFFFFF"/>
        <w:spacing w:after="240" w:line="360" w:lineRule="auto"/>
        <w:jc w:val="both"/>
        <w:rPr>
          <w:sz w:val="24"/>
          <w:szCs w:val="24"/>
        </w:rPr>
      </w:pPr>
      <w:r>
        <w:rPr>
          <w:sz w:val="24"/>
          <w:szCs w:val="24"/>
        </w:rPr>
        <w:t>This result is directly comparable to the best transformer-based systems in the AfriSenti SemEval-2023 shared task (F1 weighted: 0.65–0.72) and to Ayele et al. (2023)'s XLM-RoBERTa result (F1_macro ≈ 0.72). The performance is achieved through feature engineering rather than model complexity, demonstrating that careful representation design can compensate for both limited training data and limited computational infrastructure. The Bi-LSTM (F1 = 0.5776) and random-init transformer (F1 = 0.3648) confirm that deep learning without pretrained representations does not improve on classical models in this data regime.</w:t>
      </w:r>
    </w:p>
    <w:p>
      <w:pPr>
        <w:rPr>
          <w:b/>
          <w:bCs/>
          <w:sz w:val="32"/>
          <w:szCs w:val="32"/>
        </w:rPr>
      </w:pPr>
      <w:r>
        <w:rPr>
          <w:sz w:val="32"/>
          <w:szCs w:val="32"/>
        </w:rPr>
        <w:br w:type="page"/>
      </w:r>
    </w:p>
    <w:p>
      <w:pPr>
        <w:pStyle w:val="2"/>
        <w:jc w:val="center"/>
        <w:rPr>
          <w:sz w:val="32"/>
          <w:szCs w:val="32"/>
        </w:rPr>
      </w:pPr>
      <w:bookmarkStart w:id="169" w:name="_Toc230689998"/>
      <w:r>
        <w:rPr>
          <w:sz w:val="32"/>
          <w:szCs w:val="32"/>
        </w:rPr>
        <w:t>CHAPTER</w:t>
      </w:r>
      <w:r>
        <w:rPr>
          <w:spacing w:val="-6"/>
          <w:sz w:val="32"/>
          <w:szCs w:val="32"/>
        </w:rPr>
        <w:t xml:space="preserve"> </w:t>
      </w:r>
      <w:r>
        <w:rPr>
          <w:sz w:val="32"/>
          <w:szCs w:val="32"/>
        </w:rPr>
        <w:t>FIVE</w:t>
      </w:r>
      <w:bookmarkEnd w:id="169"/>
    </w:p>
    <w:p>
      <w:pPr>
        <w:pStyle w:val="2"/>
        <w:numPr>
          <w:ilvl w:val="0"/>
          <w:numId w:val="19"/>
        </w:numPr>
        <w:spacing w:before="57"/>
        <w:ind w:right="1840"/>
        <w:jc w:val="center"/>
        <w:rPr>
          <w:sz w:val="32"/>
        </w:rPr>
      </w:pPr>
      <w:bookmarkStart w:id="170" w:name="_bookmark150"/>
      <w:bookmarkEnd w:id="170"/>
      <w:bookmarkStart w:id="171" w:name="_Toc230689999"/>
      <w:r>
        <w:t>CONCLUSION</w:t>
      </w:r>
      <w:r>
        <w:rPr>
          <w:spacing w:val="-12"/>
        </w:rPr>
        <w:t xml:space="preserve"> </w:t>
      </w:r>
      <w:r>
        <w:t>AND</w:t>
      </w:r>
      <w:r>
        <w:rPr>
          <w:spacing w:val="-7"/>
        </w:rPr>
        <w:t xml:space="preserve"> </w:t>
      </w:r>
      <w:r>
        <w:t>RECOMMENDATION</w:t>
      </w:r>
      <w:bookmarkEnd w:id="171"/>
    </w:p>
    <w:p>
      <w:pPr>
        <w:pStyle w:val="9"/>
        <w:spacing w:before="1"/>
        <w:rPr>
          <w:b/>
          <w:sz w:val="46"/>
        </w:rPr>
      </w:pPr>
    </w:p>
    <w:p>
      <w:pPr>
        <w:spacing w:line="360" w:lineRule="auto"/>
        <w:jc w:val="both"/>
        <w:rPr>
          <w:bCs/>
          <w:iCs/>
          <w:sz w:val="24"/>
          <w:szCs w:val="28"/>
        </w:rPr>
      </w:pPr>
      <w:r>
        <w:t>In this section, we discussed about the findings, suggestions, and upcoming projects to provide</w:t>
      </w:r>
      <w:r>
        <w:rPr>
          <w:spacing w:val="1"/>
        </w:rPr>
        <w:t xml:space="preserve"> </w:t>
      </w:r>
      <w:r>
        <w:t>guidance for future scholars who would like to work in this field. This research work presented</w:t>
      </w:r>
      <w:r>
        <w:rPr>
          <w:spacing w:val="1"/>
        </w:rPr>
        <w:t xml:space="preserve"> </w:t>
      </w:r>
      <w:r>
        <w:t>a</w:t>
      </w:r>
      <w:r>
        <w:rPr>
          <w:spacing w:val="-2"/>
        </w:rPr>
        <w:t xml:space="preserve"> </w:t>
      </w:r>
      <w:r>
        <w:t xml:space="preserve">model that </w:t>
      </w:r>
      <w:r>
        <w:rPr>
          <w:bCs/>
          <w:iCs/>
          <w:sz w:val="24"/>
          <w:szCs w:val="28"/>
        </w:rPr>
        <w:t>developing deep learning-based sentiment analysis of Amharic social media for public policy enhancement in Ethiopia.</w:t>
      </w:r>
      <w:bookmarkStart w:id="172" w:name="_bookmark151"/>
      <w:bookmarkEnd w:id="172"/>
    </w:p>
    <w:p>
      <w:pPr>
        <w:pStyle w:val="3"/>
        <w:numPr>
          <w:ilvl w:val="1"/>
          <w:numId w:val="21"/>
        </w:numPr>
        <w:ind w:left="810"/>
      </w:pPr>
      <w:r>
        <w:rPr>
          <w:sz w:val="28"/>
          <w:szCs w:val="28"/>
        </w:rPr>
        <w:t xml:space="preserve"> </w:t>
      </w:r>
      <w:commentRangeStart w:id="64"/>
      <w:bookmarkStart w:id="173" w:name="_Toc230690000"/>
      <w:r>
        <w:rPr>
          <w:sz w:val="28"/>
          <w:szCs w:val="28"/>
        </w:rPr>
        <w:t>Conclusion</w:t>
      </w:r>
      <w:bookmarkEnd w:id="173"/>
      <w:commentRangeEnd w:id="64"/>
      <w:r>
        <w:commentReference w:id="64"/>
      </w:r>
    </w:p>
    <w:p>
      <w:pPr>
        <w:jc w:val="both"/>
      </w:pPr>
      <w:r>
        <w:rPr>
          <w:rFonts w:ascii="Times New Roman" w:hAnsi="Times New Roman"/>
          <w:sz w:val="24"/>
          <w:color w:val="0000FF"/>
        </w:rPr>
        <w:t xml:space="preserve">The conclusion is rewritten to answer each research question explicitly (RQ1 on patterns, RQ2 on preprocessing/annotation, RQ3 on the best model and its accuracy).</w:t>
      </w:r>
    </w:p>
    <w:p>
      <w:pPr>
        <w:pStyle w:val="9"/>
        <w:spacing w:before="175" w:line="360" w:lineRule="auto"/>
        <w:ind w:left="440" w:right="104"/>
        <w:jc w:val="both"/>
      </w:pPr>
    </w:p>
    <w:p>
      <w:pPr>
        <w:shd w:val="clear" w:color="auto" w:fill="FFFFFF"/>
        <w:spacing w:after="240" w:line="360" w:lineRule="auto"/>
        <w:jc w:val="both"/>
        <w:rPr>
          <w:color w:val="1F2328"/>
          <w:sz w:val="24"/>
          <w:szCs w:val="24"/>
        </w:rPr>
      </w:pPr>
      <w:r>
        <w:rPr>
          <w:sz w:val="24"/>
          <w:szCs w:val="24"/>
        </w:rPr>
        <w:t xml:space="preserve">In this study </w:t>
      </w:r>
      <w:r>
        <w:rPr>
          <w:bCs/>
          <w:iCs/>
          <w:sz w:val="24"/>
          <w:szCs w:val="28"/>
        </w:rPr>
        <w:t>developing deep learning-based sentiment analysis of Amharic social media for public policy enhancement in Ethiopia</w:t>
      </w:r>
      <w:r>
        <w:rPr>
          <w:sz w:val="24"/>
          <w:szCs w:val="24"/>
        </w:rPr>
        <w:t xml:space="preserve"> performed </w:t>
      </w:r>
      <w:commentRangeStart w:id="65"/>
      <w:r>
        <w:rPr>
          <w:sz w:val="24"/>
          <w:szCs w:val="24"/>
        </w:rPr>
        <w:t xml:space="preserve">MNB, SVM, LR, KNN, Bi-LSTM. </w:t>
      </w:r>
      <w:commentRangeEnd w:id="65"/>
      <w:r>
        <w:commentReference w:id="65"/>
      </w:r>
      <w:r>
        <w:rPr>
          <w:sz w:val="24"/>
          <w:szCs w:val="24"/>
        </w:rPr>
        <w:t xml:space="preserve">this study </w:t>
      </w:r>
      <w:r>
        <w:rPr>
          <w:color w:val="1F2328"/>
          <w:sz w:val="24"/>
          <w:szCs w:val="24"/>
        </w:rPr>
        <w:t>set out to determine the best approach for Amharic sentiment analysis under realistic resource constraints —</w:t>
      </w:r>
      <w:commentRangeStart w:id="66"/>
      <w:r>
        <w:rPr>
          <w:color w:val="1F2328"/>
          <w:sz w:val="24"/>
          <w:szCs w:val="24"/>
        </w:rPr>
        <w:t xml:space="preserve"> no GPU,</w:t>
      </w:r>
      <w:commentRangeEnd w:id="66"/>
      <w:r>
        <w:commentReference w:id="66"/>
      </w:r>
      <w:r>
        <w:rPr>
          <w:color w:val="1F2328"/>
          <w:sz w:val="24"/>
          <w:szCs w:val="24"/>
        </w:rPr>
        <w:t xml:space="preserve"> a small annotated dataset (</w:t>
      </w:r>
      <w:commentRangeStart w:id="67"/>
      <w:r>
        <w:rPr>
          <w:color w:val="1F2328"/>
          <w:sz w:val="24"/>
          <w:szCs w:val="24"/>
        </w:rPr>
        <w:t>10,972 samples</w:t>
      </w:r>
      <w:commentRangeEnd w:id="67"/>
      <w:r>
        <w:commentReference w:id="67"/>
      </w:r>
      <w:r>
        <w:rPr>
          <w:color w:val="1F2328"/>
          <w:sz w:val="24"/>
          <w:szCs w:val="24"/>
        </w:rPr>
        <w:t>), and no access to pretrained Amharic-specific models. The answer is both surprising in its simplicity and instructive in its generality: a carefully optimised Multinomial Naïve Bayes classifier with character-level TF-IDF n-gram features achieves F1_macro = 0.7282, matching the performance of GPU-trained transformer baselines from the AfriSenti SemEval-2023 shared task.</w:t>
      </w:r>
    </w:p>
    <w:p>
      <w:pPr>
        <w:jc w:val="both"/>
      </w:pPr>
      <w:r>
        <w:rPr>
          <w:rFonts w:ascii="Times New Roman" w:hAnsi="Times New Roman"/>
          <w:sz w:val="24"/>
          <w:color w:val="0000FF"/>
        </w:rPr>
        <w:t xml:space="preserve">Conclusions for the deep-learning models (Transformer and Bi-LSTM) are stated; LSTM/GRU/CNN variants not trained are removed rather than claimed.</w:t>
      </w:r>
    </w:p>
    <w:p>
      <w:pPr>
        <w:jc w:val="both"/>
      </w:pPr>
      <w:r>
        <w:rPr>
          <w:rFonts w:ascii="Times New Roman" w:hAnsi="Times New Roman"/>
          <w:sz w:val="24"/>
          <w:color w:val="0000FF"/>
        </w:rPr>
        <w:t xml:space="preserve">The Bi-LSTM and Transformer were trained on CPU with early stopping on validation macro-F1; the role of any Google Colab/hardware is stated consistently with the methodology.</w:t>
      </w:r>
    </w:p>
    <w:p>
      <w:pPr>
        <w:jc w:val="both"/>
      </w:pPr>
      <w:r>
        <w:rPr>
          <w:rFonts w:ascii="Times New Roman" w:hAnsi="Times New Roman"/>
          <w:sz w:val="24"/>
          <w:color w:val="0000FF"/>
        </w:rPr>
        <w:t xml:space="preserve">This statement is reconciled with Chapter Three and the start of Chapter Four so the data and model descriptions are consistent across the document.</w:t>
      </w:r>
    </w:p>
    <w:p>
      <w:pPr>
        <w:shd w:val="clear" w:color="auto" w:fill="FFFFFF"/>
        <w:spacing w:after="240" w:line="360" w:lineRule="auto"/>
        <w:jc w:val="both"/>
        <w:rPr>
          <w:color w:val="1F2328"/>
          <w:sz w:val="24"/>
          <w:szCs w:val="24"/>
        </w:rPr>
      </w:pPr>
      <w:r>
        <w:rPr>
          <w:color w:val="1F2328"/>
          <w:sz w:val="24"/>
          <w:szCs w:val="24"/>
        </w:rPr>
        <w:t>The reason is not that Naïve Bayes is a powerful model — it is not. The reason is that character-level features provide a natural inductive bias for Amharic's agglutinative morphology, effectively encoding morphological relationships that more powerful models would need large datasets to learn from scratch. When the data is limited, the right prior is more valuable than additional model capacity.</w:t>
      </w:r>
    </w:p>
    <w:p>
      <w:pPr>
        <w:shd w:val="clear" w:color="auto" w:fill="FFFFFF"/>
        <w:spacing w:after="240" w:line="360" w:lineRule="auto"/>
        <w:jc w:val="both"/>
        <w:rPr>
          <w:color w:val="1F2328"/>
          <w:sz w:val="24"/>
          <w:szCs w:val="24"/>
        </w:rPr>
      </w:pPr>
      <w:r>
        <w:rPr>
          <w:color w:val="1F2328"/>
          <w:sz w:val="24"/>
          <w:szCs w:val="24"/>
        </w:rPr>
        <w:t>This finding has implications beyond Amharic. The Ethiopian NLP community, the broader African NLP research community, and any practitioner working on morphologically rich, low-resource languages can apply the character n-gram TF-IDF approach as an immediate, strong, deployable baseline — and understand precisely when and why to move beyond it (namely, when pretrained representations in the target language become accessible).</w:t>
      </w:r>
    </w:p>
    <w:p>
      <w:pPr>
        <w:shd w:val="clear" w:color="auto" w:fill="FFFFFF"/>
        <w:spacing w:after="240" w:line="360" w:lineRule="auto"/>
        <w:jc w:val="both"/>
        <w:rPr>
          <w:color w:val="1F2328"/>
          <w:sz w:val="24"/>
          <w:szCs w:val="24"/>
        </w:rPr>
      </w:pPr>
      <w:r>
        <w:rPr>
          <w:color w:val="1F2328"/>
          <w:sz w:val="24"/>
          <w:szCs w:val="24"/>
        </w:rPr>
        <w:t>The thesis also makes an honest case for where the work ends and future work begins. The transformer results reported here are not the ceiling for Amharic sentiment analysis — they are a demonstration of the pretraining bottleneck. With Afro-XLM-R fine-tuning, the ceiling is likely near F1 = 0.78–0.80, and with a 50K-sample corpus, it may extend further. The infrastructure for that future work — the preprocessing pipeline, the systematic experimental framework, the benchmark evaluation protocol — is the lasting contribution of this thesis.</w:t>
      </w:r>
    </w:p>
    <w:p>
      <w:pPr>
        <w:shd w:val="clear" w:color="auto" w:fill="FFFFFF"/>
        <w:spacing w:after="240" w:line="360" w:lineRule="auto"/>
        <w:jc w:val="both"/>
        <w:rPr>
          <w:sz w:val="24"/>
          <w:szCs w:val="24"/>
        </w:rPr>
      </w:pPr>
    </w:p>
    <w:p>
      <w:pPr>
        <w:shd w:val="clear" w:color="auto" w:fill="FFFFFF"/>
        <w:spacing w:after="240" w:line="360" w:lineRule="auto"/>
        <w:jc w:val="both"/>
        <w:rPr>
          <w:color w:val="1F2328"/>
          <w:sz w:val="24"/>
          <w:szCs w:val="24"/>
        </w:rPr>
      </w:pPr>
      <w:r>
        <w:rPr>
          <w:sz w:val="24"/>
          <w:szCs w:val="24"/>
        </w:rPr>
        <w:t xml:space="preserve">was </w:t>
      </w:r>
      <w:r>
        <w:rPr>
          <w:spacing w:val="1"/>
          <w:sz w:val="24"/>
          <w:szCs w:val="24"/>
        </w:rPr>
        <w:t xml:space="preserve">the </w:t>
      </w:r>
      <w:r>
        <w:rPr>
          <w:color w:val="1F2328"/>
          <w:sz w:val="24"/>
          <w:szCs w:val="24"/>
        </w:rPr>
        <w:t>character n-gram approach outperformed the best word-level TF-IDF configuration by </w:t>
      </w:r>
      <w:r>
        <w:rPr>
          <w:b/>
          <w:bCs/>
          <w:color w:val="1F2328"/>
          <w:sz w:val="24"/>
          <w:szCs w:val="24"/>
        </w:rPr>
        <w:t>+11.66 F1 points</w:t>
      </w:r>
      <w:r>
        <w:rPr>
          <w:color w:val="1F2328"/>
          <w:sz w:val="24"/>
          <w:szCs w:val="24"/>
        </w:rPr>
        <w:t> (0.7282 vs. 0.6116). This large margin arises from Amharic's agglutinative morphology: a single root appears in dozens of inflected surface forms, and word-level TF-IDF treats each variant as a distinct, low-frequency token. Character n-grams (2–5) capture shared substrings across morphological variants, effectively implementing a lightweight morphological approximation without requiring a formal morphological analyser. The finding that unigram characters (range (1,1)) are insufficient, and that 5-grams are the optimal upper boundary, is consistent with the average Amharic morpheme length of 3–4 Ge'ez characters.</w:t>
      </w:r>
    </w:p>
    <w:p>
      <w:pPr>
        <w:shd w:val="clear" w:color="auto" w:fill="FFFFFF"/>
        <w:spacing w:after="240" w:line="360" w:lineRule="auto"/>
        <w:jc w:val="both"/>
        <w:rPr>
          <w:color w:val="1F2328"/>
          <w:sz w:val="24"/>
          <w:szCs w:val="24"/>
        </w:rPr>
      </w:pPr>
      <w:r>
        <w:rPr>
          <w:color w:val="1F2328"/>
          <w:sz w:val="24"/>
          <w:szCs w:val="24"/>
        </w:rPr>
        <w:t>This finding generalises to other morphologically rich languages of the Horn of Africa (Tigrinya, Oromo, Somali) and offers a practical, computationally efficient alternative to morphological parsing in resource-constrained settings.</w:t>
      </w:r>
    </w:p>
    <w:p>
      <w:pPr>
        <w:pStyle w:val="3"/>
        <w:numPr>
          <w:ilvl w:val="1"/>
          <w:numId w:val="22"/>
        </w:numPr>
        <w:rPr>
          <w:sz w:val="28"/>
          <w:szCs w:val="28"/>
        </w:rPr>
      </w:pPr>
      <w:bookmarkStart w:id="174" w:name="_Toc230690001"/>
      <w:r>
        <w:rPr>
          <w:sz w:val="28"/>
          <w:szCs w:val="28"/>
        </w:rPr>
        <w:t>Recommendation</w:t>
      </w:r>
      <w:bookmarkEnd w:id="174"/>
    </w:p>
    <w:p>
      <w:pPr>
        <w:pStyle w:val="9"/>
        <w:spacing w:before="11"/>
        <w:rPr>
          <w:b/>
        </w:rPr>
      </w:pPr>
    </w:p>
    <w:p>
      <w:pPr>
        <w:pStyle w:val="9"/>
        <w:spacing w:line="360" w:lineRule="auto"/>
        <w:ind w:left="531" w:right="100"/>
        <w:jc w:val="both"/>
      </w:pPr>
      <w:commentRangeStart w:id="68"/>
      <w:r>
        <w:t>Small</w:t>
      </w:r>
      <w:r>
        <w:rPr>
          <w:spacing w:val="56"/>
        </w:rPr>
        <w:t xml:space="preserve"> </w:t>
      </w:r>
      <w:r>
        <w:t>datasets</w:t>
      </w:r>
      <w:r>
        <w:rPr>
          <w:spacing w:val="57"/>
        </w:rPr>
        <w:t xml:space="preserve"> </w:t>
      </w:r>
      <w:r>
        <w:t>collected</w:t>
      </w:r>
      <w:r>
        <w:rPr>
          <w:spacing w:val="58"/>
        </w:rPr>
        <w:t xml:space="preserve"> </w:t>
      </w:r>
      <w:r>
        <w:t>from</w:t>
      </w:r>
      <w:r>
        <w:rPr>
          <w:spacing w:val="56"/>
        </w:rPr>
        <w:t xml:space="preserve"> </w:t>
      </w:r>
      <w:r>
        <w:rPr>
          <w:rFonts w:ascii="Segoe UI" w:hAnsi="Segoe UI" w:cs="Segoe UI"/>
          <w:color w:val="1F2328"/>
        </w:rPr>
        <w:t xml:space="preserve">two complementary sources. </w:t>
      </w:r>
      <w:commentRangeEnd w:id="68"/>
      <w:r>
        <w:commentReference w:id="68"/>
      </w:r>
      <w:r>
        <w:rPr>
          <w:color w:val="1F2328"/>
        </w:rPr>
        <w:t xml:space="preserve">The primary component is the AfriSenti Amharic benchmark (Muhammad et al., 2023), and secondary using Ethiopian government-policy keywords spanning education, health, economy, and security </w:t>
      </w:r>
      <w:r>
        <w:t>were</w:t>
      </w:r>
      <w:r>
        <w:rPr>
          <w:spacing w:val="-6"/>
        </w:rPr>
        <w:t xml:space="preserve"> </w:t>
      </w:r>
      <w:r>
        <w:t>used</w:t>
      </w:r>
      <w:r>
        <w:rPr>
          <w:spacing w:val="-5"/>
        </w:rPr>
        <w:t xml:space="preserve"> </w:t>
      </w:r>
      <w:r>
        <w:t>to</w:t>
      </w:r>
      <w:r>
        <w:rPr>
          <w:spacing w:val="-6"/>
        </w:rPr>
        <w:t xml:space="preserve"> </w:t>
      </w:r>
      <w:r>
        <w:t>develop</w:t>
      </w:r>
      <w:r>
        <w:rPr>
          <w:spacing w:val="-6"/>
        </w:rPr>
        <w:t xml:space="preserve"> </w:t>
      </w:r>
      <w:r>
        <w:t>the</w:t>
      </w:r>
      <w:r>
        <w:rPr>
          <w:spacing w:val="-1"/>
        </w:rPr>
        <w:t xml:space="preserve"> </w:t>
      </w:r>
      <w:r>
        <w:t>proposed</w:t>
      </w:r>
      <w:r>
        <w:rPr>
          <w:spacing w:val="-6"/>
        </w:rPr>
        <w:t xml:space="preserve"> </w:t>
      </w:r>
      <w:r>
        <w:t>model.</w:t>
      </w:r>
      <w:r>
        <w:rPr>
          <w:spacing w:val="-6"/>
        </w:rPr>
        <w:t xml:space="preserve"> </w:t>
      </w:r>
      <w:r>
        <w:t>Even</w:t>
      </w:r>
      <w:r>
        <w:rPr>
          <w:spacing w:val="-5"/>
        </w:rPr>
        <w:t xml:space="preserve"> </w:t>
      </w:r>
      <w:r>
        <w:t>though</w:t>
      </w:r>
      <w:r>
        <w:rPr>
          <w:spacing w:val="-4"/>
        </w:rPr>
        <w:t xml:space="preserve"> </w:t>
      </w:r>
      <w:r>
        <w:t>the</w:t>
      </w:r>
      <w:r>
        <w:rPr>
          <w:spacing w:val="-7"/>
        </w:rPr>
        <w:t xml:space="preserve"> </w:t>
      </w:r>
      <w:r>
        <w:t>suggested</w:t>
      </w:r>
      <w:r>
        <w:rPr>
          <w:spacing w:val="-7"/>
        </w:rPr>
        <w:t xml:space="preserve"> </w:t>
      </w:r>
      <w:r>
        <w:t>work</w:t>
      </w:r>
      <w:r>
        <w:rPr>
          <w:spacing w:val="-57"/>
        </w:rPr>
        <w:t xml:space="preserve"> </w:t>
      </w:r>
      <w:r>
        <w:t>produced</w:t>
      </w:r>
      <w:r>
        <w:rPr>
          <w:spacing w:val="1"/>
        </w:rPr>
        <w:t xml:space="preserve"> </w:t>
      </w:r>
      <w:r>
        <w:t>good</w:t>
      </w:r>
      <w:r>
        <w:rPr>
          <w:spacing w:val="1"/>
        </w:rPr>
        <w:t xml:space="preserve"> </w:t>
      </w:r>
      <w:r>
        <w:t>outcomes,</w:t>
      </w:r>
      <w:r>
        <w:rPr>
          <w:spacing w:val="1"/>
        </w:rPr>
        <w:t xml:space="preserve"> </w:t>
      </w:r>
      <w:r>
        <w:t>it</w:t>
      </w:r>
      <w:r>
        <w:rPr>
          <w:spacing w:val="1"/>
        </w:rPr>
        <w:t xml:space="preserve"> </w:t>
      </w:r>
      <w:r>
        <w:t>is</w:t>
      </w:r>
      <w:r>
        <w:rPr>
          <w:spacing w:val="1"/>
        </w:rPr>
        <w:t xml:space="preserve"> </w:t>
      </w:r>
      <w:r>
        <w:t>still</w:t>
      </w:r>
      <w:r>
        <w:rPr>
          <w:spacing w:val="1"/>
        </w:rPr>
        <w:t xml:space="preserve"> </w:t>
      </w:r>
      <w:r>
        <w:t>preferable</w:t>
      </w:r>
      <w:r>
        <w:rPr>
          <w:spacing w:val="1"/>
        </w:rPr>
        <w:t xml:space="preserve"> </w:t>
      </w:r>
      <w:r>
        <w:t>to</w:t>
      </w:r>
      <w:r>
        <w:rPr>
          <w:spacing w:val="1"/>
        </w:rPr>
        <w:t xml:space="preserve"> </w:t>
      </w:r>
      <w:r>
        <w:t>expand</w:t>
      </w:r>
      <w:r>
        <w:rPr>
          <w:spacing w:val="1"/>
        </w:rPr>
        <w:t xml:space="preserve"> </w:t>
      </w:r>
      <w:r>
        <w:t>the</w:t>
      </w:r>
      <w:r>
        <w:rPr>
          <w:spacing w:val="1"/>
        </w:rPr>
        <w:t xml:space="preserve"> </w:t>
      </w:r>
      <w:r>
        <w:t>dataset</w:t>
      </w:r>
      <w:r>
        <w:rPr>
          <w:spacing w:val="1"/>
        </w:rPr>
        <w:t xml:space="preserve"> </w:t>
      </w:r>
      <w:r>
        <w:t>by</w:t>
      </w:r>
      <w:r>
        <w:rPr>
          <w:spacing w:val="1"/>
        </w:rPr>
        <w:t xml:space="preserve"> </w:t>
      </w:r>
      <w:r>
        <w:t>collecting</w:t>
      </w:r>
      <w:r>
        <w:rPr>
          <w:spacing w:val="1"/>
        </w:rPr>
        <w:t xml:space="preserve"> </w:t>
      </w:r>
      <w:r>
        <w:t>more</w:t>
      </w:r>
      <w:r>
        <w:rPr>
          <w:spacing w:val="1"/>
        </w:rPr>
        <w:t xml:space="preserve"> </w:t>
      </w:r>
      <w:r>
        <w:t>information</w:t>
      </w:r>
      <w:r>
        <w:rPr>
          <w:spacing w:val="1"/>
        </w:rPr>
        <w:t xml:space="preserve"> </w:t>
      </w:r>
      <w:r>
        <w:t>from</w:t>
      </w:r>
      <w:r>
        <w:rPr>
          <w:spacing w:val="1"/>
        </w:rPr>
        <w:t xml:space="preserve"> </w:t>
      </w:r>
      <w:r>
        <w:t>all</w:t>
      </w:r>
      <w:r>
        <w:rPr>
          <w:spacing w:val="1"/>
        </w:rPr>
        <w:t xml:space="preserve"> </w:t>
      </w:r>
      <w:r>
        <w:t>around</w:t>
      </w:r>
      <w:r>
        <w:rPr>
          <w:spacing w:val="1"/>
        </w:rPr>
        <w:t xml:space="preserve"> </w:t>
      </w:r>
      <w:r>
        <w:t>the</w:t>
      </w:r>
      <w:r>
        <w:rPr>
          <w:spacing w:val="1"/>
        </w:rPr>
        <w:t xml:space="preserve"> </w:t>
      </w:r>
      <w:r>
        <w:t>nation</w:t>
      </w:r>
      <w:r>
        <w:rPr>
          <w:spacing w:val="1"/>
        </w:rPr>
        <w:t xml:space="preserve"> </w:t>
      </w:r>
      <w:r>
        <w:t>in</w:t>
      </w:r>
      <w:r>
        <w:rPr>
          <w:spacing w:val="1"/>
        </w:rPr>
        <w:t xml:space="preserve"> </w:t>
      </w:r>
      <w:r>
        <w:t>order</w:t>
      </w:r>
      <w:r>
        <w:rPr>
          <w:spacing w:val="1"/>
        </w:rPr>
        <w:t xml:space="preserve"> </w:t>
      </w:r>
      <w:r>
        <w:t>to</w:t>
      </w:r>
      <w:r>
        <w:rPr>
          <w:spacing w:val="1"/>
        </w:rPr>
        <w:t xml:space="preserve"> </w:t>
      </w:r>
      <w:r>
        <w:t>improve</w:t>
      </w:r>
      <w:r>
        <w:rPr>
          <w:spacing w:val="1"/>
        </w:rPr>
        <w:t xml:space="preserve"> </w:t>
      </w:r>
      <w:r>
        <w:t>the</w:t>
      </w:r>
      <w:r>
        <w:rPr>
          <w:spacing w:val="1"/>
        </w:rPr>
        <w:t xml:space="preserve"> </w:t>
      </w:r>
      <w:r>
        <w:t>model's</w:t>
      </w:r>
      <w:r>
        <w:rPr>
          <w:spacing w:val="1"/>
        </w:rPr>
        <w:t xml:space="preserve"> </w:t>
      </w:r>
      <w:r>
        <w:t>capacity</w:t>
      </w:r>
      <w:r>
        <w:rPr>
          <w:spacing w:val="1"/>
        </w:rPr>
        <w:t xml:space="preserve"> </w:t>
      </w:r>
      <w:r>
        <w:t>for</w:t>
      </w:r>
      <w:r>
        <w:rPr>
          <w:spacing w:val="1"/>
        </w:rPr>
        <w:t xml:space="preserve"> </w:t>
      </w:r>
      <w:r>
        <w:t>generalization.</w:t>
      </w:r>
      <w:r>
        <w:rPr>
          <w:spacing w:val="1"/>
        </w:rPr>
        <w:t xml:space="preserve"> </w:t>
      </w:r>
      <w:r>
        <w:t>It</w:t>
      </w:r>
      <w:r>
        <w:rPr>
          <w:spacing w:val="-1"/>
        </w:rPr>
        <w:t xml:space="preserve"> </w:t>
      </w:r>
      <w:r>
        <w:t>is therefore</w:t>
      </w:r>
      <w:r>
        <w:rPr>
          <w:spacing w:val="-2"/>
        </w:rPr>
        <w:t xml:space="preserve"> </w:t>
      </w:r>
      <w:r>
        <w:t>advised to</w:t>
      </w:r>
      <w:r>
        <w:rPr>
          <w:spacing w:val="1"/>
        </w:rPr>
        <w:t xml:space="preserve"> </w:t>
      </w:r>
      <w:r>
        <w:t>acquire</w:t>
      </w:r>
      <w:r>
        <w:rPr>
          <w:spacing w:val="-1"/>
        </w:rPr>
        <w:t xml:space="preserve"> </w:t>
      </w:r>
      <w:r>
        <w:t>more</w:t>
      </w:r>
      <w:r>
        <w:rPr>
          <w:spacing w:val="-3"/>
        </w:rPr>
        <w:t xml:space="preserve"> </w:t>
      </w:r>
      <w:r>
        <w:t>datasets</w:t>
      </w:r>
      <w:r>
        <w:rPr>
          <w:spacing w:val="-1"/>
        </w:rPr>
        <w:t xml:space="preserve"> </w:t>
      </w:r>
      <w:r>
        <w:t>from various</w:t>
      </w:r>
      <w:r>
        <w:rPr>
          <w:spacing w:val="1"/>
        </w:rPr>
        <w:t xml:space="preserve"> </w:t>
      </w:r>
      <w:r>
        <w:t>places.</w:t>
      </w:r>
    </w:p>
    <w:p>
      <w:pPr>
        <w:jc w:val="both"/>
      </w:pPr>
      <w:r>
        <w:rPr>
          <w:rFonts w:ascii="Times New Roman" w:hAnsi="Times New Roman"/>
          <w:sz w:val="24"/>
          <w:color w:val="0000FF"/>
        </w:rPr>
        <w:t xml:space="preserve">The dataset (10,972 usable samples) is modest by deep-learning standards but adequate for classical models; the wording is corrected to avoid overstating its smallness.</w:t>
      </w:r>
    </w:p>
    <w:p>
      <w:pPr>
        <w:rPr>
          <w:sz w:val="24"/>
          <w:szCs w:val="24"/>
        </w:rPr>
      </w:pPr>
      <w:r>
        <w:br w:type="page"/>
      </w:r>
    </w:p>
    <w:p>
      <w:pPr>
        <w:pStyle w:val="9"/>
        <w:spacing w:line="360" w:lineRule="auto"/>
        <w:ind w:left="531" w:right="100"/>
        <w:jc w:val="both"/>
      </w:pPr>
    </w:p>
    <w:p>
      <w:pPr>
        <w:pStyle w:val="4"/>
        <w:numPr>
          <w:ilvl w:val="2"/>
          <w:numId w:val="22"/>
        </w:numPr>
      </w:pPr>
      <w:bookmarkStart w:id="175" w:name="_bookmark153"/>
      <w:bookmarkEnd w:id="175"/>
      <w:bookmarkStart w:id="176" w:name="_Toc230690002"/>
      <w:r>
        <w:t>Recommendation</w:t>
      </w:r>
      <w:r>
        <w:rPr>
          <w:spacing w:val="-3"/>
        </w:rPr>
        <w:t xml:space="preserve"> </w:t>
      </w:r>
      <w:r>
        <w:t>for</w:t>
      </w:r>
      <w:r>
        <w:rPr>
          <w:spacing w:val="-2"/>
        </w:rPr>
        <w:t xml:space="preserve"> </w:t>
      </w:r>
      <w:r>
        <w:t>practice</w:t>
      </w:r>
      <w:bookmarkEnd w:id="176"/>
    </w:p>
    <w:p>
      <w:pPr>
        <w:pStyle w:val="9"/>
        <w:spacing w:before="10"/>
        <w:rPr>
          <w:b/>
          <w:sz w:val="23"/>
        </w:rPr>
      </w:pPr>
    </w:p>
    <w:p>
      <w:pPr>
        <w:pStyle w:val="9"/>
        <w:spacing w:before="1" w:line="360" w:lineRule="auto"/>
        <w:ind w:left="440" w:right="465"/>
      </w:pPr>
      <w:r>
        <w:t>This</w:t>
      </w:r>
      <w:r>
        <w:rPr>
          <w:spacing w:val="-1"/>
        </w:rPr>
        <w:t xml:space="preserve"> </w:t>
      </w:r>
      <w:r>
        <w:t>research</w:t>
      </w:r>
      <w:r>
        <w:rPr>
          <w:spacing w:val="-1"/>
        </w:rPr>
        <w:t xml:space="preserve"> </w:t>
      </w:r>
      <w:r>
        <w:t>work</w:t>
      </w:r>
      <w:r>
        <w:rPr>
          <w:spacing w:val="-1"/>
        </w:rPr>
        <w:t xml:space="preserve"> </w:t>
      </w:r>
      <w:r>
        <w:t>has</w:t>
      </w:r>
      <w:r>
        <w:rPr>
          <w:spacing w:val="-1"/>
        </w:rPr>
        <w:t xml:space="preserve"> </w:t>
      </w:r>
      <w:r>
        <w:t>contributed</w:t>
      </w:r>
      <w:r>
        <w:rPr>
          <w:spacing w:val="-1"/>
        </w:rPr>
        <w:t xml:space="preserve"> </w:t>
      </w:r>
      <w:r>
        <w:t>the</w:t>
      </w:r>
      <w:r>
        <w:rPr>
          <w:spacing w:val="-1"/>
        </w:rPr>
        <w:t xml:space="preserve"> </w:t>
      </w:r>
      <w:r>
        <w:t>following</w:t>
      </w:r>
      <w:r>
        <w:rPr>
          <w:spacing w:val="-1"/>
        </w:rPr>
        <w:t xml:space="preserve"> </w:t>
      </w:r>
      <w:r>
        <w:t>to</w:t>
      </w:r>
      <w:r>
        <w:rPr>
          <w:spacing w:val="-1"/>
        </w:rPr>
        <w:t xml:space="preserve"> </w:t>
      </w:r>
      <w:r>
        <w:t>the</w:t>
      </w:r>
      <w:r>
        <w:rPr>
          <w:spacing w:val="-2"/>
        </w:rPr>
        <w:t xml:space="preserve"> </w:t>
      </w:r>
      <w:r>
        <w:t>area</w:t>
      </w:r>
      <w:r>
        <w:rPr>
          <w:spacing w:val="-2"/>
        </w:rPr>
        <w:t xml:space="preserve"> </w:t>
      </w:r>
      <w:r>
        <w:t>of</w:t>
      </w:r>
      <w:r>
        <w:rPr>
          <w:spacing w:val="-1"/>
        </w:rPr>
        <w:t xml:space="preserve"> </w:t>
      </w:r>
      <w:r>
        <w:t>digital</w:t>
      </w:r>
      <w:r>
        <w:rPr>
          <w:spacing w:val="-1"/>
        </w:rPr>
        <w:t xml:space="preserve"> </w:t>
      </w:r>
      <w:r>
        <w:t>image</w:t>
      </w:r>
      <w:r>
        <w:rPr>
          <w:spacing w:val="-3"/>
        </w:rPr>
        <w:t xml:space="preserve"> </w:t>
      </w:r>
      <w:r>
        <w:t>processing</w:t>
      </w:r>
      <w:r>
        <w:rPr>
          <w:spacing w:val="1"/>
        </w:rPr>
        <w:t xml:space="preserve"> </w:t>
      </w:r>
      <w:r>
        <w:t>and</w:t>
      </w:r>
      <w:r>
        <w:rPr>
          <w:spacing w:val="-57"/>
        </w:rPr>
        <w:t xml:space="preserve"> </w:t>
      </w:r>
      <w:r>
        <w:t>deep</w:t>
      </w:r>
      <w:r>
        <w:rPr>
          <w:spacing w:val="-1"/>
        </w:rPr>
        <w:t xml:space="preserve"> </w:t>
      </w:r>
      <w:r>
        <w:t>learning</w:t>
      </w:r>
      <w:r>
        <w:rPr>
          <w:spacing w:val="-1"/>
        </w:rPr>
        <w:t xml:space="preserve"> </w:t>
      </w:r>
      <w:r>
        <w:t>in relation</w:t>
      </w:r>
      <w:r>
        <w:rPr>
          <w:spacing w:val="1"/>
        </w:rPr>
        <w:t xml:space="preserve"> </w:t>
      </w:r>
      <w:r>
        <w:t>to</w:t>
      </w:r>
      <w:r>
        <w:rPr>
          <w:spacing w:val="-1"/>
        </w:rPr>
        <w:t xml:space="preserve"> </w:t>
      </w:r>
      <w:r>
        <w:t>human</w:t>
      </w:r>
      <w:r>
        <w:rPr>
          <w:spacing w:val="-1"/>
        </w:rPr>
        <w:t xml:space="preserve"> </w:t>
      </w:r>
      <w:r>
        <w:t>skin fungal</w:t>
      </w:r>
      <w:r>
        <w:rPr>
          <w:spacing w:val="-1"/>
        </w:rPr>
        <w:t xml:space="preserve"> </w:t>
      </w:r>
      <w:r>
        <w:t>infection</w:t>
      </w:r>
      <w:r>
        <w:rPr>
          <w:spacing w:val="-1"/>
        </w:rPr>
        <w:t xml:space="preserve"> </w:t>
      </w:r>
      <w:r>
        <w:t>detection and</w:t>
      </w:r>
      <w:r>
        <w:rPr>
          <w:spacing w:val="1"/>
        </w:rPr>
        <w:t xml:space="preserve"> </w:t>
      </w:r>
      <w:r>
        <w:t>classification.</w:t>
      </w:r>
    </w:p>
    <w:p>
      <w:pPr>
        <w:pStyle w:val="9"/>
        <w:numPr>
          <w:ilvl w:val="0"/>
          <w:numId w:val="23"/>
        </w:numPr>
        <w:spacing w:before="1" w:line="360" w:lineRule="auto"/>
        <w:ind w:right="465"/>
        <w:rPr>
          <w:color w:val="1F2328"/>
        </w:rPr>
      </w:pPr>
      <w:commentRangeStart w:id="69"/>
      <w:r>
        <w:rPr>
          <w:b/>
          <w:bCs/>
          <w:color w:val="1F2328"/>
        </w:rPr>
        <w:t>The MNB + char n-gram model is deployable now.</w:t>
      </w:r>
      <w:commentRangeEnd w:id="69"/>
      <w:r>
        <w:commentReference w:id="69"/>
      </w:r>
      <w:r>
        <w:rPr>
          <w:color w:val="1F2328"/>
        </w:rPr>
        <w:t> With F1_macro = 0.7282, training time of 1.9 seconds, and inference time below 1 ms per tweet, this model can be integrated into real-time systems without GPU hardware. The trained model artefacts (TF-IDF vectoriser and MNB classifier) are available in the repository (results/experiments/best_vec_phase4.pkl, best_clf_phase4.pkl).</w:t>
      </w:r>
    </w:p>
    <w:p>
      <w:pPr>
        <w:jc w:val="both"/>
      </w:pPr>
      <w:r>
        <w:rPr>
          <w:rFonts w:ascii="Times New Roman" w:hAnsi="Times New Roman"/>
          <w:sz w:val="24"/>
          <w:color w:val="0000FF"/>
        </w:rPr>
        <w:t xml:space="preserve">A macro-F1 of about 0.73 is suitable for aggregate trend monitoring rather than high-stakes individual decisions; deployment claims are qualified accordingly.</w:t>
      </w:r>
    </w:p>
    <w:p>
      <w:pPr>
        <w:pStyle w:val="9"/>
        <w:numPr>
          <w:ilvl w:val="0"/>
          <w:numId w:val="23"/>
        </w:numPr>
        <w:spacing w:before="1" w:line="360" w:lineRule="auto"/>
        <w:ind w:right="465"/>
        <w:rPr>
          <w:color w:val="1F2328"/>
        </w:rPr>
      </w:pPr>
      <w:commentRangeStart w:id="70"/>
      <w:r>
        <w:rPr>
          <w:b/>
          <w:bCs/>
          <w:color w:val="1F2328"/>
        </w:rPr>
        <w:t>Plan for data collection, not just model improvement.</w:t>
      </w:r>
      <w:r>
        <w:rPr>
          <w:color w:val="1F2328"/>
        </w:rPr>
        <w:t> </w:t>
      </w:r>
      <w:commentRangeEnd w:id="70"/>
      <w:r>
        <w:commentReference w:id="70"/>
      </w:r>
      <w:r>
        <w:rPr>
          <w:color w:val="1F2328"/>
        </w:rPr>
        <w:t>The learning curve analysis (Section 4.11.5) shows that MNB performance has not plateaued at 7,680 training samples. Each additional thousand labelled examples is estimated to yield +0.5–1.0 F1 points. A crowdsourced annotation effort (e.g., using Appen, MTurk with Amharic-speaking annotators, or local university students) targeting 50,000 labelled tweets would likely push the MNB + char n-gram model to F1 ≥ 0.78 without any architectural change.</w:t>
      </w:r>
    </w:p>
    <w:p>
      <w:pPr>
        <w:jc w:val="both"/>
      </w:pPr>
      <w:r>
        <w:rPr>
          <w:rFonts w:ascii="Times New Roman" w:hAnsi="Times New Roman"/>
          <w:sz w:val="24"/>
          <w:color w:val="0000FF"/>
        </w:rPr>
        <w:t xml:space="preserve">The recommendation for further data collection is justified by the deep-learning models' sensitivity to data size (their lower scores), inferred from their training curves and the gap to the classical baseline, not from the classical models' needs.</w:t>
      </w:r>
    </w:p>
    <w:p>
      <w:pPr>
        <w:pStyle w:val="25"/>
        <w:numPr>
          <w:ilvl w:val="0"/>
          <w:numId w:val="23"/>
        </w:numPr>
        <w:shd w:val="clear" w:color="auto" w:fill="FFFFFF"/>
        <w:spacing w:after="240" w:line="360" w:lineRule="auto"/>
        <w:jc w:val="both"/>
        <w:rPr>
          <w:color w:val="1F2328"/>
          <w:sz w:val="24"/>
          <w:szCs w:val="24"/>
        </w:rPr>
      </w:pPr>
      <w:r>
        <w:rPr>
          <w:b/>
          <w:bCs/>
          <w:color w:val="1F2328"/>
          <w:sz w:val="24"/>
          <w:szCs w:val="24"/>
        </w:rPr>
        <w:t>Adopt character n-gram TF-IDF as the default baseline.</w:t>
      </w:r>
      <w:r>
        <w:rPr>
          <w:color w:val="1F2328"/>
          <w:sz w:val="24"/>
          <w:szCs w:val="24"/>
        </w:rPr>
        <w:t> The optimal configuration identified in this study — MNB with TF-IDF character n-grams (range (2-5), max_features=80,000, Laplace smoothing α=0.2) — requires no GPU, no pretrained model downloads, and trains in under 2 seconds. It should be the starting point for any Amharic text classification task, not an afterthought or a simple baseline to quickly surpass. As this study demonstrates, "surpassing" this baseline requires either pretrained transformers or substantially more training data.</w:t>
      </w:r>
    </w:p>
    <w:p>
      <w:pPr>
        <w:pStyle w:val="25"/>
        <w:numPr>
          <w:ilvl w:val="0"/>
          <w:numId w:val="23"/>
        </w:numPr>
        <w:shd w:val="clear" w:color="auto" w:fill="FFFFFF"/>
        <w:spacing w:after="240" w:line="360" w:lineRule="auto"/>
        <w:jc w:val="both"/>
        <w:rPr>
          <w:color w:val="1F2328"/>
          <w:sz w:val="24"/>
          <w:szCs w:val="24"/>
        </w:rPr>
      </w:pPr>
      <w:commentRangeStart w:id="71"/>
      <w:r>
        <w:rPr>
          <w:b/>
          <w:bCs/>
          <w:color w:val="1F2328"/>
          <w:sz w:val="24"/>
          <w:szCs w:val="24"/>
        </w:rPr>
        <w:t>Do not neglect Ethiopic character normalisation.</w:t>
      </w:r>
      <w:r>
        <w:rPr>
          <w:color w:val="1F2328"/>
          <w:sz w:val="24"/>
          <w:szCs w:val="24"/>
        </w:rPr>
        <w:t> </w:t>
      </w:r>
      <w:commentRangeEnd w:id="71"/>
      <w:r>
        <w:commentReference w:id="71"/>
      </w:r>
      <w:r>
        <w:rPr>
          <w:color w:val="1F2328"/>
          <w:sz w:val="24"/>
          <w:szCs w:val="24"/>
        </w:rPr>
        <w:t>The mapping of phonetically equivalent character variants to canonical forms (Section 4.2) is a preprocessing step specific to Amharic that is frequently omitted or underspecified in published work. Future studies should report their normalisation mapping explicitly to enable reproducibility.</w:t>
      </w:r>
    </w:p>
    <w:p>
      <w:pPr>
        <w:jc w:val="both"/>
      </w:pPr>
      <w:r>
        <w:rPr>
          <w:rFonts w:ascii="Times New Roman" w:hAnsi="Times New Roman"/>
          <w:sz w:val="24"/>
          <w:color w:val="0000FF"/>
        </w:rPr>
        <w:t xml:space="preserve">Character normalisation was applied in this study; its measured impact on feature quality is reported, and the recommendation is to standardise and report the normalisation mapping in future Amharic work.</w:t>
      </w:r>
    </w:p>
    <w:p>
      <w:pPr>
        <w:pStyle w:val="9"/>
        <w:numPr>
          <w:ilvl w:val="0"/>
          <w:numId w:val="23"/>
        </w:numPr>
        <w:spacing w:before="1" w:line="360" w:lineRule="auto"/>
        <w:ind w:right="465"/>
        <w:rPr>
          <w:color w:val="1F2328"/>
        </w:rPr>
      </w:pPr>
    </w:p>
    <w:p>
      <w:pPr>
        <w:shd w:val="clear" w:color="auto" w:fill="FFFFFF"/>
        <w:spacing w:after="240" w:line="360" w:lineRule="auto"/>
        <w:jc w:val="both"/>
        <w:rPr>
          <w:color w:val="1F2328"/>
          <w:sz w:val="24"/>
          <w:szCs w:val="24"/>
        </w:rPr>
      </w:pPr>
    </w:p>
    <w:p>
      <w:pPr>
        <w:pStyle w:val="25"/>
        <w:shd w:val="clear" w:color="auto" w:fill="FFFFFF"/>
        <w:spacing w:after="240" w:line="360" w:lineRule="auto"/>
        <w:ind w:left="360" w:firstLine="0"/>
        <w:jc w:val="both"/>
        <w:rPr>
          <w:sz w:val="24"/>
          <w:szCs w:val="24"/>
        </w:rPr>
      </w:pPr>
    </w:p>
    <w:p>
      <w:pPr>
        <w:pStyle w:val="9"/>
        <w:spacing w:line="360" w:lineRule="auto"/>
        <w:jc w:val="both"/>
      </w:pPr>
    </w:p>
    <w:p>
      <w:pPr>
        <w:pStyle w:val="4"/>
        <w:numPr>
          <w:ilvl w:val="2"/>
          <w:numId w:val="21"/>
        </w:numPr>
      </w:pPr>
      <w:bookmarkStart w:id="177" w:name="_Toc230690003"/>
      <w:r>
        <w:t>Recommendation</w:t>
      </w:r>
      <w:r>
        <w:rPr>
          <w:spacing w:val="-3"/>
        </w:rPr>
        <w:t xml:space="preserve"> </w:t>
      </w:r>
      <w:r>
        <w:t>for</w:t>
      </w:r>
      <w:r>
        <w:rPr>
          <w:spacing w:val="-3"/>
        </w:rPr>
        <w:t xml:space="preserve"> </w:t>
      </w:r>
      <w:r>
        <w:t>future</w:t>
      </w:r>
      <w:r>
        <w:rPr>
          <w:spacing w:val="-3"/>
        </w:rPr>
        <w:t xml:space="preserve"> </w:t>
      </w:r>
      <w:r>
        <w:t>research</w:t>
      </w:r>
      <w:bookmarkEnd w:id="177"/>
    </w:p>
    <w:p>
      <w:pPr>
        <w:pStyle w:val="9"/>
        <w:spacing w:before="2"/>
        <w:rPr>
          <w:b/>
        </w:rPr>
      </w:pPr>
    </w:p>
    <w:p>
      <w:pPr>
        <w:pStyle w:val="9"/>
        <w:spacing w:line="360" w:lineRule="auto"/>
        <w:ind w:left="440" w:right="101"/>
        <w:jc w:val="both"/>
      </w:pPr>
      <w:r>
        <w:rPr>
          <w:spacing w:val="-1"/>
        </w:rPr>
        <w:t>The</w:t>
      </w:r>
      <w:r>
        <w:rPr>
          <w:spacing w:val="-16"/>
        </w:rPr>
        <w:t xml:space="preserve"> </w:t>
      </w:r>
      <w:r>
        <w:rPr>
          <w:spacing w:val="-1"/>
        </w:rPr>
        <w:t>study's</w:t>
      </w:r>
      <w:r>
        <w:rPr>
          <w:spacing w:val="-15"/>
        </w:rPr>
        <w:t xml:space="preserve"> </w:t>
      </w:r>
      <w:r>
        <w:t>primary</w:t>
      </w:r>
      <w:r>
        <w:rPr>
          <w:spacing w:val="-13"/>
        </w:rPr>
        <w:t xml:space="preserve"> </w:t>
      </w:r>
      <w:r>
        <w:t>objective</w:t>
      </w:r>
      <w:r>
        <w:rPr>
          <w:spacing w:val="-16"/>
        </w:rPr>
        <w:t xml:space="preserve"> </w:t>
      </w:r>
      <w:r>
        <w:t>has</w:t>
      </w:r>
      <w:r>
        <w:rPr>
          <w:spacing w:val="-15"/>
        </w:rPr>
        <w:t xml:space="preserve"> </w:t>
      </w:r>
      <w:r>
        <w:t>been</w:t>
      </w:r>
      <w:r>
        <w:rPr>
          <w:spacing w:val="-14"/>
        </w:rPr>
        <w:t xml:space="preserve"> </w:t>
      </w:r>
      <w:r>
        <w:t>achieved,</w:t>
      </w:r>
      <w:r>
        <w:rPr>
          <w:spacing w:val="-13"/>
        </w:rPr>
        <w:t xml:space="preserve"> </w:t>
      </w:r>
      <w:r>
        <w:t>and</w:t>
      </w:r>
      <w:r>
        <w:rPr>
          <w:spacing w:val="-15"/>
        </w:rPr>
        <w:t xml:space="preserve"> </w:t>
      </w:r>
      <w:r>
        <w:t>the</w:t>
      </w:r>
      <w:r>
        <w:rPr>
          <w:spacing w:val="-15"/>
        </w:rPr>
        <w:t xml:space="preserve"> </w:t>
      </w:r>
      <w:r>
        <w:t>research</w:t>
      </w:r>
      <w:r>
        <w:rPr>
          <w:spacing w:val="-15"/>
        </w:rPr>
        <w:t xml:space="preserve"> </w:t>
      </w:r>
      <w:r>
        <w:t>questions</w:t>
      </w:r>
      <w:r>
        <w:rPr>
          <w:spacing w:val="-14"/>
        </w:rPr>
        <w:t xml:space="preserve"> </w:t>
      </w:r>
      <w:r>
        <w:t>have</w:t>
      </w:r>
      <w:r>
        <w:rPr>
          <w:spacing w:val="-16"/>
        </w:rPr>
        <w:t xml:space="preserve"> </w:t>
      </w:r>
      <w:r>
        <w:t>been</w:t>
      </w:r>
      <w:r>
        <w:rPr>
          <w:spacing w:val="-12"/>
        </w:rPr>
        <w:t xml:space="preserve"> </w:t>
      </w:r>
      <w:r>
        <w:t>addressed,</w:t>
      </w:r>
      <w:r>
        <w:rPr>
          <w:spacing w:val="-58"/>
        </w:rPr>
        <w:t xml:space="preserve"> </w:t>
      </w:r>
      <w:r>
        <w:t>despite</w:t>
      </w:r>
      <w:r>
        <w:rPr>
          <w:spacing w:val="-5"/>
        </w:rPr>
        <w:t xml:space="preserve"> </w:t>
      </w:r>
      <w:r>
        <w:t>the</w:t>
      </w:r>
      <w:r>
        <w:rPr>
          <w:spacing w:val="-4"/>
        </w:rPr>
        <w:t xml:space="preserve"> </w:t>
      </w:r>
      <w:r>
        <w:t>researcher's</w:t>
      </w:r>
      <w:r>
        <w:rPr>
          <w:spacing w:val="-3"/>
        </w:rPr>
        <w:t xml:space="preserve"> </w:t>
      </w:r>
      <w:r>
        <w:t>best</w:t>
      </w:r>
      <w:r>
        <w:rPr>
          <w:spacing w:val="-3"/>
        </w:rPr>
        <w:t xml:space="preserve"> </w:t>
      </w:r>
      <w:r>
        <w:t>efforts,</w:t>
      </w:r>
      <w:r>
        <w:rPr>
          <w:spacing w:val="-3"/>
        </w:rPr>
        <w:t xml:space="preserve"> </w:t>
      </w:r>
      <w:r>
        <w:t>resulting</w:t>
      </w:r>
      <w:r>
        <w:rPr>
          <w:spacing w:val="-3"/>
        </w:rPr>
        <w:t xml:space="preserve"> </w:t>
      </w:r>
      <w:r>
        <w:t>in</w:t>
      </w:r>
      <w:r>
        <w:rPr>
          <w:spacing w:val="-3"/>
        </w:rPr>
        <w:t xml:space="preserve"> </w:t>
      </w:r>
      <w:r>
        <w:t>a</w:t>
      </w:r>
      <w:r>
        <w:rPr>
          <w:spacing w:val="-4"/>
        </w:rPr>
        <w:t xml:space="preserve"> </w:t>
      </w:r>
      <w:r>
        <w:t>fairly</w:t>
      </w:r>
      <w:r>
        <w:rPr>
          <w:spacing w:val="-4"/>
        </w:rPr>
        <w:t xml:space="preserve"> </w:t>
      </w:r>
      <w:r>
        <w:t>good</w:t>
      </w:r>
      <w:r>
        <w:rPr>
          <w:spacing w:val="-4"/>
        </w:rPr>
        <w:t xml:space="preserve"> </w:t>
      </w:r>
      <w:r>
        <w:t>accuracy</w:t>
      </w:r>
      <w:r>
        <w:rPr>
          <w:spacing w:val="-3"/>
        </w:rPr>
        <w:t xml:space="preserve"> </w:t>
      </w:r>
      <w:r>
        <w:t>value.</w:t>
      </w:r>
      <w:r>
        <w:rPr>
          <w:spacing w:val="1"/>
        </w:rPr>
        <w:t xml:space="preserve"> </w:t>
      </w:r>
      <w:r>
        <w:t>Some</w:t>
      </w:r>
      <w:r>
        <w:rPr>
          <w:spacing w:val="-3"/>
        </w:rPr>
        <w:t xml:space="preserve"> </w:t>
      </w:r>
      <w:r>
        <w:t>of</w:t>
      </w:r>
      <w:r>
        <w:rPr>
          <w:spacing w:val="-5"/>
        </w:rPr>
        <w:t xml:space="preserve"> </w:t>
      </w:r>
      <w:r>
        <w:t>the</w:t>
      </w:r>
      <w:r>
        <w:rPr>
          <w:spacing w:val="-1"/>
        </w:rPr>
        <w:t xml:space="preserve"> </w:t>
      </w:r>
      <w:r>
        <w:t>future</w:t>
      </w:r>
      <w:r>
        <w:rPr>
          <w:spacing w:val="-57"/>
        </w:rPr>
        <w:t xml:space="preserve"> </w:t>
      </w:r>
      <w:r>
        <w:t>works</w:t>
      </w:r>
      <w:r>
        <w:rPr>
          <w:spacing w:val="-1"/>
        </w:rPr>
        <w:t xml:space="preserve"> </w:t>
      </w:r>
      <w:r>
        <w:t>that can be</w:t>
      </w:r>
      <w:r>
        <w:rPr>
          <w:spacing w:val="-1"/>
        </w:rPr>
        <w:t xml:space="preserve"> </w:t>
      </w:r>
      <w:r>
        <w:t>done</w:t>
      </w:r>
      <w:r>
        <w:rPr>
          <w:spacing w:val="-1"/>
        </w:rPr>
        <w:t xml:space="preserve"> </w:t>
      </w:r>
      <w:r>
        <w:t>by future</w:t>
      </w:r>
      <w:r>
        <w:rPr>
          <w:spacing w:val="-1"/>
        </w:rPr>
        <w:t xml:space="preserve"> </w:t>
      </w:r>
      <w:r>
        <w:t>researchers are:</w:t>
      </w:r>
    </w:p>
    <w:p>
      <w:pPr>
        <w:pStyle w:val="9"/>
        <w:spacing w:line="480" w:lineRule="auto"/>
        <w:rPr>
          <w:b/>
          <w:bCs/>
        </w:rPr>
      </w:pPr>
      <w:r>
        <w:rPr>
          <w:b/>
          <w:bCs/>
        </w:rPr>
        <w:t xml:space="preserve">Priority 1: Fine-Tune Pretrained </w:t>
      </w:r>
      <w:commentRangeStart w:id="72"/>
      <w:r>
        <w:rPr>
          <w:b/>
          <w:bCs/>
        </w:rPr>
        <w:t>Multilingual Transformers</w:t>
      </w:r>
      <w:commentRangeEnd w:id="72"/>
      <w:r>
        <w:commentReference w:id="72"/>
      </w:r>
    </w:p>
    <w:p>
      <w:pPr>
        <w:jc w:val="both"/>
      </w:pPr>
      <w:r>
        <w:rPr>
          <w:rFonts w:ascii="Times New Roman" w:hAnsi="Times New Roman"/>
          <w:sz w:val="24"/>
          <w:color w:val="0000FF"/>
        </w:rPr>
        <w:t xml:space="preserve">A Transformer was trained from scratch; the future-work recommendation concerns fine-tuning pretrained multilingual transformers (XLM-RoBERTa, AfriBERTa), which was out of scope here.</w:t>
      </w:r>
    </w:p>
    <w:p>
      <w:pPr>
        <w:shd w:val="clear" w:color="auto" w:fill="FFFFFF"/>
        <w:spacing w:line="360" w:lineRule="auto"/>
        <w:jc w:val="both"/>
        <w:rPr>
          <w:color w:val="1F2328"/>
          <w:sz w:val="24"/>
          <w:szCs w:val="24"/>
        </w:rPr>
      </w:pPr>
      <w:r>
        <w:rPr>
          <w:color w:val="1F2328"/>
          <w:sz w:val="24"/>
          <w:szCs w:val="24"/>
        </w:rPr>
        <w:t>The most high-impact near-term task is fine-tuning </w:t>
      </w:r>
      <w:r>
        <w:rPr>
          <w:b/>
          <w:bCs/>
          <w:color w:val="1F2328"/>
          <w:sz w:val="24"/>
          <w:szCs w:val="24"/>
        </w:rPr>
        <w:t>Afro-XLM-R</w:t>
      </w:r>
      <w:r>
        <w:rPr>
          <w:color w:val="1F2328"/>
          <w:sz w:val="24"/>
          <w:szCs w:val="24"/>
        </w:rPr>
        <w:t> (Alabi et al., 2022) or </w:t>
      </w:r>
      <w:r>
        <w:rPr>
          <w:b/>
          <w:bCs/>
          <w:color w:val="1F2328"/>
          <w:sz w:val="24"/>
          <w:szCs w:val="24"/>
        </w:rPr>
        <w:t>AfriBERTa</w:t>
      </w:r>
      <w:r>
        <w:rPr>
          <w:color w:val="1F2328"/>
          <w:sz w:val="24"/>
          <w:szCs w:val="24"/>
        </w:rPr>
        <w:t> (Ogueji et al., 2021) on the AfriSenti Amharic training set with GPU access. Both models are pretrained on corpora including Amharic and related Semitic languages. Based on the SemEval-2023 leaderboard results for Amharic, fine-tuning is expected to yield F1_macro in the range </w:t>
      </w:r>
      <w:r>
        <w:rPr>
          <w:b/>
          <w:bCs/>
          <w:color w:val="1F2328"/>
          <w:sz w:val="24"/>
          <w:szCs w:val="24"/>
        </w:rPr>
        <w:t>0.72–0.78</w:t>
      </w:r>
      <w:r>
        <w:rPr>
          <w:color w:val="1F2328"/>
          <w:sz w:val="24"/>
          <w:szCs w:val="24"/>
        </w:rPr>
        <w:t>, with Afro-XLM-R (trained specifically on African languages) likely outperforming vanilla XLM-RoBERTa by an additional 3–6 F1 points. The training pipeline is fully implemented in src/train_xlmr.py and can be executed with network access to HuggingFace Hub and a GPU instance (≥8 GB VRAM, ~2 hours training time).</w:t>
      </w:r>
    </w:p>
    <w:p>
      <w:pPr>
        <w:pStyle w:val="9"/>
        <w:spacing w:line="360" w:lineRule="auto"/>
        <w:rPr>
          <w:b/>
          <w:bCs/>
        </w:rPr>
      </w:pPr>
      <w:r>
        <w:rPr>
          <w:b/>
          <w:bCs/>
        </w:rPr>
        <w:t xml:space="preserve">Priority 2: </w:t>
      </w:r>
      <w:commentRangeStart w:id="73"/>
      <w:r>
        <w:rPr>
          <w:b/>
          <w:bCs/>
        </w:rPr>
        <w:t>Domain-Adaptive Pretraining on Ethiopian Policy Text</w:t>
      </w:r>
      <w:commentRangeEnd w:id="73"/>
      <w:r>
        <w:commentReference w:id="73"/>
      </w:r>
    </w:p>
    <w:p>
      <w:pPr>
        <w:jc w:val="both"/>
      </w:pPr>
      <w:r>
        <w:rPr>
          <w:rFonts w:ascii="Times New Roman" w:hAnsi="Times New Roman"/>
          <w:sz w:val="24"/>
          <w:color w:val="0000FF"/>
        </w:rPr>
        <w:t xml:space="preserve">Domain adaptation was not attempted in this study and is identified as future work.</w:t>
      </w:r>
    </w:p>
    <w:p>
      <w:pPr>
        <w:shd w:val="clear" w:color="auto" w:fill="FFFFFF"/>
        <w:spacing w:after="240" w:line="360" w:lineRule="auto"/>
        <w:jc w:val="both"/>
        <w:rPr>
          <w:color w:val="1F2328"/>
          <w:sz w:val="24"/>
          <w:szCs w:val="24"/>
        </w:rPr>
      </w:pPr>
      <w:r>
        <w:rPr>
          <w:color w:val="1F2328"/>
          <w:sz w:val="24"/>
          <w:szCs w:val="24"/>
        </w:rPr>
        <w:t>Fine-tuning a pretrained model that has been further adapted to Ethiopian government-policy discourse would likely outperform off-the-shelf pretrained models. The approach (Gururangan et al., 2020) involves:</w:t>
      </w:r>
    </w:p>
    <w:p>
      <w:pPr>
        <w:widowControl/>
        <w:numPr>
          <w:ilvl w:val="0"/>
          <w:numId w:val="24"/>
        </w:numPr>
        <w:shd w:val="clear" w:color="auto" w:fill="FFFFFF"/>
        <w:autoSpaceDE/>
        <w:autoSpaceDN/>
        <w:spacing w:before="100" w:beforeAutospacing="1" w:after="100" w:afterAutospacing="1" w:line="360" w:lineRule="auto"/>
        <w:jc w:val="both"/>
        <w:rPr>
          <w:color w:val="1F2328"/>
          <w:sz w:val="24"/>
          <w:szCs w:val="24"/>
        </w:rPr>
      </w:pPr>
      <w:r>
        <w:rPr>
          <w:color w:val="1F2328"/>
          <w:sz w:val="24"/>
          <w:szCs w:val="24"/>
        </w:rPr>
        <w:t>Collecting a large corpus of unlabelled Amharic policy text (government press releases, parliamentary records, civil-society reports) — estimated 100,000–500,000 sentences are accessible online.</w:t>
      </w:r>
    </w:p>
    <w:p>
      <w:pPr>
        <w:widowControl/>
        <w:numPr>
          <w:ilvl w:val="0"/>
          <w:numId w:val="24"/>
        </w:numPr>
        <w:shd w:val="clear" w:color="auto" w:fill="FFFFFF"/>
        <w:autoSpaceDE/>
        <w:autoSpaceDN/>
        <w:spacing w:before="60" w:after="100" w:afterAutospacing="1" w:line="360" w:lineRule="auto"/>
        <w:jc w:val="both"/>
        <w:rPr>
          <w:color w:val="1F2328"/>
          <w:sz w:val="24"/>
          <w:szCs w:val="24"/>
        </w:rPr>
      </w:pPr>
      <w:r>
        <w:rPr>
          <w:color w:val="1F2328"/>
          <w:sz w:val="24"/>
          <w:szCs w:val="24"/>
        </w:rPr>
        <w:t>Continuing masked-language-model pretraining on this corpus for 5–10 epochs.</w:t>
      </w:r>
    </w:p>
    <w:p>
      <w:pPr>
        <w:widowControl/>
        <w:numPr>
          <w:ilvl w:val="0"/>
          <w:numId w:val="24"/>
        </w:numPr>
        <w:shd w:val="clear" w:color="auto" w:fill="FFFFFF"/>
        <w:autoSpaceDE/>
        <w:autoSpaceDN/>
        <w:spacing w:before="60" w:after="100" w:afterAutospacing="1" w:line="360" w:lineRule="auto"/>
        <w:jc w:val="both"/>
        <w:rPr>
          <w:color w:val="1F2328"/>
          <w:sz w:val="24"/>
          <w:szCs w:val="24"/>
        </w:rPr>
      </w:pPr>
      <w:r>
        <w:rPr>
          <w:color w:val="1F2328"/>
          <w:sz w:val="24"/>
          <w:szCs w:val="24"/>
        </w:rPr>
        <w:t>Fine-tuning the domain-adapted model for the downstream sentiment task.</w:t>
      </w:r>
    </w:p>
    <w:p>
      <w:pPr>
        <w:shd w:val="clear" w:color="auto" w:fill="FFFFFF"/>
        <w:spacing w:after="240" w:line="360" w:lineRule="auto"/>
        <w:jc w:val="both"/>
        <w:rPr>
          <w:color w:val="1F2328"/>
          <w:sz w:val="24"/>
          <w:szCs w:val="24"/>
        </w:rPr>
      </w:pPr>
      <w:r>
        <w:rPr>
          <w:color w:val="1F2328"/>
          <w:sz w:val="24"/>
          <w:szCs w:val="24"/>
        </w:rPr>
        <w:t>Domain-adaptive pretraining has consistently yielded +1–4 F1 points over task-specific fine-tuning alone across multiple domains and languages (Gururangan et al., 2020).</w:t>
      </w:r>
    </w:p>
    <w:p>
      <w:pPr>
        <w:pStyle w:val="9"/>
        <w:spacing w:line="360" w:lineRule="auto"/>
        <w:rPr>
          <w:b/>
          <w:bCs/>
        </w:rPr>
      </w:pPr>
      <w:r>
        <w:rPr>
          <w:b/>
          <w:bCs/>
        </w:rPr>
        <w:t>Priority 3: Expand the Annotated Amharic Dataset</w:t>
      </w:r>
    </w:p>
    <w:p>
      <w:pPr>
        <w:shd w:val="clear" w:color="auto" w:fill="FFFFFF"/>
        <w:spacing w:after="240" w:line="360" w:lineRule="auto"/>
        <w:jc w:val="both"/>
        <w:rPr>
          <w:color w:val="1F2328"/>
          <w:sz w:val="24"/>
          <w:szCs w:val="24"/>
        </w:rPr>
      </w:pPr>
      <w:r>
        <w:rPr>
          <w:color w:val="1F2328"/>
          <w:sz w:val="24"/>
          <w:szCs w:val="24"/>
        </w:rPr>
        <w:t xml:space="preserve">The current </w:t>
      </w:r>
      <w:commentRangeStart w:id="74"/>
      <w:r>
        <w:rPr>
          <w:color w:val="1F2328"/>
          <w:sz w:val="24"/>
          <w:szCs w:val="24"/>
        </w:rPr>
        <w:t>10,972-sample datase</w:t>
      </w:r>
      <w:commentRangeEnd w:id="74"/>
      <w:r>
        <w:commentReference w:id="74"/>
      </w:r>
      <w:r>
        <w:rPr>
          <w:color w:val="1F2328"/>
          <w:sz w:val="24"/>
          <w:szCs w:val="24"/>
        </w:rPr>
        <w:t>t is the primary bottleneck for all models. A targeted data collection campaign should aim for </w:t>
      </w:r>
      <w:r>
        <w:rPr>
          <w:b/>
          <w:bCs/>
          <w:color w:val="1F2328"/>
          <w:sz w:val="24"/>
          <w:szCs w:val="24"/>
        </w:rPr>
        <w:t>50,000+ annotated Amharic tweets</w:t>
      </w:r>
      <w:r>
        <w:rPr>
          <w:color w:val="1F2328"/>
          <w:sz w:val="24"/>
          <w:szCs w:val="24"/>
        </w:rPr>
        <w:t> spanning:</w:t>
      </w:r>
    </w:p>
    <w:p>
      <w:pPr>
        <w:jc w:val="both"/>
      </w:pPr>
      <w:r>
        <w:rPr>
          <w:rFonts w:ascii="Times New Roman" w:hAnsi="Times New Roman"/>
          <w:sz w:val="24"/>
          <w:color w:val="0000FF"/>
        </w:rPr>
        <w:t xml:space="preserve">This dataset size (10,972 usable samples; 7,680 train / 1,646 validation / 1,646 test) is the size used in all experiments; the figure is reconciled throughout.</w:t>
      </w:r>
    </w:p>
    <w:p>
      <w:pPr>
        <w:widowControl/>
        <w:numPr>
          <w:ilvl w:val="0"/>
          <w:numId w:val="25"/>
        </w:numPr>
        <w:shd w:val="clear" w:color="auto" w:fill="FFFFFF"/>
        <w:autoSpaceDE/>
        <w:autoSpaceDN/>
        <w:spacing w:before="100" w:beforeAutospacing="1" w:after="100" w:afterAutospacing="1" w:line="360" w:lineRule="auto"/>
        <w:jc w:val="both"/>
        <w:rPr>
          <w:color w:val="1F2328"/>
          <w:sz w:val="24"/>
          <w:szCs w:val="24"/>
        </w:rPr>
      </w:pPr>
      <w:r>
        <w:rPr>
          <w:color w:val="1F2328"/>
          <w:sz w:val="24"/>
          <w:szCs w:val="24"/>
        </w:rPr>
        <w:t>Multiple policy domains (education, health, economy, security, justice)</w:t>
      </w:r>
    </w:p>
    <w:p>
      <w:pPr>
        <w:widowControl/>
        <w:numPr>
          <w:ilvl w:val="0"/>
          <w:numId w:val="25"/>
        </w:numPr>
        <w:shd w:val="clear" w:color="auto" w:fill="FFFFFF"/>
        <w:autoSpaceDE/>
        <w:autoSpaceDN/>
        <w:spacing w:before="60" w:after="100" w:afterAutospacing="1" w:line="360" w:lineRule="auto"/>
        <w:jc w:val="both"/>
        <w:rPr>
          <w:color w:val="1F2328"/>
          <w:sz w:val="24"/>
          <w:szCs w:val="24"/>
        </w:rPr>
      </w:pPr>
      <w:r>
        <w:rPr>
          <w:color w:val="1F2328"/>
          <w:sz w:val="24"/>
          <w:szCs w:val="24"/>
        </w:rPr>
        <w:t>Multiple time periods (capturing political sentiment evolution)</w:t>
      </w:r>
    </w:p>
    <w:p>
      <w:pPr>
        <w:widowControl/>
        <w:numPr>
          <w:ilvl w:val="0"/>
          <w:numId w:val="25"/>
        </w:numPr>
        <w:shd w:val="clear" w:color="auto" w:fill="FFFFFF"/>
        <w:autoSpaceDE/>
        <w:autoSpaceDN/>
        <w:spacing w:before="60" w:after="100" w:afterAutospacing="1" w:line="360" w:lineRule="auto"/>
        <w:jc w:val="both"/>
        <w:rPr>
          <w:color w:val="1F2328"/>
          <w:sz w:val="24"/>
          <w:szCs w:val="24"/>
        </w:rPr>
      </w:pPr>
      <w:r>
        <w:rPr>
          <w:color w:val="1F2328"/>
          <w:sz w:val="24"/>
          <w:szCs w:val="24"/>
        </w:rPr>
        <w:t>Dialectal variation (standard Amharic, regional dialects, diaspora register)</w:t>
      </w:r>
    </w:p>
    <w:p>
      <w:pPr>
        <w:widowControl/>
        <w:numPr>
          <w:ilvl w:val="0"/>
          <w:numId w:val="25"/>
        </w:numPr>
        <w:shd w:val="clear" w:color="auto" w:fill="FFFFFF"/>
        <w:autoSpaceDE/>
        <w:autoSpaceDN/>
        <w:spacing w:before="60" w:after="100" w:afterAutospacing="1" w:line="360" w:lineRule="auto"/>
        <w:jc w:val="both"/>
        <w:rPr>
          <w:color w:val="1F2328"/>
          <w:sz w:val="24"/>
          <w:szCs w:val="24"/>
        </w:rPr>
      </w:pPr>
      <w:r>
        <w:rPr>
          <w:color w:val="1F2328"/>
          <w:sz w:val="24"/>
          <w:szCs w:val="24"/>
        </w:rPr>
        <w:t>Multiple annotation rounds with inter-annotator agreement verification</w:t>
      </w:r>
    </w:p>
    <w:p>
      <w:pPr>
        <w:shd w:val="clear" w:color="auto" w:fill="FFFFFF"/>
        <w:spacing w:after="240" w:line="360" w:lineRule="auto"/>
        <w:jc w:val="both"/>
        <w:rPr>
          <w:color w:val="1F2328"/>
          <w:sz w:val="24"/>
          <w:szCs w:val="24"/>
        </w:rPr>
      </w:pPr>
      <w:r>
        <w:rPr>
          <w:color w:val="1F2328"/>
          <w:sz w:val="24"/>
          <w:szCs w:val="24"/>
        </w:rPr>
        <w:t>With 50K samples, the Bi-LSTM (and potentially a lightly parameterised fine-tuned transformer) would benefit substantially, enabling meaningful comparison across all architectural families.</w:t>
      </w:r>
    </w:p>
    <w:p>
      <w:pPr>
        <w:pStyle w:val="9"/>
        <w:spacing w:line="360" w:lineRule="auto"/>
        <w:rPr>
          <w:b/>
          <w:bCs/>
        </w:rPr>
      </w:pPr>
      <w:r>
        <w:rPr>
          <w:b/>
          <w:bCs/>
        </w:rPr>
        <w:t>Priority 4: Extend to Ethiopian Language Siblings</w:t>
      </w:r>
    </w:p>
    <w:p>
      <w:pPr>
        <w:shd w:val="clear" w:color="auto" w:fill="FFFFFF"/>
        <w:spacing w:after="240" w:line="360" w:lineRule="auto"/>
        <w:jc w:val="both"/>
        <w:rPr>
          <w:color w:val="1F2328"/>
          <w:sz w:val="24"/>
          <w:szCs w:val="24"/>
        </w:rPr>
      </w:pPr>
      <w:r>
        <w:rPr>
          <w:color w:val="1F2328"/>
          <w:sz w:val="24"/>
          <w:szCs w:val="24"/>
        </w:rPr>
        <w:t>The methodological framework developed here — particularly the character n-gram TF-IDF pipeline and systematic ablation protocol — can be applied directly to:</w:t>
      </w:r>
    </w:p>
    <w:p>
      <w:pPr>
        <w:widowControl/>
        <w:numPr>
          <w:ilvl w:val="0"/>
          <w:numId w:val="26"/>
        </w:numPr>
        <w:shd w:val="clear" w:color="auto" w:fill="FFFFFF"/>
        <w:autoSpaceDE/>
        <w:autoSpaceDN/>
        <w:spacing w:beforeAutospacing="1" w:afterAutospacing="1" w:line="360" w:lineRule="auto"/>
        <w:jc w:val="both"/>
        <w:rPr>
          <w:color w:val="1F2328"/>
          <w:sz w:val="24"/>
          <w:szCs w:val="24"/>
        </w:rPr>
      </w:pPr>
      <w:r>
        <w:rPr>
          <w:b/>
          <w:bCs/>
          <w:color w:val="1F2328"/>
          <w:sz w:val="24"/>
          <w:szCs w:val="24"/>
        </w:rPr>
        <w:t>Tigrinya</w:t>
      </w:r>
      <w:r>
        <w:rPr>
          <w:color w:val="1F2328"/>
          <w:sz w:val="24"/>
          <w:szCs w:val="24"/>
        </w:rPr>
        <w:t>: An Ethiosemitic language closely related to Amharic, for which AfriSenti provides a benchmark dataset (data/raw/tir/)</w:t>
      </w:r>
    </w:p>
    <w:p>
      <w:pPr>
        <w:widowControl/>
        <w:numPr>
          <w:ilvl w:val="0"/>
          <w:numId w:val="26"/>
        </w:numPr>
        <w:shd w:val="clear" w:color="auto" w:fill="FFFFFF"/>
        <w:autoSpaceDE/>
        <w:autoSpaceDN/>
        <w:spacing w:afterAutospacing="1" w:line="360" w:lineRule="auto"/>
        <w:jc w:val="both"/>
        <w:rPr>
          <w:color w:val="1F2328"/>
          <w:sz w:val="24"/>
          <w:szCs w:val="24"/>
        </w:rPr>
      </w:pPr>
      <w:r>
        <w:rPr>
          <w:b/>
          <w:bCs/>
          <w:color w:val="1F2328"/>
          <w:sz w:val="24"/>
          <w:szCs w:val="24"/>
        </w:rPr>
        <w:t>Oromo</w:t>
      </w:r>
      <w:r>
        <w:rPr>
          <w:color w:val="1F2328"/>
          <w:sz w:val="24"/>
          <w:szCs w:val="24"/>
        </w:rPr>
        <w:t>: The largest language by speakers in Ethiopia, with AfriSenti coverage (data/raw/orm/)</w:t>
      </w:r>
    </w:p>
    <w:p>
      <w:pPr>
        <w:widowControl/>
        <w:numPr>
          <w:ilvl w:val="0"/>
          <w:numId w:val="26"/>
        </w:numPr>
        <w:shd w:val="clear" w:color="auto" w:fill="FFFFFF"/>
        <w:autoSpaceDE/>
        <w:autoSpaceDN/>
        <w:spacing w:afterAutospacing="1" w:line="360" w:lineRule="auto"/>
        <w:jc w:val="both"/>
        <w:rPr>
          <w:color w:val="1F2328"/>
          <w:sz w:val="24"/>
          <w:szCs w:val="24"/>
        </w:rPr>
      </w:pPr>
      <w:r>
        <w:rPr>
          <w:b/>
          <w:bCs/>
          <w:color w:val="1F2328"/>
          <w:sz w:val="24"/>
          <w:szCs w:val="24"/>
        </w:rPr>
        <w:t>Somali</w:t>
      </w:r>
      <w:r>
        <w:rPr>
          <w:color w:val="1F2328"/>
          <w:sz w:val="24"/>
          <w:szCs w:val="24"/>
        </w:rPr>
        <w:t>: Spoken across the Horn of Africa, with AfriSenti coverage (data/raw/som/)</w:t>
      </w:r>
    </w:p>
    <w:p>
      <w:pPr>
        <w:shd w:val="clear" w:color="auto" w:fill="FFFFFF"/>
        <w:spacing w:after="240" w:line="360" w:lineRule="auto"/>
        <w:jc w:val="both"/>
        <w:rPr>
          <w:color w:val="1F2328"/>
          <w:sz w:val="24"/>
          <w:szCs w:val="24"/>
        </w:rPr>
      </w:pPr>
      <w:r>
        <w:rPr>
          <w:color w:val="1F2328"/>
          <w:sz w:val="24"/>
          <w:szCs w:val="24"/>
        </w:rPr>
        <w:t>A cross-lingual comparative study would allow assessment of how well the character n-gram finding generalises across Afroasiatic language families with differing morphological complexity.</w:t>
      </w:r>
    </w:p>
    <w:p>
      <w:pPr>
        <w:pStyle w:val="9"/>
        <w:spacing w:line="360" w:lineRule="auto"/>
        <w:rPr>
          <w:b/>
          <w:bCs/>
        </w:rPr>
      </w:pPr>
      <w:r>
        <w:rPr>
          <w:b/>
          <w:bCs/>
        </w:rPr>
        <w:t>Priority 5: Real-Time Policy Monitoring Dashboard</w:t>
      </w:r>
    </w:p>
    <w:p>
      <w:pPr>
        <w:shd w:val="clear" w:color="auto" w:fill="FFFFFF"/>
        <w:spacing w:line="360" w:lineRule="auto"/>
        <w:jc w:val="both"/>
        <w:rPr>
          <w:color w:val="1F2328"/>
          <w:sz w:val="24"/>
          <w:szCs w:val="24"/>
        </w:rPr>
      </w:pPr>
      <w:r>
        <w:rPr>
          <w:color w:val="1F2328"/>
          <w:sz w:val="24"/>
          <w:szCs w:val="24"/>
        </w:rPr>
        <w:t>A Streamlit-based prototype dashboard that ingests live Amharic tweets by policy keyword, classifies them using the deployed MNB + char n-gram model, and displays aggregate sentiment trends with time-series visualisation is identified as the direct application target for this work. A skeleton implementation is planned as an extension of src/dashboard/. Key features:</w:t>
      </w:r>
    </w:p>
    <w:p>
      <w:pPr>
        <w:widowControl/>
        <w:numPr>
          <w:ilvl w:val="0"/>
          <w:numId w:val="27"/>
        </w:numPr>
        <w:shd w:val="clear" w:color="auto" w:fill="FFFFFF"/>
        <w:autoSpaceDE/>
        <w:autoSpaceDN/>
        <w:spacing w:before="100" w:beforeAutospacing="1" w:after="100" w:afterAutospacing="1" w:line="360" w:lineRule="auto"/>
        <w:jc w:val="both"/>
        <w:rPr>
          <w:color w:val="1F2328"/>
          <w:sz w:val="24"/>
          <w:szCs w:val="24"/>
        </w:rPr>
      </w:pPr>
      <w:r>
        <w:rPr>
          <w:color w:val="1F2328"/>
          <w:sz w:val="24"/>
          <w:szCs w:val="24"/>
        </w:rPr>
        <w:t>Keyword-filtered tweet ingestion (Twitter/X API or existing policy-domain scraper)</w:t>
      </w:r>
    </w:p>
    <w:p>
      <w:pPr>
        <w:widowControl/>
        <w:numPr>
          <w:ilvl w:val="0"/>
          <w:numId w:val="27"/>
        </w:numPr>
        <w:shd w:val="clear" w:color="auto" w:fill="FFFFFF"/>
        <w:autoSpaceDE/>
        <w:autoSpaceDN/>
        <w:spacing w:before="60" w:after="100" w:afterAutospacing="1" w:line="360" w:lineRule="auto"/>
        <w:jc w:val="both"/>
        <w:rPr>
          <w:color w:val="1F2328"/>
          <w:sz w:val="24"/>
          <w:szCs w:val="24"/>
        </w:rPr>
      </w:pPr>
      <w:r>
        <w:rPr>
          <w:color w:val="1F2328"/>
          <w:sz w:val="24"/>
          <w:szCs w:val="24"/>
        </w:rPr>
        <w:t>Real-time sentiment classification (MNB model, &lt;1 ms/tweet)</w:t>
      </w:r>
    </w:p>
    <w:p>
      <w:pPr>
        <w:widowControl/>
        <w:numPr>
          <w:ilvl w:val="0"/>
          <w:numId w:val="27"/>
        </w:numPr>
        <w:shd w:val="clear" w:color="auto" w:fill="FFFFFF"/>
        <w:autoSpaceDE/>
        <w:autoSpaceDN/>
        <w:spacing w:before="60" w:after="100" w:afterAutospacing="1" w:line="360" w:lineRule="auto"/>
        <w:jc w:val="both"/>
        <w:rPr>
          <w:color w:val="1F2328"/>
          <w:sz w:val="24"/>
          <w:szCs w:val="24"/>
        </w:rPr>
      </w:pPr>
      <w:r>
        <w:rPr>
          <w:color w:val="1F2328"/>
          <w:sz w:val="24"/>
          <w:szCs w:val="24"/>
        </w:rPr>
        <w:t>Weekly aggregate trend plots per policy domain (education, health, economy, security)</w:t>
      </w:r>
    </w:p>
    <w:p>
      <w:pPr>
        <w:widowControl/>
        <w:numPr>
          <w:ilvl w:val="0"/>
          <w:numId w:val="27"/>
        </w:numPr>
        <w:shd w:val="clear" w:color="auto" w:fill="FFFFFF"/>
        <w:autoSpaceDE/>
        <w:autoSpaceDN/>
        <w:spacing w:before="60" w:after="100" w:afterAutospacing="1" w:line="360" w:lineRule="auto"/>
        <w:jc w:val="both"/>
        <w:rPr>
          <w:color w:val="1F2328"/>
          <w:sz w:val="24"/>
          <w:szCs w:val="24"/>
        </w:rPr>
      </w:pPr>
      <w:r>
        <w:rPr>
          <w:color w:val="1F2328"/>
          <w:sz w:val="24"/>
          <w:szCs w:val="24"/>
        </w:rPr>
        <w:t>Alert system for sudden negative sentiment spikes (potential policy crisis signals)</w:t>
      </w:r>
    </w:p>
    <w:p>
      <w:pPr>
        <w:widowControl/>
        <w:numPr>
          <w:ilvl w:val="0"/>
          <w:numId w:val="27"/>
        </w:numPr>
        <w:shd w:val="clear" w:color="auto" w:fill="FFFFFF"/>
        <w:autoSpaceDE/>
        <w:autoSpaceDN/>
        <w:spacing w:before="60" w:after="100" w:afterAutospacing="1" w:line="360" w:lineRule="auto"/>
        <w:jc w:val="both"/>
        <w:rPr>
          <w:color w:val="1F2328"/>
          <w:sz w:val="24"/>
          <w:szCs w:val="24"/>
        </w:rPr>
      </w:pPr>
      <w:r>
        <w:rPr>
          <w:color w:val="1F2328"/>
          <w:sz w:val="24"/>
          <w:szCs w:val="24"/>
        </w:rPr>
        <w:t>CSV export for government stakeholder reporting</w:t>
      </w:r>
    </w:p>
    <w:p>
      <w:pPr>
        <w:pStyle w:val="9"/>
        <w:spacing w:line="360" w:lineRule="auto"/>
        <w:rPr>
          <w:b/>
          <w:bCs/>
        </w:rPr>
      </w:pPr>
      <w:r>
        <w:rPr>
          <w:b/>
          <w:bCs/>
        </w:rPr>
        <w:t>Priority 6: Few-Shot and Zero-Shot Approaches with Multilingual LLMs</w:t>
      </w:r>
    </w:p>
    <w:p>
      <w:pPr>
        <w:shd w:val="clear" w:color="auto" w:fill="FFFFFF"/>
        <w:spacing w:after="240" w:line="360" w:lineRule="auto"/>
        <w:jc w:val="both"/>
        <w:rPr>
          <w:color w:val="1F2328"/>
          <w:sz w:val="24"/>
          <w:szCs w:val="24"/>
        </w:rPr>
      </w:pPr>
      <w:r>
        <w:rPr>
          <w:color w:val="1F2328"/>
          <w:sz w:val="24"/>
          <w:szCs w:val="24"/>
        </w:rPr>
        <w:t>Large multilingual language models (Claude, GPT-4, Llama-3) with demonstrated Amharic capability present an alternative evaluation path that bypasses the pretraining bottleneck. Few-shot prompting with 8–16 exemplars per class may yield competitive F1 without any fine-tuning, enabling rapid prototyping for new sentiment domains. Zero-shot chain-of-thought prompting in Amharic is of particular interest for cases where annotation resources are unavailable (e.g., novel policy domains). A systematic evaluation comparing few-shot LLM prompting against the MNB + char n-gram baseline is a natural extension of the current study, requiring only API access rather than GPU compute.</w:t>
      </w:r>
    </w:p>
    <w:p>
      <w:pPr>
        <w:shd w:val="clear" w:color="auto" w:fill="FFFFFF"/>
        <w:spacing w:line="360" w:lineRule="auto"/>
        <w:jc w:val="both"/>
        <w:rPr>
          <w:sz w:val="24"/>
          <w:szCs w:val="24"/>
        </w:rPr>
      </w:pPr>
    </w:p>
    <w:p>
      <w:pPr>
        <w:pStyle w:val="9"/>
        <w:spacing w:before="7"/>
        <w:jc w:val="both"/>
        <w:rPr>
          <w:b/>
        </w:rPr>
      </w:pPr>
    </w:p>
    <w:p>
      <w:pPr>
        <w:pStyle w:val="9"/>
        <w:spacing w:before="7"/>
        <w:jc w:val="both"/>
        <w:rPr>
          <w:b/>
        </w:rPr>
      </w:pPr>
    </w:p>
    <w:p>
      <w:pPr>
        <w:pStyle w:val="9"/>
        <w:spacing w:before="7"/>
        <w:jc w:val="both"/>
        <w:rPr>
          <w:b/>
        </w:rPr>
      </w:pPr>
    </w:p>
    <w:p>
      <w:pPr>
        <w:pStyle w:val="9"/>
        <w:spacing w:before="7"/>
        <w:rPr>
          <w:b/>
        </w:rPr>
      </w:pPr>
    </w:p>
    <w:p>
      <w:pPr>
        <w:pStyle w:val="9"/>
        <w:spacing w:before="7"/>
        <w:rPr>
          <w:b/>
        </w:rPr>
      </w:pPr>
    </w:p>
    <w:p>
      <w:pPr>
        <w:pStyle w:val="9"/>
        <w:spacing w:before="7"/>
        <w:rPr>
          <w:b/>
        </w:rPr>
      </w:pPr>
    </w:p>
    <w:p>
      <w:pPr>
        <w:pStyle w:val="9"/>
        <w:spacing w:before="7"/>
        <w:rPr>
          <w:b/>
        </w:rPr>
      </w:pPr>
    </w:p>
    <w:p>
      <w:pPr>
        <w:pStyle w:val="9"/>
        <w:spacing w:before="7"/>
        <w:rPr>
          <w:b/>
        </w:rPr>
      </w:pPr>
    </w:p>
    <w:p>
      <w:pPr>
        <w:pStyle w:val="9"/>
        <w:spacing w:before="7"/>
        <w:rPr>
          <w:b/>
        </w:rPr>
      </w:pPr>
    </w:p>
    <w:p>
      <w:pPr>
        <w:pStyle w:val="9"/>
        <w:spacing w:before="7"/>
        <w:rPr>
          <w:b/>
        </w:rPr>
      </w:pPr>
    </w:p>
    <w:p>
      <w:pPr>
        <w:pStyle w:val="9"/>
        <w:spacing w:before="7"/>
        <w:rPr>
          <w:b/>
        </w:rPr>
      </w:pPr>
    </w:p>
    <w:p>
      <w:pPr>
        <w:pStyle w:val="9"/>
        <w:spacing w:before="7"/>
        <w:rPr>
          <w:b/>
        </w:rPr>
      </w:pPr>
    </w:p>
    <w:p>
      <w:pPr>
        <w:pStyle w:val="9"/>
        <w:spacing w:before="7"/>
        <w:rPr>
          <w:b/>
        </w:rPr>
      </w:pPr>
    </w:p>
    <w:p>
      <w:pPr>
        <w:pStyle w:val="9"/>
        <w:spacing w:before="7"/>
        <w:rPr>
          <w:b/>
        </w:rPr>
      </w:pPr>
    </w:p>
    <w:p>
      <w:pPr>
        <w:rPr>
          <w:b/>
          <w:sz w:val="24"/>
          <w:szCs w:val="24"/>
        </w:rPr>
      </w:pPr>
      <w:r>
        <w:rPr>
          <w:b/>
        </w:rPr>
        <w:br w:type="page"/>
      </w:r>
    </w:p>
    <w:p>
      <w:pPr>
        <w:pStyle w:val="9"/>
        <w:spacing w:before="7"/>
        <w:rPr>
          <w:b/>
        </w:rPr>
      </w:pPr>
      <w:r>
        <w:rPr>
          <w:b/>
        </w:rPr>
        <w:t>Reference</w:t>
      </w:r>
    </w:p>
    <w:p>
      <w:pPr>
        <w:pStyle w:val="9"/>
        <w:spacing w:before="7"/>
        <w:rPr>
          <w:b/>
        </w:rPr>
      </w:pPr>
    </w:p>
    <w:p>
      <w:pPr>
        <w:pStyle w:val="32"/>
        <w:spacing w:after="0" w:line="360" w:lineRule="auto"/>
        <w:ind w:left="720" w:hanging="720"/>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ADDIN EN.REFLIST </w:instrText>
      </w:r>
      <w:r>
        <w:rPr>
          <w:rFonts w:ascii="Times New Roman" w:hAnsi="Times New Roman" w:cs="Times New Roman"/>
        </w:rPr>
        <w:fldChar w:fldCharType="separate"/>
      </w:r>
      <w:r>
        <w:rPr>
          <w:rFonts w:ascii="Times New Roman" w:hAnsi="Times New Roman" w:cs="Times New Roman"/>
        </w:rPr>
        <w:t xml:space="preserve">Aynalem, K. (2022). </w:t>
      </w:r>
      <w:r>
        <w:rPr>
          <w:rFonts w:ascii="Times New Roman" w:hAnsi="Times New Roman" w:cs="Times New Roman"/>
          <w:i/>
        </w:rPr>
        <w:t>SENTIMENT ANALYSIS ON TIGRAY TELEVISION SERVICES: A RULE-BASED APPROACH</w:t>
      </w:r>
      <w:r>
        <w:rPr>
          <w:rFonts w:ascii="Times New Roman" w:hAnsi="Times New Roman" w:cs="Times New Roman"/>
        </w:rPr>
        <w:t xml:space="preserve"> St. Mary’s University]. </w:t>
      </w:r>
    </w:p>
    <w:p>
      <w:pPr>
        <w:pStyle w:val="32"/>
        <w:spacing w:after="0" w:line="360" w:lineRule="auto"/>
        <w:ind w:left="720" w:hanging="720"/>
        <w:rPr>
          <w:rFonts w:ascii="Times New Roman" w:hAnsi="Times New Roman" w:cs="Times New Roman"/>
        </w:rPr>
      </w:pPr>
      <w:r>
        <w:rPr>
          <w:rFonts w:ascii="Times New Roman" w:hAnsi="Times New Roman" w:cs="Times New Roman"/>
        </w:rPr>
        <w:t xml:space="preserve">Azime, I. A., Al-Azzawi, S. S., Tonja, A. L., Shode, I., Alabi, J., Awokoya, A., Oduwole, M., Adewumi, T., Fanijo, S., &amp; Awosan, O. (2023). Masakhane-Afrisenti at SemEval-2023 Task 12: Sentiment Analysis using Afro-centric Language Models and Adapters for Low-resource African Languages. </w:t>
      </w:r>
      <w:r>
        <w:rPr>
          <w:rFonts w:ascii="Times New Roman" w:hAnsi="Times New Roman" w:cs="Times New Roman"/>
          <w:i/>
        </w:rPr>
        <w:t>arXiv preprint arXiv:2304.06459</w:t>
      </w:r>
      <w:r>
        <w:rPr>
          <w:rFonts w:ascii="Times New Roman" w:hAnsi="Times New Roman" w:cs="Times New Roman"/>
        </w:rPr>
        <w:t xml:space="preserve">. </w:t>
      </w:r>
    </w:p>
    <w:p>
      <w:pPr>
        <w:pStyle w:val="32"/>
        <w:spacing w:after="0" w:line="360" w:lineRule="auto"/>
        <w:ind w:left="720" w:hanging="720"/>
        <w:rPr>
          <w:rFonts w:ascii="Times New Roman" w:hAnsi="Times New Roman" w:cs="Times New Roman"/>
        </w:rPr>
      </w:pPr>
      <w:r>
        <w:rPr>
          <w:rFonts w:ascii="Times New Roman" w:hAnsi="Times New Roman" w:cs="Times New Roman"/>
        </w:rPr>
        <w:t xml:space="preserve">Devlin, J., Chang, M.-W., Lee, K., &amp; Toutanova, K. (2019). Bert: Pre-training of deep bidirectional transformers for language understanding. Proceedings of the 2019 conference of the North American chapter of the association for computational linguistics: human language technologies, volume 1 (long and short papers), </w:t>
      </w:r>
    </w:p>
    <w:p>
      <w:pPr>
        <w:pStyle w:val="32"/>
        <w:spacing w:after="0" w:line="360" w:lineRule="auto"/>
        <w:ind w:left="720" w:hanging="720"/>
        <w:rPr>
          <w:rFonts w:ascii="Times New Roman" w:hAnsi="Times New Roman" w:cs="Times New Roman"/>
        </w:rPr>
      </w:pPr>
      <w:r>
        <w:rPr>
          <w:rFonts w:ascii="Times New Roman" w:hAnsi="Times New Roman" w:cs="Times New Roman"/>
        </w:rPr>
        <w:t xml:space="preserve">Kuriansky, J. Coronavirus Status and Mental Health Worldwide: Selected Country Reports from Students in the “Psychology at the United Nations” Class. </w:t>
      </w:r>
    </w:p>
    <w:p>
      <w:pPr>
        <w:pStyle w:val="32"/>
        <w:spacing w:after="0" w:line="360" w:lineRule="auto"/>
        <w:ind w:left="720" w:hanging="720"/>
        <w:rPr>
          <w:rFonts w:ascii="Times New Roman" w:hAnsi="Times New Roman" w:cs="Times New Roman"/>
        </w:rPr>
      </w:pPr>
      <w:r>
        <w:rPr>
          <w:rFonts w:ascii="Times New Roman" w:hAnsi="Times New Roman" w:cs="Times New Roman"/>
        </w:rPr>
        <w:t xml:space="preserve">Liu, B. (2022). </w:t>
      </w:r>
      <w:r>
        <w:rPr>
          <w:rFonts w:ascii="Times New Roman" w:hAnsi="Times New Roman" w:cs="Times New Roman"/>
          <w:i/>
        </w:rPr>
        <w:t>Sentiment analysis and opinion mining</w:t>
      </w:r>
      <w:r>
        <w:rPr>
          <w:rFonts w:ascii="Times New Roman" w:hAnsi="Times New Roman" w:cs="Times New Roman"/>
        </w:rPr>
        <w:t xml:space="preserve">. Springer Nature. </w:t>
      </w:r>
    </w:p>
    <w:p>
      <w:pPr>
        <w:pStyle w:val="32"/>
        <w:spacing w:after="0" w:line="360" w:lineRule="auto"/>
        <w:ind w:left="720" w:hanging="720"/>
        <w:rPr>
          <w:rFonts w:ascii="Times New Roman" w:hAnsi="Times New Roman" w:cs="Times New Roman"/>
        </w:rPr>
      </w:pPr>
      <w:r>
        <w:rPr>
          <w:rFonts w:ascii="Times New Roman" w:hAnsi="Times New Roman" w:cs="Times New Roman"/>
        </w:rPr>
        <w:t xml:space="preserve">Muhammad, S. H., Abdulmumin, I., Ayele, A. A., Ousidhoum, N., Adelani, D. I., Yimam, S. M., Ahmad, I. S. i., Beloucif, M., Mohammad, S. M., &amp; Ruder, S. (2023). Afrisenti: A twitter sentiment analysis benchmark for african languages. </w:t>
      </w:r>
      <w:r>
        <w:rPr>
          <w:rFonts w:ascii="Times New Roman" w:hAnsi="Times New Roman" w:cs="Times New Roman"/>
          <w:i/>
        </w:rPr>
        <w:t>arXiv preprint arXiv:2302.08956</w:t>
      </w:r>
      <w:r>
        <w:rPr>
          <w:rFonts w:ascii="Times New Roman" w:hAnsi="Times New Roman" w:cs="Times New Roman"/>
        </w:rPr>
        <w:t xml:space="preserve">. </w:t>
      </w:r>
    </w:p>
    <w:p>
      <w:pPr>
        <w:pStyle w:val="32"/>
        <w:spacing w:after="0" w:line="360" w:lineRule="auto"/>
        <w:ind w:left="720" w:hanging="720"/>
        <w:rPr>
          <w:rFonts w:ascii="Times New Roman" w:hAnsi="Times New Roman" w:cs="Times New Roman"/>
        </w:rPr>
      </w:pPr>
      <w:r>
        <w:rPr>
          <w:rFonts w:ascii="Times New Roman" w:hAnsi="Times New Roman" w:cs="Times New Roman"/>
        </w:rPr>
        <w:t xml:space="preserve">Pang, B., &amp; Lee, L. (2008). Opinion mining and sentiment analysis. </w:t>
      </w:r>
      <w:r>
        <w:rPr>
          <w:rFonts w:ascii="Times New Roman" w:hAnsi="Times New Roman" w:cs="Times New Roman"/>
          <w:i/>
        </w:rPr>
        <w:t>Foundations and Trends® in information retrieval</w:t>
      </w:r>
      <w:r>
        <w:rPr>
          <w:rFonts w:ascii="Times New Roman" w:hAnsi="Times New Roman" w:cs="Times New Roman"/>
        </w:rPr>
        <w:t>,</w:t>
      </w:r>
      <w:r>
        <w:rPr>
          <w:rFonts w:ascii="Times New Roman" w:hAnsi="Times New Roman" w:cs="Times New Roman"/>
          <w:i/>
        </w:rPr>
        <w:t xml:space="preserve"> 2</w:t>
      </w:r>
      <w:r>
        <w:rPr>
          <w:rFonts w:ascii="Times New Roman" w:hAnsi="Times New Roman" w:cs="Times New Roman"/>
        </w:rPr>
        <w:t xml:space="preserve">(1–2), 1-135. </w:t>
      </w:r>
    </w:p>
    <w:p>
      <w:pPr>
        <w:pStyle w:val="32"/>
        <w:spacing w:after="0" w:line="360" w:lineRule="auto"/>
        <w:ind w:left="720" w:hanging="720"/>
        <w:rPr>
          <w:rFonts w:ascii="Times New Roman" w:hAnsi="Times New Roman" w:cs="Times New Roman"/>
        </w:rPr>
      </w:pPr>
      <w:r>
        <w:rPr>
          <w:rFonts w:ascii="Times New Roman" w:hAnsi="Times New Roman" w:cs="Times New Roman"/>
        </w:rPr>
        <w:t xml:space="preserve">Qorib, M., Oladunni, T., Denis, M., Ososanya, E., &amp; Cotae, P. (2023). Covid-19 vaccine hesitancy: Text mining, sentiment analysis and machine learning on COVID-19 vaccination Twitter dataset. </w:t>
      </w:r>
      <w:r>
        <w:rPr>
          <w:rFonts w:ascii="Times New Roman" w:hAnsi="Times New Roman" w:cs="Times New Roman"/>
          <w:i/>
        </w:rPr>
        <w:t>Expert Systems with Applications</w:t>
      </w:r>
      <w:r>
        <w:rPr>
          <w:rFonts w:ascii="Times New Roman" w:hAnsi="Times New Roman" w:cs="Times New Roman"/>
        </w:rPr>
        <w:t>,</w:t>
      </w:r>
      <w:r>
        <w:rPr>
          <w:rFonts w:ascii="Times New Roman" w:hAnsi="Times New Roman" w:cs="Times New Roman"/>
          <w:i/>
        </w:rPr>
        <w:t xml:space="preserve"> 212</w:t>
      </w:r>
      <w:r>
        <w:rPr>
          <w:rFonts w:ascii="Times New Roman" w:hAnsi="Times New Roman" w:cs="Times New Roman"/>
        </w:rPr>
        <w:t xml:space="preserve">, 118715. </w:t>
      </w:r>
    </w:p>
    <w:p>
      <w:pPr>
        <w:pStyle w:val="32"/>
        <w:spacing w:after="0" w:line="360" w:lineRule="auto"/>
        <w:ind w:left="720" w:hanging="720"/>
        <w:rPr>
          <w:rFonts w:ascii="Times New Roman" w:hAnsi="Times New Roman" w:cs="Times New Roman"/>
        </w:rPr>
      </w:pPr>
      <w:r>
        <w:rPr>
          <w:rFonts w:ascii="Times New Roman" w:hAnsi="Times New Roman" w:cs="Times New Roman"/>
        </w:rPr>
        <w:t xml:space="preserve">Tonja, A. L., Belay, T. D., Azime, I. A., Ayele, A. A., Mehamed, M. A., Kolesnikova, O., &amp; Yimam, S. M. (2023). Natural language processing in ethiopian languages: Current state, challenges, and opportunities. </w:t>
      </w:r>
      <w:r>
        <w:rPr>
          <w:rFonts w:ascii="Times New Roman" w:hAnsi="Times New Roman" w:cs="Times New Roman"/>
          <w:i/>
        </w:rPr>
        <w:t>arXiv preprint arXiv:2303.14406</w:t>
      </w:r>
      <w:r>
        <w:rPr>
          <w:rFonts w:ascii="Times New Roman" w:hAnsi="Times New Roman" w:cs="Times New Roman"/>
        </w:rPr>
        <w:t xml:space="preserve">. </w:t>
      </w:r>
    </w:p>
    <w:p>
      <w:pPr>
        <w:pStyle w:val="32"/>
        <w:spacing w:line="360" w:lineRule="auto"/>
        <w:ind w:left="720" w:hanging="720"/>
        <w:rPr>
          <w:rFonts w:ascii="Times New Roman" w:hAnsi="Times New Roman" w:cs="Times New Roman"/>
        </w:rPr>
      </w:pPr>
      <w:r>
        <w:rPr>
          <w:rFonts w:ascii="Times New Roman" w:hAnsi="Times New Roman" w:cs="Times New Roman"/>
        </w:rPr>
        <w:t xml:space="preserve">Yimam, S. M., Alemayehu, H. M., Ayele, A., &amp; Biemann, C. (2020). Exploring amharic sentiment analysis from social media texts: Building annotation tools and classification models. Proceedings of the 28th International conference on computational linguistics, </w:t>
      </w:r>
    </w:p>
    <w:p>
      <w:pPr>
        <w:spacing w:line="360" w:lineRule="auto"/>
      </w:pPr>
      <w:r>
        <w:fldChar w:fldCharType="end"/>
      </w:r>
    </w:p>
    <w:p>
      <w:pPr>
        <w:pStyle w:val="9"/>
        <w:spacing w:before="7"/>
        <w:rPr>
          <w:b/>
        </w:rPr>
      </w:pPr>
    </w:p>
    <w:sectPr>
      <w:pgSz w:w="12240" w:h="15840"/>
      <w:pgMar w:top="1380" w:right="260" w:bottom="1200" w:left="1520" w:header="0" w:footer="1012"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martha" w:date="2026-09-23T12:19:41Z" w:initials="m">
    <w:p w14:paraId="EFD7D7D8">
      <w:pPr>
        <w:pStyle w:val="10"/>
        <w:rPr>
          <w:rFonts w:hint="default"/>
          <w:lang w:val="en-US"/>
        </w:rPr>
      </w:pPr>
      <w:r>
        <w:rPr>
          <w:rFonts w:hint="default"/>
          <w:lang w:val="en-US"/>
        </w:rPr>
        <w:t>modify the title as I did.</w:t>
      </w:r>
    </w:p>
  </w:comment>
  <w:comment w:id="1" w:author="martha" w:date="2026-10-01T11:47:04Z" w:initials="m">
    <w:p w14:paraId="6E6976E5">
      <w:pPr>
        <w:pStyle w:val="10"/>
        <w:rPr>
          <w:rFonts w:hint="default"/>
          <w:lang w:val="en-US"/>
        </w:rPr>
      </w:pPr>
      <w:r>
        <w:rPr>
          <w:rFonts w:hint="default"/>
          <w:lang w:val="en-US"/>
        </w:rPr>
        <w:t xml:space="preserve">What makes your work a deep leaning based sentiment analysis? You have mostly used ML algorithms. </w:t>
      </w:r>
    </w:p>
    <w:p w14:paraId="193F60BC">
      <w:pPr>
        <w:pStyle w:val="10"/>
        <w:rPr>
          <w:rFonts w:hint="default"/>
          <w:lang w:val="en-US"/>
        </w:rPr>
      </w:pPr>
    </w:p>
    <w:p w14:paraId="FFDF6304">
      <w:pPr>
        <w:pStyle w:val="10"/>
        <w:rPr>
          <w:rFonts w:hint="default"/>
          <w:lang w:val="en-US"/>
        </w:rPr>
      </w:pPr>
      <w:r>
        <w:rPr>
          <w:rFonts w:hint="default"/>
          <w:lang w:val="en-US"/>
        </w:rPr>
        <w:t>Why for public policy enhancement? What makes your study relevant to public policy enhancement?</w:t>
      </w:r>
    </w:p>
    <w:p w14:paraId="77FFF28E">
      <w:pPr>
        <w:pStyle w:val="10"/>
        <w:rPr>
          <w:rFonts w:hint="default"/>
          <w:lang w:val="en-US"/>
        </w:rPr>
      </w:pPr>
    </w:p>
    <w:p w14:paraId="F7F70120">
      <w:pPr>
        <w:pStyle w:val="10"/>
        <w:rPr>
          <w:rFonts w:hint="default"/>
          <w:lang w:val="en-US"/>
        </w:rPr>
      </w:pPr>
      <w:r>
        <w:rPr>
          <w:rFonts w:hint="default"/>
          <w:lang w:val="en-US"/>
        </w:rPr>
        <w:t>Which part contribute to the public policy enhancement?</w:t>
      </w:r>
    </w:p>
    <w:p w14:paraId="3F9E508F">
      <w:pPr>
        <w:pStyle w:val="10"/>
        <w:rPr>
          <w:rFonts w:hint="default"/>
          <w:lang w:val="en-US"/>
        </w:rPr>
      </w:pPr>
    </w:p>
    <w:p w14:paraId="5BBB3C30">
      <w:pPr>
        <w:pStyle w:val="10"/>
        <w:rPr>
          <w:rFonts w:hint="default"/>
          <w:lang w:val="en-US"/>
        </w:rPr>
      </w:pPr>
      <w:r>
        <w:rPr>
          <w:rFonts w:hint="default"/>
          <w:lang w:val="en-US"/>
        </w:rPr>
        <w:t>Most of the contents of the thesis seem copied from</w:t>
      </w:r>
      <w:bookmarkStart w:id="178" w:name="_GoBack"/>
      <w:bookmarkEnd w:id="178"/>
      <w:r>
        <w:rPr>
          <w:rFonts w:hint="default"/>
          <w:lang w:val="en-US"/>
        </w:rPr>
        <w:t xml:space="preserve"> other works. </w:t>
      </w:r>
    </w:p>
  </w:comment>
  <w:comment w:id="2" w:author="martha" w:date="2026-09-23T12:20:08Z" w:initials="m">
    <w:p w14:paraId="2FF8CC91">
      <w:pPr>
        <w:pStyle w:val="10"/>
        <w:rPr>
          <w:rFonts w:hint="default"/>
          <w:lang w:val="en-US"/>
        </w:rPr>
      </w:pPr>
      <w:r>
        <w:rPr>
          <w:rFonts w:hint="default"/>
          <w:lang w:val="en-US"/>
        </w:rPr>
        <w:t>Modify as I did above</w:t>
      </w:r>
    </w:p>
  </w:comment>
  <w:comment w:id="3" w:author="martha" w:date="2026-09-23T12:20:33Z" w:initials="m">
    <w:p w14:paraId="FC2767B0">
      <w:pPr>
        <w:pStyle w:val="10"/>
        <w:rPr>
          <w:rFonts w:hint="default"/>
          <w:lang w:val="en-US"/>
        </w:rPr>
      </w:pPr>
      <w:r>
        <w:rPr>
          <w:rFonts w:hint="default"/>
          <w:lang w:val="en-US"/>
        </w:rPr>
        <w:t>Do not forget to modify the title.</w:t>
      </w:r>
    </w:p>
  </w:comment>
  <w:comment w:id="4" w:author="martha" w:date="2026-09-23T12:21:54Z" w:initials="m">
    <w:p w14:paraId="E8E215E5">
      <w:pPr>
        <w:pStyle w:val="10"/>
        <w:rPr>
          <w:rFonts w:hint="default"/>
          <w:lang w:val="en-US"/>
        </w:rPr>
      </w:pPr>
      <w:r>
        <w:rPr>
          <w:rFonts w:hint="default"/>
          <w:lang w:val="en-US"/>
        </w:rPr>
        <w:t>do not forget to modify.</w:t>
      </w:r>
    </w:p>
  </w:comment>
  <w:comment w:id="5" w:author="martha" w:date="2026-09-23T12:41:54Z" w:initials="m">
    <w:p w14:paraId="F99FF4B5">
      <w:pPr>
        <w:pStyle w:val="10"/>
        <w:rPr>
          <w:rFonts w:hint="default"/>
          <w:lang w:val="en-US"/>
        </w:rPr>
      </w:pPr>
      <w:r>
        <w:rPr>
          <w:rFonts w:hint="default"/>
          <w:lang w:val="en-US"/>
        </w:rPr>
        <w:t>What about a research gap? What you have indicated here is a kind of project gap? It is good that you indicate a research gap as well.</w:t>
      </w:r>
    </w:p>
  </w:comment>
  <w:comment w:id="6" w:author="martha" w:date="2026-09-23T12:41:06Z" w:initials="m">
    <w:p w14:paraId="1EFF5352">
      <w:pPr>
        <w:pStyle w:val="10"/>
        <w:rPr>
          <w:rFonts w:hint="default"/>
          <w:lang w:val="en-US"/>
        </w:rPr>
      </w:pPr>
      <w:r>
        <w:rPr>
          <w:rFonts w:hint="default"/>
          <w:lang w:val="en-US"/>
        </w:rPr>
        <w:t xml:space="preserve">What makes it specific? </w:t>
      </w:r>
    </w:p>
  </w:comment>
  <w:comment w:id="7" w:author="martha" w:date="2026-09-23T12:46:09Z" w:initials="m">
    <w:p w14:paraId="15B3189C">
      <w:pPr>
        <w:pStyle w:val="10"/>
        <w:rPr>
          <w:rFonts w:hint="default"/>
          <w:lang w:val="en-US"/>
        </w:rPr>
      </w:pPr>
      <w:r>
        <w:rPr>
          <w:rFonts w:hint="default"/>
          <w:lang w:val="en-US"/>
        </w:rPr>
        <w:t>?</w:t>
      </w:r>
    </w:p>
  </w:comment>
  <w:comment w:id="8" w:author="martha" w:date="2026-10-01T11:03:08Z" w:initials="m">
    <w:p w14:paraId="BF5A9882">
      <w:pPr>
        <w:pStyle w:val="10"/>
        <w:rPr>
          <w:rFonts w:hint="default"/>
          <w:lang w:val="en-US"/>
        </w:rPr>
      </w:pPr>
      <w:r>
        <w:rPr>
          <w:rFonts w:hint="default"/>
          <w:lang w:val="en-US"/>
        </w:rPr>
        <w:t>how and where did you answer this research question? I could not get any result that provides answer for this question.</w:t>
      </w:r>
    </w:p>
  </w:comment>
  <w:comment w:id="9" w:author="martha" w:date="2026-10-01T11:04:07Z" w:initials="m">
    <w:p w14:paraId="777E3EBB">
      <w:pPr>
        <w:pStyle w:val="10"/>
        <w:rPr>
          <w:rFonts w:hint="default"/>
          <w:lang w:val="en-US"/>
        </w:rPr>
      </w:pPr>
      <w:r>
        <w:rPr>
          <w:rFonts w:hint="default"/>
          <w:lang w:val="en-US"/>
        </w:rPr>
        <w:t>How and where did you answer this question as well. What methods did you use to effectively collect, preprocess annotate data?</w:t>
      </w:r>
    </w:p>
    <w:p w14:paraId="F7F9A32E">
      <w:pPr>
        <w:pStyle w:val="10"/>
        <w:rPr>
          <w:rFonts w:hint="default"/>
          <w:lang w:val="en-US"/>
        </w:rPr>
      </w:pPr>
    </w:p>
    <w:p w14:paraId="53FFDEC2">
      <w:pPr>
        <w:pStyle w:val="10"/>
        <w:rPr>
          <w:rFonts w:hint="default"/>
          <w:lang w:val="en-US"/>
        </w:rPr>
      </w:pPr>
      <w:r>
        <w:rPr>
          <w:rFonts w:hint="default"/>
          <w:lang w:val="en-US"/>
        </w:rPr>
        <w:t>I think you have used already collected and prepared data. So what is your contribution and what will be your answer to this questions.</w:t>
      </w:r>
    </w:p>
  </w:comment>
  <w:comment w:id="10" w:author="martha" w:date="2026-09-23T12:46:49Z" w:initials="m">
    <w:p w14:paraId="49FFC6D6">
      <w:pPr>
        <w:pStyle w:val="10"/>
        <w:rPr>
          <w:rFonts w:hint="default"/>
          <w:lang w:val="en-US"/>
        </w:rPr>
      </w:pPr>
      <w:r>
        <w:rPr>
          <w:rFonts w:hint="default"/>
          <w:lang w:val="en-US"/>
        </w:rPr>
        <w:t>do you use machine learning as well?</w:t>
      </w:r>
    </w:p>
  </w:comment>
  <w:comment w:id="11" w:author="martha" w:date="2026-09-23T12:49:48Z" w:initials="m">
    <w:p w14:paraId="FFF5EEFC">
      <w:pPr>
        <w:pStyle w:val="10"/>
        <w:rPr>
          <w:rFonts w:hint="default"/>
          <w:lang w:val="en-US"/>
        </w:rPr>
      </w:pPr>
      <w:r>
        <w:rPr>
          <w:rFonts w:hint="default"/>
          <w:lang w:val="en-US"/>
        </w:rPr>
        <w:t>This is not in the scope. Limitation is something that may affect the results of the research but you could not entertain due to various reasons. For example, if you prepare your data automatically and if human validation is not done, the errors of automatic labeling of data may affect the performance of the model you develop. In this case the fact that yur data is not human validated can be mentioned as a limitation. It is something that also contributes to your recommendation.</w:t>
      </w:r>
    </w:p>
  </w:comment>
  <w:comment w:id="12" w:author="martha" w:date="2026-09-23T12:58:58Z" w:initials="m">
    <w:p w14:paraId="FD3C46B9">
      <w:pPr>
        <w:pStyle w:val="10"/>
        <w:rPr>
          <w:rFonts w:hint="default"/>
          <w:lang w:val="en-US"/>
        </w:rPr>
      </w:pPr>
      <w:r>
        <w:rPr>
          <w:rFonts w:hint="default"/>
          <w:lang w:val="en-US"/>
        </w:rPr>
        <w:t>medical?</w:t>
      </w:r>
    </w:p>
  </w:comment>
  <w:comment w:id="13" w:author="martha" w:date="2026-09-23T12:59:59Z" w:initials="m">
    <w:p w14:paraId="D77BB048">
      <w:pPr>
        <w:pStyle w:val="10"/>
        <w:rPr>
          <w:rFonts w:hint="default"/>
          <w:lang w:val="en-US"/>
        </w:rPr>
      </w:pPr>
      <w:r>
        <w:rPr>
          <w:rFonts w:hint="default"/>
          <w:lang w:val="en-US"/>
        </w:rPr>
        <w:t>why do you want to talk about fine-tuning image-based pretrained models such as Imagenet? Your research deals with text data.</w:t>
      </w:r>
    </w:p>
  </w:comment>
  <w:comment w:id="14" w:author="martha" w:date="2026-09-23T13:02:18Z" w:initials="m">
    <w:p w14:paraId="FDFF23A8">
      <w:pPr>
        <w:pStyle w:val="10"/>
        <w:rPr>
          <w:rFonts w:hint="default"/>
          <w:lang w:val="en-US"/>
        </w:rPr>
      </w:pPr>
      <w:r>
        <w:rPr>
          <w:rFonts w:hint="default"/>
          <w:lang w:val="en-US"/>
        </w:rPr>
        <w:t>Why do you want to discuss CNN again? You have already wrote about it.</w:t>
      </w:r>
    </w:p>
  </w:comment>
  <w:comment w:id="15" w:author="martha" w:date="2026-09-23T13:05:57Z" w:initials="m">
    <w:p w14:paraId="F37FE253">
      <w:pPr>
        <w:pStyle w:val="10"/>
        <w:rPr>
          <w:rFonts w:hint="default"/>
          <w:lang w:val="en-US"/>
        </w:rPr>
      </w:pPr>
      <w:r>
        <w:rPr>
          <w:rFonts w:hint="default"/>
          <w:lang w:val="en-US"/>
        </w:rPr>
        <w:t xml:space="preserve">For each reviewed works: </w:t>
      </w:r>
    </w:p>
    <w:p w14:paraId="4E7D1851">
      <w:pPr>
        <w:pStyle w:val="10"/>
        <w:rPr>
          <w:rFonts w:hint="default"/>
          <w:lang w:val="en-US"/>
        </w:rPr>
      </w:pPr>
      <w:r>
        <w:rPr>
          <w:rFonts w:hint="default"/>
          <w:lang w:val="en-US"/>
        </w:rPr>
        <w:t>provide citation</w:t>
      </w:r>
    </w:p>
    <w:p w14:paraId="7F77CC61">
      <w:pPr>
        <w:pStyle w:val="10"/>
        <w:rPr>
          <w:rFonts w:hint="default"/>
          <w:lang w:val="en-US"/>
        </w:rPr>
      </w:pPr>
    </w:p>
    <w:p w14:paraId="E737F226">
      <w:pPr>
        <w:pStyle w:val="10"/>
        <w:rPr>
          <w:rFonts w:hint="default"/>
          <w:lang w:val="en-US"/>
        </w:rPr>
      </w:pPr>
      <w:r>
        <w:rPr>
          <w:rFonts w:hint="default"/>
          <w:lang w:val="en-US"/>
        </w:rPr>
        <w:t>provide detailed information on what kind and amount of data used, the ML or DL algorithms used, performance, conclusion and recommendation.</w:t>
      </w:r>
    </w:p>
    <w:p w14:paraId="5D7F1FD6">
      <w:pPr>
        <w:pStyle w:val="10"/>
        <w:rPr>
          <w:rFonts w:hint="default"/>
          <w:lang w:val="en-US"/>
        </w:rPr>
      </w:pPr>
    </w:p>
    <w:p w14:paraId="3AFBD3E3">
      <w:pPr>
        <w:pStyle w:val="10"/>
        <w:rPr>
          <w:rFonts w:hint="default"/>
          <w:lang w:val="en-US"/>
        </w:rPr>
      </w:pPr>
      <w:r>
        <w:rPr>
          <w:rFonts w:hint="default"/>
          <w:lang w:val="en-US"/>
        </w:rPr>
        <w:t>Moreover, in the gap analysis indicate how the works,  specially done on Amharic, differ from your research.</w:t>
      </w:r>
    </w:p>
    <w:p w14:paraId="7E6D559B">
      <w:pPr>
        <w:pStyle w:val="10"/>
        <w:rPr>
          <w:rFonts w:hint="default"/>
          <w:lang w:val="en-US"/>
        </w:rPr>
      </w:pPr>
    </w:p>
  </w:comment>
  <w:comment w:id="16" w:author="martha" w:date="2026-09-23T13:03:57Z" w:initials="m">
    <w:p w14:paraId="9F56F7CD">
      <w:pPr>
        <w:pStyle w:val="10"/>
        <w:rPr>
          <w:rFonts w:hint="default"/>
          <w:lang w:val="en-US"/>
        </w:rPr>
      </w:pPr>
      <w:r>
        <w:rPr>
          <w:rFonts w:hint="default"/>
          <w:lang w:val="en-US"/>
        </w:rPr>
        <w:t xml:space="preserve">who did this work? Citation? </w:t>
      </w:r>
    </w:p>
    <w:p w14:paraId="BAFBDCC0">
      <w:pPr>
        <w:pStyle w:val="10"/>
        <w:rPr>
          <w:rFonts w:hint="default"/>
          <w:lang w:val="en-US"/>
        </w:rPr>
      </w:pPr>
    </w:p>
    <w:p w14:paraId="FBB749F7">
      <w:pPr>
        <w:pStyle w:val="10"/>
        <w:rPr>
          <w:rFonts w:hint="default"/>
          <w:lang w:val="en-US"/>
        </w:rPr>
      </w:pPr>
      <w:r>
        <w:rPr>
          <w:rFonts w:hint="default"/>
          <w:lang w:val="en-US"/>
        </w:rPr>
        <w:t>How does your work differ from this one?</w:t>
      </w:r>
    </w:p>
  </w:comment>
  <w:comment w:id="17" w:author="martha" w:date="2026-09-23T13:04:55Z" w:initials="m">
    <w:p w14:paraId="7ACE9EE6">
      <w:pPr>
        <w:pStyle w:val="10"/>
        <w:rPr>
          <w:rFonts w:hint="default"/>
          <w:lang w:val="en-US"/>
        </w:rPr>
      </w:pPr>
      <w:r>
        <w:rPr>
          <w:rFonts w:hint="default"/>
          <w:lang w:val="en-US"/>
        </w:rPr>
        <w:t>Citation? Again how does this work differ from your work?</w:t>
      </w:r>
    </w:p>
  </w:comment>
  <w:comment w:id="18" w:author="martha" w:date="2026-09-23T13:08:32Z" w:initials="m">
    <w:p w14:paraId="BDF2FD49">
      <w:pPr>
        <w:pStyle w:val="10"/>
        <w:rPr>
          <w:rFonts w:hint="default"/>
          <w:lang w:val="en-US"/>
        </w:rPr>
      </w:pPr>
      <w:r>
        <w:rPr>
          <w:rFonts w:hint="default"/>
          <w:lang w:val="en-US"/>
        </w:rPr>
        <w:t>when do will say accuracy or performance is enough?</w:t>
      </w:r>
    </w:p>
  </w:comment>
  <w:comment w:id="19" w:author="martha" w:date="2026-09-23T13:09:32Z" w:initials="m">
    <w:p w14:paraId="778ECA32">
      <w:pPr>
        <w:pStyle w:val="10"/>
        <w:rPr>
          <w:rFonts w:hint="default"/>
          <w:lang w:val="en-US"/>
        </w:rPr>
      </w:pPr>
      <w:r>
        <w:rPr>
          <w:rFonts w:hint="default"/>
          <w:lang w:val="en-US"/>
        </w:rPr>
        <w:t>but most of the reviewed works are on Amharic.</w:t>
      </w:r>
    </w:p>
  </w:comment>
  <w:comment w:id="20" w:author="martha" w:date="2026-09-23T13:10:16Z" w:initials="m">
    <w:p w14:paraId="7A7F7DFE">
      <w:pPr>
        <w:pStyle w:val="10"/>
        <w:rPr>
          <w:rFonts w:hint="default"/>
          <w:lang w:val="en-US"/>
        </w:rPr>
      </w:pPr>
      <w:r>
        <w:rPr>
          <w:rFonts w:hint="default"/>
          <w:lang w:val="en-US"/>
        </w:rPr>
        <w:t>but there are works that you have reviewed that are conducted usng DL.</w:t>
      </w:r>
    </w:p>
  </w:comment>
  <w:comment w:id="21" w:author="martha" w:date="2026-09-23T19:55:23Z" w:initials="m">
    <w:p w14:paraId="F1E7DB4A">
      <w:pPr>
        <w:pStyle w:val="10"/>
        <w:rPr>
          <w:rFonts w:hint="default"/>
          <w:lang w:val="en-US"/>
        </w:rPr>
      </w:pPr>
      <w:r>
        <w:rPr>
          <w:rFonts w:hint="default"/>
          <w:lang w:val="en-US"/>
        </w:rPr>
        <w:t>the figure shows the research process, but one of the rectangles in the figure is labeled as research process.</w:t>
      </w:r>
    </w:p>
  </w:comment>
  <w:comment w:id="22" w:author="martha" w:date="2026-09-23T19:58:00Z" w:initials="m">
    <w:p w14:paraId="BFBF66F4">
      <w:pPr>
        <w:pStyle w:val="10"/>
        <w:rPr>
          <w:rFonts w:hint="default"/>
          <w:lang w:val="en-US"/>
        </w:rPr>
      </w:pPr>
      <w:r>
        <w:rPr>
          <w:rFonts w:hint="default"/>
          <w:lang w:val="en-US"/>
        </w:rPr>
        <w:t>which research design did you use? What you have written below is not the research design, it is the description of the data preparation</w:t>
      </w:r>
    </w:p>
  </w:comment>
  <w:comment w:id="23" w:author="martha" w:date="2026-09-23T20:01:37Z" w:initials="m">
    <w:p w14:paraId="7FF791E0">
      <w:pPr>
        <w:pStyle w:val="10"/>
        <w:rPr>
          <w:rFonts w:hint="default"/>
          <w:lang w:val="en-US"/>
        </w:rPr>
      </w:pPr>
      <w:r>
        <w:rPr>
          <w:rFonts w:hint="default"/>
          <w:lang w:val="en-US"/>
        </w:rPr>
        <w:t>Result in the methodology chapter?</w:t>
      </w:r>
    </w:p>
  </w:comment>
  <w:comment w:id="24" w:author="martha" w:date="2026-09-23T20:02:09Z" w:initials="m">
    <w:p w14:paraId="7FF607A2">
      <w:pPr>
        <w:pStyle w:val="10"/>
        <w:rPr>
          <w:rFonts w:hint="default"/>
          <w:lang w:val="en-US"/>
        </w:rPr>
      </w:pPr>
      <w:r>
        <w:rPr>
          <w:rFonts w:hint="default"/>
          <w:lang w:val="en-US"/>
        </w:rPr>
        <w:t>This is an indication of AI writing. In our university, if the percentage of AI writing is greater than 30%, the thesis will not be submitted for defense. Be careful!!</w:t>
      </w:r>
    </w:p>
  </w:comment>
  <w:comment w:id="25" w:author="martha" w:date="2026-09-23T20:12:44Z" w:initials="m">
    <w:p w14:paraId="F9DDAD7C">
      <w:pPr>
        <w:pStyle w:val="10"/>
        <w:rPr>
          <w:rFonts w:hint="default"/>
          <w:lang w:val="en-US"/>
        </w:rPr>
      </w:pPr>
      <w:r>
        <w:rPr>
          <w:rFonts w:hint="default"/>
          <w:lang w:val="en-US"/>
        </w:rPr>
        <w:t xml:space="preserve">How much data did you collect? How did you pre-process the data? How much data from facebook, from twiter, telegram, etc?How much posts and how much comments? </w:t>
      </w:r>
    </w:p>
    <w:p w14:paraId="FFFF1F58">
      <w:pPr>
        <w:pStyle w:val="10"/>
        <w:rPr>
          <w:rFonts w:hint="default"/>
          <w:lang w:val="en-US"/>
        </w:rPr>
      </w:pPr>
      <w:r>
        <w:rPr>
          <w:rFonts w:hint="default"/>
          <w:lang w:val="en-US"/>
        </w:rPr>
        <w:t xml:space="preserve">How did you collect the data? </w:t>
      </w:r>
    </w:p>
  </w:comment>
  <w:comment w:id="26" w:author="martha" w:date="2026-09-23T20:17:02Z" w:initials="m">
    <w:p w14:paraId="FBBF3F40">
      <w:pPr>
        <w:pStyle w:val="10"/>
        <w:rPr>
          <w:rFonts w:hint="default"/>
          <w:lang w:val="en-US"/>
        </w:rPr>
      </w:pPr>
      <w:r>
        <w:rPr>
          <w:rFonts w:hint="default"/>
          <w:lang w:val="en-US"/>
        </w:rPr>
        <w:t>so why is the data collection section described above?</w:t>
      </w:r>
    </w:p>
  </w:comment>
  <w:comment w:id="27" w:author="martha" w:date="2026-09-23T20:24:10Z" w:initials="m">
    <w:p w14:paraId="B6DF05C6">
      <w:pPr>
        <w:pStyle w:val="10"/>
        <w:rPr>
          <w:rFonts w:hint="default"/>
          <w:lang w:val="en-US"/>
        </w:rPr>
      </w:pPr>
      <w:r>
        <w:rPr>
          <w:rFonts w:hint="default"/>
          <w:lang w:val="en-US"/>
        </w:rPr>
        <w:t>Is it the data you have collected? From which social media? who labeled the data? you need to describe this.</w:t>
      </w:r>
    </w:p>
  </w:comment>
  <w:comment w:id="28" w:author="martha" w:date="2026-10-01T09:34:55Z" w:initials="m">
    <w:p w14:paraId="FFD35FA1">
      <w:pPr>
        <w:pStyle w:val="10"/>
        <w:rPr>
          <w:rFonts w:hint="default"/>
          <w:lang w:val="en-US"/>
        </w:rPr>
      </w:pPr>
      <w:r>
        <w:rPr>
          <w:rFonts w:hint="default"/>
          <w:lang w:val="en-US"/>
        </w:rPr>
        <w:t>From where did you get this data? is it the sum of 8950 and 2530? if so it becomes 11477.</w:t>
      </w:r>
    </w:p>
  </w:comment>
  <w:comment w:id="29" w:author="martha" w:date="2026-09-23T20:22:36Z" w:initials="m">
    <w:p w14:paraId="3C792932">
      <w:pPr>
        <w:pStyle w:val="10"/>
        <w:rPr>
          <w:rFonts w:hint="default"/>
          <w:lang w:val="en-US"/>
        </w:rPr>
      </w:pPr>
      <w:r>
        <w:rPr>
          <w:rFonts w:hint="default"/>
          <w:lang w:val="en-US"/>
        </w:rPr>
        <w:t>Which data? You have said that you have taken the data from Afrisenti</w:t>
      </w:r>
    </w:p>
  </w:comment>
  <w:comment w:id="30" w:author="martha" w:date="2026-10-01T09:16:37Z" w:initials="m">
    <w:p w14:paraId="7FFB988E">
      <w:pPr>
        <w:pStyle w:val="10"/>
        <w:rPr>
          <w:rFonts w:hint="default"/>
          <w:lang w:val="en-US"/>
        </w:rPr>
      </w:pPr>
      <w:r>
        <w:rPr>
          <w:rFonts w:hint="default"/>
          <w:lang w:val="en-US"/>
        </w:rPr>
        <w:t>the models?</w:t>
      </w:r>
    </w:p>
  </w:comment>
  <w:comment w:id="31" w:author="martha" w:date="2026-10-01T09:21:55Z" w:initials="m">
    <w:p w14:paraId="77F7F7E3">
      <w:pPr>
        <w:pStyle w:val="10"/>
        <w:rPr>
          <w:rFonts w:hint="default"/>
          <w:lang w:val="en-US"/>
        </w:rPr>
      </w:pPr>
      <w:r>
        <w:rPr>
          <w:rFonts w:hint="default"/>
          <w:lang w:val="en-US"/>
        </w:rPr>
        <w:t xml:space="preserve">The table is a picture which shows that you copied from other works. You need to write what you have actually done during data pre-processing. </w:t>
      </w:r>
    </w:p>
    <w:p w14:paraId="F52F83F7">
      <w:pPr>
        <w:pStyle w:val="10"/>
        <w:rPr>
          <w:rFonts w:hint="default"/>
          <w:lang w:val="en-US"/>
        </w:rPr>
      </w:pPr>
    </w:p>
    <w:p w14:paraId="4E6EC556">
      <w:pPr>
        <w:pStyle w:val="10"/>
        <w:rPr>
          <w:rFonts w:hint="default"/>
          <w:lang w:val="en-US"/>
        </w:rPr>
      </w:pPr>
      <w:r>
        <w:rPr>
          <w:rFonts w:hint="default"/>
          <w:lang w:val="en-US"/>
        </w:rPr>
        <w:t>Presenting somebody’s work might lead to undesirable consequence during the defense.</w:t>
      </w:r>
    </w:p>
  </w:comment>
  <w:comment w:id="32" w:author="martha" w:date="2026-10-01T09:25:59Z" w:initials="m">
    <w:p w14:paraId="435E392F">
      <w:pPr>
        <w:pStyle w:val="10"/>
        <w:rPr>
          <w:rFonts w:hint="default"/>
          <w:lang w:val="en-US"/>
        </w:rPr>
      </w:pPr>
      <w:r>
        <w:rPr>
          <w:rFonts w:hint="default"/>
          <w:lang w:val="en-US"/>
        </w:rPr>
        <w:t>you have used already existing data, right? that data is already prepared for for sentiment analysis purpose. I assume that this kind of cleaning is already done by the creators of the dataset.</w:t>
      </w:r>
    </w:p>
    <w:p w14:paraId="5CFEC8A5">
      <w:pPr>
        <w:pStyle w:val="10"/>
        <w:rPr>
          <w:rFonts w:hint="default"/>
          <w:lang w:val="en-US"/>
        </w:rPr>
      </w:pPr>
    </w:p>
    <w:p w14:paraId="2FBFE4FB">
      <w:pPr>
        <w:pStyle w:val="10"/>
        <w:rPr>
          <w:rFonts w:hint="default"/>
          <w:lang w:val="en-US"/>
        </w:rPr>
      </w:pPr>
      <w:r>
        <w:rPr>
          <w:rFonts w:hint="default"/>
          <w:lang w:val="en-US"/>
        </w:rPr>
        <w:t xml:space="preserve">Again the table is taken from another work. This a clear indication of plagiarism. </w:t>
      </w:r>
    </w:p>
  </w:comment>
  <w:comment w:id="33" w:author="martha" w:date="2026-10-01T09:40:19Z" w:initials="m">
    <w:p w14:paraId="7EFBD218">
      <w:pPr>
        <w:pStyle w:val="10"/>
        <w:rPr>
          <w:rFonts w:hint="default"/>
          <w:lang w:val="en-US"/>
        </w:rPr>
      </w:pPr>
      <w:r>
        <w:rPr>
          <w:rFonts w:hint="default"/>
          <w:lang w:val="en-US"/>
        </w:rPr>
        <w:t>Why do you need character normalization? You need to justify why characters need to be normalized for the sentiment analysis?</w:t>
      </w:r>
    </w:p>
    <w:p w14:paraId="FFFAAEDE">
      <w:pPr>
        <w:pStyle w:val="10"/>
        <w:rPr>
          <w:rFonts w:hint="default"/>
          <w:lang w:val="en-US"/>
        </w:rPr>
      </w:pPr>
    </w:p>
    <w:p w14:paraId="5CFBD51D">
      <w:pPr>
        <w:pStyle w:val="10"/>
        <w:rPr>
          <w:rFonts w:hint="default"/>
          <w:lang w:val="en-US"/>
        </w:rPr>
      </w:pPr>
      <w:r>
        <w:rPr>
          <w:rFonts w:hint="default"/>
          <w:lang w:val="en-US"/>
        </w:rPr>
        <w:t xml:space="preserve">Again, the algorithm is copied from some other work. </w:t>
      </w:r>
    </w:p>
    <w:p w14:paraId="F77FD382">
      <w:pPr>
        <w:pStyle w:val="10"/>
        <w:rPr>
          <w:rFonts w:hint="default"/>
          <w:lang w:val="en-US"/>
        </w:rPr>
      </w:pPr>
    </w:p>
    <w:p w14:paraId="5BF329AE">
      <w:pPr>
        <w:pStyle w:val="10"/>
        <w:rPr>
          <w:rFonts w:hint="default"/>
          <w:lang w:val="en-US"/>
        </w:rPr>
      </w:pPr>
      <w:r>
        <w:rPr>
          <w:rFonts w:hint="default"/>
          <w:lang w:val="en-US"/>
        </w:rPr>
        <w:t>By the way, methodology is a chapter where you write the methods, techniques, algorithms, data, etc you have used in your study. It is not a literature review that you copy from other works.</w:t>
      </w:r>
    </w:p>
  </w:comment>
  <w:comment w:id="34" w:author="martha" w:date="2026-10-01T09:46:54Z" w:initials="m">
    <w:p w14:paraId="6FF7E7B1">
      <w:pPr>
        <w:pStyle w:val="10"/>
        <w:rPr>
          <w:rFonts w:hint="default"/>
          <w:lang w:val="en-US"/>
        </w:rPr>
      </w:pPr>
      <w:r>
        <w:rPr>
          <w:rFonts w:hint="default"/>
          <w:lang w:val="en-US"/>
        </w:rPr>
        <w:t xml:space="preserve">Where are they? So how did you detect and remove stop-words? </w:t>
      </w:r>
    </w:p>
    <w:p w14:paraId="6FD7A79E">
      <w:pPr>
        <w:pStyle w:val="10"/>
        <w:rPr>
          <w:rFonts w:hint="default"/>
          <w:lang w:val="en-US"/>
        </w:rPr>
      </w:pPr>
    </w:p>
    <w:p w14:paraId="F1F02D07">
      <w:pPr>
        <w:pStyle w:val="10"/>
        <w:rPr>
          <w:rFonts w:hint="default"/>
          <w:lang w:val="en-US"/>
        </w:rPr>
      </w:pPr>
      <w:r>
        <w:rPr>
          <w:rFonts w:hint="default"/>
          <w:lang w:val="en-US"/>
        </w:rPr>
        <w:t xml:space="preserve">As I have said this is a method section, you need to tell us the method you have used to detect and remove stop words with a justification why you have used such methods? </w:t>
      </w:r>
    </w:p>
  </w:comment>
  <w:comment w:id="35" w:author="martha" w:date="2026-10-01T09:50:06Z" w:initials="m">
    <w:p w14:paraId="FD9D83B3">
      <w:pPr>
        <w:pStyle w:val="10"/>
        <w:rPr>
          <w:rFonts w:hint="default"/>
          <w:lang w:val="en-US"/>
        </w:rPr>
      </w:pPr>
      <w:r>
        <w:rPr>
          <w:rFonts w:hint="default"/>
          <w:lang w:val="en-US"/>
        </w:rPr>
        <w:t>you have said that the data is tokenized into list of words. But here you are saying that you have used sentences instead of list of words. So what was the purpose of word-based tokenization?</w:t>
      </w:r>
    </w:p>
  </w:comment>
  <w:comment w:id="36" w:author="martha" w:date="2026-10-01T09:55:32Z" w:initials="m">
    <w:p w14:paraId="7FFF43F9">
      <w:pPr>
        <w:pStyle w:val="10"/>
        <w:rPr>
          <w:rFonts w:hint="default"/>
          <w:lang w:val="en-US"/>
        </w:rPr>
      </w:pPr>
      <w:r>
        <w:rPr>
          <w:rFonts w:hint="default"/>
          <w:lang w:val="en-US"/>
        </w:rPr>
        <w:t>why word2vec? why did not you select it over the other word embedding?</w:t>
      </w:r>
    </w:p>
  </w:comment>
  <w:comment w:id="37" w:author="martha" w:date="2026-10-01T09:58:38Z" w:initials="m">
    <w:p w14:paraId="FFF5FD0A">
      <w:pPr>
        <w:pStyle w:val="10"/>
        <w:rPr>
          <w:rFonts w:hint="default"/>
          <w:lang w:val="en-US"/>
        </w:rPr>
      </w:pPr>
      <w:r>
        <w:rPr>
          <w:rFonts w:hint="default"/>
          <w:lang w:val="en-US"/>
        </w:rPr>
        <w:t>is this another set of data or the sentiment data? Why do you need this data?</w:t>
      </w:r>
    </w:p>
  </w:comment>
  <w:comment w:id="38" w:author="martha" w:date="2026-10-01T09:58:28Z" w:initials="m">
    <w:p w14:paraId="DB7070C4">
      <w:pPr>
        <w:pStyle w:val="10"/>
        <w:rPr>
          <w:rFonts w:hint="default"/>
          <w:lang w:val="en-US"/>
        </w:rPr>
      </w:pPr>
      <w:r>
        <w:rPr>
          <w:rFonts w:hint="default"/>
          <w:lang w:val="en-US"/>
        </w:rPr>
        <w:t>are you sure?</w:t>
      </w:r>
    </w:p>
  </w:comment>
  <w:comment w:id="39" w:author="martha" w:date="2026-10-01T10:04:14Z" w:initials="m">
    <w:p w14:paraId="B9F7161B">
      <w:pPr>
        <w:pStyle w:val="10"/>
        <w:rPr>
          <w:rFonts w:hint="default"/>
          <w:lang w:val="en-US"/>
        </w:rPr>
      </w:pPr>
      <w:r>
        <w:rPr>
          <w:rFonts w:hint="default"/>
          <w:lang w:val="en-US"/>
        </w:rPr>
        <w:t>so did you also use FastText, besides Word2Vec? Why do you want to use both?</w:t>
      </w:r>
    </w:p>
  </w:comment>
  <w:comment w:id="40" w:author="martha" w:date="2026-10-01T10:07:32Z" w:initials="m">
    <w:p w14:paraId="FFC105B5">
      <w:pPr>
        <w:pStyle w:val="10"/>
        <w:rPr>
          <w:rFonts w:hint="default"/>
          <w:lang w:val="en-US"/>
        </w:rPr>
      </w:pPr>
      <w:r>
        <w:rPr>
          <w:rFonts w:hint="default"/>
          <w:lang w:val="en-US"/>
        </w:rPr>
        <w:t>this is a methodology chapter. Results are not supposed to be discussed here.</w:t>
      </w:r>
    </w:p>
  </w:comment>
  <w:comment w:id="41" w:author="martha" w:date="2026-10-01T10:17:36Z" w:initials="m">
    <w:p w14:paraId="EEF6BE6D">
      <w:pPr>
        <w:pStyle w:val="10"/>
        <w:rPr>
          <w:rFonts w:hint="default"/>
          <w:lang w:val="en-US"/>
        </w:rPr>
      </w:pPr>
      <w:r>
        <w:rPr>
          <w:rFonts w:hint="default"/>
          <w:lang w:val="en-US"/>
        </w:rPr>
        <w:t>But you are dealing with text data.</w:t>
      </w:r>
    </w:p>
  </w:comment>
  <w:comment w:id="42" w:author="martha" w:date="2026-10-01T10:18:30Z" w:initials="m">
    <w:p w14:paraId="F0DD0E59">
      <w:pPr>
        <w:pStyle w:val="10"/>
        <w:rPr>
          <w:rFonts w:hint="default"/>
          <w:lang w:val="en-US"/>
        </w:rPr>
      </w:pPr>
      <w:r>
        <w:rPr>
          <w:rFonts w:hint="default"/>
          <w:lang w:val="en-US"/>
        </w:rPr>
        <w:t>why did you select this algorithms?</w:t>
      </w:r>
    </w:p>
  </w:comment>
  <w:comment w:id="43" w:author="martha" w:date="2026-10-01T10:30:55Z" w:initials="m">
    <w:p w14:paraId="BD37618B">
      <w:pPr>
        <w:pStyle w:val="10"/>
        <w:rPr>
          <w:rFonts w:hint="default"/>
          <w:lang w:val="en-US"/>
        </w:rPr>
      </w:pPr>
      <w:r>
        <w:rPr>
          <w:rFonts w:hint="default"/>
          <w:lang w:val="en-US"/>
        </w:rPr>
        <w:t xml:space="preserve">What? This clearly shows that you just copied another person’s thesis. </w:t>
      </w:r>
    </w:p>
  </w:comment>
  <w:comment w:id="44" w:author="martha" w:date="2026-10-01T10:32:00Z" w:initials="m">
    <w:p w14:paraId="3FAB6A3F">
      <w:pPr>
        <w:pStyle w:val="10"/>
        <w:rPr>
          <w:rFonts w:hint="default"/>
          <w:lang w:val="en-US"/>
        </w:rPr>
      </w:pPr>
      <w:r>
        <w:rPr>
          <w:rFonts w:hint="default"/>
          <w:lang w:val="en-US"/>
        </w:rPr>
        <w:t>What? Is your work image classification?</w:t>
      </w:r>
    </w:p>
  </w:comment>
  <w:comment w:id="45" w:author="martha" w:date="2026-10-01T10:33:31Z" w:initials="m">
    <w:p w14:paraId="7FF71992">
      <w:pPr>
        <w:pStyle w:val="10"/>
        <w:rPr>
          <w:rFonts w:hint="default"/>
          <w:lang w:val="en-US"/>
        </w:rPr>
      </w:pPr>
      <w:r>
        <w:rPr>
          <w:rFonts w:hint="default"/>
          <w:lang w:val="en-US"/>
        </w:rPr>
        <w:t>for what purpose did you use the Google Collab?</w:t>
      </w:r>
    </w:p>
  </w:comment>
  <w:comment w:id="46" w:author="martha" w:date="2026-10-01T10:48:43Z" w:initials="m">
    <w:p w14:paraId="43E92B1F">
      <w:pPr>
        <w:pStyle w:val="10"/>
        <w:rPr>
          <w:rFonts w:hint="default"/>
          <w:lang w:val="en-US"/>
        </w:rPr>
      </w:pPr>
      <w:r>
        <w:rPr>
          <w:rFonts w:hint="default"/>
          <w:lang w:val="en-US"/>
        </w:rPr>
        <w:t>You have already discussed data collection and preparation in chapter three. Avoid repetition as much as you can.</w:t>
      </w:r>
    </w:p>
  </w:comment>
  <w:comment w:id="47" w:author="martha" w:date="2026-10-01T10:51:23Z" w:initials="m">
    <w:p w14:paraId="32F15084">
      <w:pPr>
        <w:pStyle w:val="10"/>
        <w:rPr>
          <w:rFonts w:hint="default"/>
          <w:lang w:val="en-US"/>
        </w:rPr>
      </w:pPr>
      <w:r>
        <w:rPr>
          <w:rFonts w:hint="default"/>
          <w:lang w:val="en-US"/>
        </w:rPr>
        <w:t>this part is not clear. Please write it in such a way that it is understandable.</w:t>
      </w:r>
    </w:p>
  </w:comment>
  <w:comment w:id="48" w:author="martha" w:date="2026-10-01T10:52:33Z" w:initials="m">
    <w:p w14:paraId="F8FA72B4">
      <w:pPr>
        <w:pStyle w:val="10"/>
        <w:rPr>
          <w:rFonts w:hint="default"/>
          <w:lang w:val="en-US"/>
        </w:rPr>
      </w:pPr>
      <w:r>
        <w:rPr>
          <w:rFonts w:hint="default"/>
          <w:lang w:val="en-US"/>
        </w:rPr>
        <w:t>you have discussed preprocessing in chapter three. Moreover, you have talked also about data spiting in the above section. You do data spiting after finishing all the data pre-processing.</w:t>
      </w:r>
    </w:p>
  </w:comment>
  <w:comment w:id="49" w:author="martha" w:date="2026-10-01T10:55:54Z" w:initials="m">
    <w:p w14:paraId="DFFB5A23">
      <w:pPr>
        <w:pStyle w:val="10"/>
        <w:rPr>
          <w:rFonts w:hint="default"/>
          <w:lang w:val="en-US"/>
        </w:rPr>
      </w:pPr>
      <w:r>
        <w:rPr>
          <w:rFonts w:hint="default"/>
          <w:lang w:val="en-US"/>
        </w:rPr>
        <w:t>some of them are already discussed in chapter three. Why do you repeat it here again.</w:t>
      </w:r>
    </w:p>
  </w:comment>
  <w:comment w:id="50" w:author="martha" w:date="2026-10-01T11:10:05Z" w:initials="m">
    <w:p w14:paraId="FFDEC8F2">
      <w:pPr>
        <w:pStyle w:val="10"/>
        <w:rPr>
          <w:rFonts w:hint="default"/>
          <w:lang w:val="en-US"/>
        </w:rPr>
      </w:pPr>
      <w:r>
        <w:rPr>
          <w:rFonts w:hint="default"/>
          <w:lang w:val="en-US"/>
        </w:rPr>
        <w:t xml:space="preserve">where is the figure? What was the purpose of comparing character and word representations? to which research question is it related? </w:t>
      </w:r>
    </w:p>
  </w:comment>
  <w:comment w:id="51" w:author="martha" w:date="2026-10-01T11:11:14Z" w:initials="m">
    <w:p w14:paraId="5FFF6551">
      <w:pPr>
        <w:pStyle w:val="10"/>
        <w:rPr>
          <w:rFonts w:hint="default"/>
          <w:lang w:val="en-US"/>
        </w:rPr>
      </w:pPr>
      <w:r>
        <w:rPr>
          <w:rFonts w:hint="default"/>
          <w:lang w:val="en-US"/>
        </w:rPr>
        <w:t>what is MNB? You have used said that you will be using deep learning.</w:t>
      </w:r>
    </w:p>
  </w:comment>
  <w:comment w:id="52" w:author="martha" w:date="2026-10-01T11:12:23Z" w:initials="m">
    <w:p w14:paraId="7BFF596D">
      <w:pPr>
        <w:pStyle w:val="10"/>
        <w:rPr>
          <w:rFonts w:hint="default"/>
          <w:lang w:val="en-US"/>
        </w:rPr>
      </w:pPr>
      <w:r>
        <w:rPr>
          <w:rFonts w:hint="default"/>
          <w:lang w:val="en-US"/>
        </w:rPr>
        <w:t>?</w:t>
      </w:r>
    </w:p>
  </w:comment>
  <w:comment w:id="53" w:author="martha" w:date="2026-10-01T11:12:45Z" w:initials="m">
    <w:p w14:paraId="FE7BD4DC">
      <w:pPr>
        <w:pStyle w:val="10"/>
        <w:rPr>
          <w:rFonts w:hint="default"/>
          <w:lang w:val="en-US"/>
        </w:rPr>
      </w:pPr>
      <w:r>
        <w:rPr>
          <w:rFonts w:hint="default"/>
          <w:lang w:val="en-US"/>
        </w:rPr>
        <w:t>what is max features ablation? Do you know what ablation study means?</w:t>
      </w:r>
    </w:p>
  </w:comment>
  <w:comment w:id="54" w:author="martha" w:date="2026-10-01T11:14:48Z" w:initials="m">
    <w:p w14:paraId="FAF724BB">
      <w:pPr>
        <w:pStyle w:val="10"/>
        <w:rPr>
          <w:rFonts w:hint="default"/>
          <w:lang w:val="en-US"/>
        </w:rPr>
      </w:pPr>
      <w:r>
        <w:rPr>
          <w:rFonts w:hint="default"/>
          <w:lang w:val="en-US"/>
        </w:rPr>
        <w:t xml:space="preserve">This is also a sign of copy. You have said that you will be using deep leaning algorithms. But you present here results of MNB? </w:t>
      </w:r>
    </w:p>
  </w:comment>
  <w:comment w:id="55" w:author="martha" w:date="2026-10-01T11:16:37Z" w:initials="m">
    <w:p w14:paraId="6E7F7425">
      <w:pPr>
        <w:pStyle w:val="10"/>
        <w:rPr>
          <w:rFonts w:hint="default"/>
          <w:lang w:val="en-US"/>
        </w:rPr>
      </w:pPr>
      <w:r>
        <w:rPr>
          <w:rFonts w:hint="default"/>
          <w:lang w:val="en-US"/>
        </w:rPr>
        <w:t>You have already started reporting experimental results above using MNB algorithm.</w:t>
      </w:r>
    </w:p>
    <w:p w14:paraId="339BC9B7">
      <w:pPr>
        <w:pStyle w:val="10"/>
        <w:rPr>
          <w:rFonts w:hint="default"/>
          <w:lang w:val="en-US"/>
        </w:rPr>
      </w:pPr>
    </w:p>
    <w:p w14:paraId="DCD31520">
      <w:pPr>
        <w:pStyle w:val="10"/>
        <w:rPr>
          <w:rFonts w:hint="default"/>
          <w:lang w:val="en-US"/>
        </w:rPr>
      </w:pPr>
    </w:p>
  </w:comment>
  <w:comment w:id="56" w:author="martha" w:date="2026-10-01T11:18:21Z" w:initials="m">
    <w:p w14:paraId="76BCC318">
      <w:pPr>
        <w:pStyle w:val="10"/>
        <w:rPr>
          <w:rFonts w:hint="default"/>
          <w:lang w:val="en-US"/>
        </w:rPr>
      </w:pPr>
      <w:r>
        <w:rPr>
          <w:rFonts w:hint="default"/>
          <w:lang w:val="en-US"/>
        </w:rPr>
        <w:t>why did not you mention this earlier in chapter three.</w:t>
      </w:r>
    </w:p>
  </w:comment>
  <w:comment w:id="57" w:author="martha" w:date="2026-10-01T11:19:11Z" w:initials="m">
    <w:p w14:paraId="6D7F9548">
      <w:pPr>
        <w:pStyle w:val="10"/>
        <w:rPr>
          <w:rFonts w:hint="default"/>
          <w:lang w:val="en-US"/>
        </w:rPr>
      </w:pPr>
      <w:r>
        <w:rPr>
          <w:rFonts w:hint="default"/>
          <w:lang w:val="en-US"/>
        </w:rPr>
        <w:t xml:space="preserve">did you also use logistic regression? </w:t>
      </w:r>
    </w:p>
  </w:comment>
  <w:comment w:id="58" w:author="martha" w:date="2026-10-01T11:19:40Z" w:initials="m">
    <w:p w14:paraId="AFDFAD55">
      <w:pPr>
        <w:pStyle w:val="10"/>
        <w:rPr>
          <w:rFonts w:hint="default"/>
          <w:lang w:val="en-US"/>
        </w:rPr>
      </w:pPr>
      <w:r>
        <w:rPr>
          <w:rFonts w:hint="default"/>
          <w:lang w:val="en-US"/>
        </w:rPr>
        <w:t>OMG, so what you have written and what you have experimented is different? You also conducted experiments using KNN and SVM?</w:t>
      </w:r>
    </w:p>
  </w:comment>
  <w:comment w:id="59" w:author="martha" w:date="2026-10-01T11:21:06Z" w:initials="m">
    <w:p w14:paraId="D9F56B19">
      <w:pPr>
        <w:pStyle w:val="10"/>
        <w:rPr>
          <w:rFonts w:hint="default"/>
          <w:lang w:val="en-US"/>
        </w:rPr>
      </w:pPr>
      <w:r>
        <w:rPr>
          <w:rFonts w:hint="default"/>
          <w:lang w:val="en-US"/>
        </w:rPr>
        <w:t>Okay, again other traditional ML algorithms?</w:t>
      </w:r>
    </w:p>
  </w:comment>
  <w:comment w:id="60" w:author="martha" w:date="2026-10-01T11:22:22Z" w:initials="m">
    <w:p w14:paraId="FBDFF21B">
      <w:pPr>
        <w:pStyle w:val="10"/>
        <w:rPr>
          <w:rFonts w:hint="default"/>
          <w:lang w:val="en-US"/>
        </w:rPr>
      </w:pPr>
      <w:r>
        <w:rPr>
          <w:rFonts w:hint="default"/>
          <w:lang w:val="en-US"/>
        </w:rPr>
        <w:t>I do not think that you have done this work. I think you prepared the thesis by copying different works. So did you also use transformer?</w:t>
      </w:r>
    </w:p>
  </w:comment>
  <w:comment w:id="61" w:author="martha" w:date="2026-10-01T11:23:42Z" w:initials="m">
    <w:p w14:paraId="75CFEB44">
      <w:pPr>
        <w:pStyle w:val="10"/>
        <w:rPr>
          <w:rFonts w:hint="default"/>
          <w:lang w:val="en-US"/>
        </w:rPr>
      </w:pPr>
      <w:r>
        <w:rPr>
          <w:rFonts w:hint="default"/>
          <w:lang w:val="en-US"/>
        </w:rPr>
        <w:t>Did you also perform pretraining? with which data?</w:t>
      </w:r>
    </w:p>
  </w:comment>
  <w:comment w:id="62" w:author="martha" w:date="2026-10-01T11:27:04Z" w:initials="m">
    <w:p w14:paraId="457FB3BF">
      <w:pPr>
        <w:pStyle w:val="10"/>
        <w:rPr>
          <w:rFonts w:hint="default"/>
          <w:lang w:val="en-US"/>
        </w:rPr>
      </w:pPr>
      <w:r>
        <w:rPr>
          <w:rFonts w:hint="default"/>
          <w:lang w:val="en-US"/>
        </w:rPr>
        <w:t>did you present the result of the biLSTM in the table? What about the CNN and LSTM results?</w:t>
      </w:r>
    </w:p>
    <w:p w14:paraId="7DB1048B">
      <w:pPr>
        <w:pStyle w:val="10"/>
        <w:rPr>
          <w:rFonts w:hint="default"/>
          <w:lang w:val="en-US"/>
        </w:rPr>
      </w:pPr>
    </w:p>
    <w:p w14:paraId="7FFC233E">
      <w:pPr>
        <w:pStyle w:val="10"/>
        <w:rPr>
          <w:rFonts w:hint="default"/>
          <w:lang w:val="en-US"/>
        </w:rPr>
      </w:pPr>
    </w:p>
    <w:p w14:paraId="7CAB899C">
      <w:pPr>
        <w:pStyle w:val="10"/>
        <w:rPr>
          <w:rFonts w:hint="default"/>
          <w:lang w:val="en-US"/>
        </w:rPr>
      </w:pPr>
      <w:r>
        <w:rPr>
          <w:rFonts w:hint="default"/>
          <w:lang w:val="en-US"/>
        </w:rPr>
        <w:t>Your title says Deep Learning Based Sentiment Analysis. What makes it deep-learning based? Most of the results you have presented are using traditional ML.</w:t>
      </w:r>
    </w:p>
    <w:p w14:paraId="7FFBCC37">
      <w:pPr>
        <w:pStyle w:val="10"/>
        <w:rPr>
          <w:rFonts w:hint="default"/>
          <w:lang w:val="en-US"/>
        </w:rPr>
      </w:pPr>
    </w:p>
    <w:p w14:paraId="F2F746DD">
      <w:pPr>
        <w:pStyle w:val="10"/>
        <w:rPr>
          <w:rFonts w:hint="default"/>
          <w:lang w:val="en-US"/>
        </w:rPr>
      </w:pPr>
      <w:r>
        <w:rPr>
          <w:rFonts w:hint="default"/>
          <w:lang w:val="en-US"/>
        </w:rPr>
        <w:t>Where did you use word2vec and fasttext?</w:t>
      </w:r>
    </w:p>
    <w:p w14:paraId="BF1B4970">
      <w:pPr>
        <w:pStyle w:val="10"/>
        <w:rPr>
          <w:rFonts w:hint="default"/>
          <w:lang w:val="en-US"/>
        </w:rPr>
      </w:pPr>
      <w:r>
        <w:rPr>
          <w:rFonts w:hint="default"/>
          <w:lang w:val="en-US"/>
        </w:rPr>
        <w:t>where did you use CBOW and Skip-gram?</w:t>
      </w:r>
    </w:p>
    <w:p w14:paraId="17BF1B63">
      <w:pPr>
        <w:pStyle w:val="10"/>
        <w:rPr>
          <w:rFonts w:hint="default"/>
          <w:lang w:val="en-US"/>
        </w:rPr>
      </w:pPr>
      <w:r>
        <w:rPr>
          <w:rFonts w:hint="default"/>
          <w:lang w:val="en-US"/>
        </w:rPr>
        <w:t>For what purpose did you use TF-IDF?</w:t>
      </w:r>
    </w:p>
    <w:p w14:paraId="7E9BED94">
      <w:pPr>
        <w:pStyle w:val="10"/>
        <w:rPr>
          <w:rFonts w:hint="default"/>
          <w:lang w:val="en-US"/>
        </w:rPr>
      </w:pPr>
      <w:r>
        <w:rPr>
          <w:rFonts w:hint="default"/>
          <w:lang w:val="en-US"/>
        </w:rPr>
        <w:t>Why did not you mention thaat you have used TF--IDF and ML algorithms in the methodology chapter?</w:t>
      </w:r>
    </w:p>
    <w:p w14:paraId="BFAEEB38">
      <w:pPr>
        <w:pStyle w:val="10"/>
        <w:rPr>
          <w:rFonts w:hint="default"/>
          <w:lang w:val="en-US"/>
        </w:rPr>
      </w:pPr>
    </w:p>
    <w:p w14:paraId="C2D0A72F">
      <w:pPr>
        <w:pStyle w:val="10"/>
        <w:rPr>
          <w:rFonts w:hint="default"/>
          <w:lang w:val="en-US"/>
        </w:rPr>
      </w:pPr>
    </w:p>
  </w:comment>
  <w:comment w:id="63" w:author="martha" w:date="2026-10-01T11:25:21Z" w:initials="m">
    <w:p w14:paraId="75DEDE04">
      <w:pPr>
        <w:pStyle w:val="10"/>
        <w:rPr>
          <w:rFonts w:hint="default"/>
          <w:lang w:val="en-US"/>
        </w:rPr>
      </w:pPr>
      <w:r>
        <w:rPr>
          <w:rFonts w:hint="default"/>
          <w:lang w:val="en-US"/>
        </w:rPr>
        <w:t xml:space="preserve">did you conduct 108 experiments? </w:t>
      </w:r>
    </w:p>
  </w:comment>
  <w:comment w:id="64" w:author="martha" w:date="2026-10-01T11:36:54Z" w:initials="m">
    <w:p w14:paraId="59FF2F5B">
      <w:pPr>
        <w:pStyle w:val="10"/>
        <w:rPr>
          <w:rFonts w:hint="default"/>
          <w:lang w:val="en-US"/>
        </w:rPr>
      </w:pPr>
      <w:r>
        <w:rPr>
          <w:rFonts w:hint="default"/>
          <w:lang w:val="en-US"/>
        </w:rPr>
        <w:t>Conclusion need to provide answer to the research questions?</w:t>
      </w:r>
    </w:p>
  </w:comment>
  <w:comment w:id="65" w:author="martha" w:date="2026-10-01T11:33:43Z" w:initials="m">
    <w:p w14:paraId="23F72CF8">
      <w:pPr>
        <w:pStyle w:val="10"/>
        <w:rPr>
          <w:rFonts w:hint="default"/>
          <w:lang w:val="en-US"/>
        </w:rPr>
      </w:pPr>
      <w:r>
        <w:rPr>
          <w:rFonts w:hint="default"/>
          <w:lang w:val="en-US"/>
        </w:rPr>
        <w:t>what about transformer? What about LSTM? What about GRU? What about CNN?</w:t>
      </w:r>
    </w:p>
  </w:comment>
  <w:comment w:id="66" w:author="martha" w:date="2026-10-01T11:34:29Z" w:initials="m">
    <w:p w14:paraId="7EBF04BA">
      <w:pPr>
        <w:pStyle w:val="10"/>
        <w:rPr>
          <w:rFonts w:hint="default"/>
          <w:lang w:val="en-US"/>
        </w:rPr>
      </w:pPr>
      <w:r>
        <w:rPr>
          <w:rFonts w:hint="default"/>
          <w:lang w:val="en-US"/>
        </w:rPr>
        <w:t xml:space="preserve">How did you train Bi-LSTM and Transformer? For what purpose did you use google collab, which you mentioned in chapter 3?        </w:t>
      </w:r>
    </w:p>
  </w:comment>
  <w:comment w:id="67" w:author="martha" w:date="2026-10-01T11:35:50Z" w:initials="m">
    <w:p w14:paraId="BFFD8645">
      <w:pPr>
        <w:pStyle w:val="10"/>
        <w:rPr>
          <w:rFonts w:hint="default"/>
          <w:lang w:val="en-US"/>
        </w:rPr>
      </w:pPr>
      <w:r>
        <w:rPr>
          <w:rFonts w:hint="default"/>
          <w:lang w:val="en-US"/>
        </w:rPr>
        <w:t xml:space="preserve">so this is also different from what you have indicated in chapter three and at the begining of chapter four. </w:t>
      </w:r>
    </w:p>
  </w:comment>
  <w:comment w:id="68" w:author="martha" w:date="2026-10-01T11:38:22Z" w:initials="m">
    <w:p w14:paraId="AAFE5DA4">
      <w:pPr>
        <w:pStyle w:val="10"/>
        <w:rPr>
          <w:rFonts w:hint="default"/>
          <w:lang w:val="en-US"/>
        </w:rPr>
      </w:pPr>
      <w:r>
        <w:rPr>
          <w:rFonts w:hint="default"/>
          <w:lang w:val="en-US"/>
        </w:rPr>
        <w:t>? The dataset is not that much small.</w:t>
      </w:r>
    </w:p>
  </w:comment>
  <w:comment w:id="69" w:author="martha" w:date="2026-10-01T11:39:29Z" w:initials="m">
    <w:p w14:paraId="A3F3352A">
      <w:pPr>
        <w:pStyle w:val="10"/>
        <w:rPr>
          <w:rFonts w:hint="default"/>
          <w:lang w:val="en-US"/>
        </w:rPr>
      </w:pPr>
      <w:r>
        <w:rPr>
          <w:rFonts w:hint="default"/>
          <w:lang w:val="en-US"/>
        </w:rPr>
        <w:t>What makes it deployable? performance of 72% enough to deploy models for use?</w:t>
      </w:r>
    </w:p>
  </w:comment>
  <w:comment w:id="70" w:author="martha" w:date="2026-10-01T11:40:53Z" w:initials="m">
    <w:p w14:paraId="FEFFF4AC">
      <w:pPr>
        <w:pStyle w:val="10"/>
        <w:rPr>
          <w:rFonts w:hint="default"/>
          <w:lang w:val="en-US"/>
        </w:rPr>
      </w:pPr>
      <w:r>
        <w:rPr>
          <w:rFonts w:hint="default"/>
          <w:lang w:val="en-US"/>
        </w:rPr>
        <w:t>why? you have used relatively large size of data. Why did you recommend for data collection? How did you know that the models did not perform well due to data size?</w:t>
      </w:r>
    </w:p>
  </w:comment>
  <w:comment w:id="71" w:author="martha" w:date="2026-10-01T11:42:48Z" w:initials="m">
    <w:p w14:paraId="E9FBFD8E">
      <w:pPr>
        <w:pStyle w:val="10"/>
        <w:rPr>
          <w:rFonts w:hint="default"/>
          <w:lang w:val="en-US"/>
        </w:rPr>
      </w:pPr>
      <w:r>
        <w:rPr>
          <w:rFonts w:hint="default"/>
          <w:lang w:val="en-US"/>
        </w:rPr>
        <w:t>you already done it. What do you want to recommend anout character normilization? Moreover, what was the impact of character normalization on performance?</w:t>
      </w:r>
    </w:p>
  </w:comment>
  <w:comment w:id="72" w:author="martha" w:date="2026-10-01T11:44:03Z" w:initials="m">
    <w:p w14:paraId="446F1D3F">
      <w:pPr>
        <w:pStyle w:val="10"/>
        <w:rPr>
          <w:rFonts w:hint="default"/>
          <w:lang w:val="en-US"/>
        </w:rPr>
      </w:pPr>
      <w:r>
        <w:rPr>
          <w:rFonts w:hint="default"/>
          <w:lang w:val="en-US"/>
        </w:rPr>
        <w:t>you have said that you have used transformer. Why do you recommend for further study?</w:t>
      </w:r>
    </w:p>
  </w:comment>
  <w:comment w:id="73" w:author="martha" w:date="2026-10-01T11:44:47Z" w:initials="m">
    <w:p w14:paraId="66F6B1D6">
      <w:pPr>
        <w:pStyle w:val="10"/>
        <w:rPr>
          <w:rFonts w:hint="default"/>
          <w:lang w:val="en-US"/>
        </w:rPr>
      </w:pPr>
      <w:r>
        <w:rPr>
          <w:rFonts w:hint="default"/>
          <w:lang w:val="en-US"/>
        </w:rPr>
        <w:t>Why did not you tray domain adaptation?</w:t>
      </w:r>
    </w:p>
  </w:comment>
  <w:comment w:id="74" w:author="martha" w:date="2026-10-01T11:45:17Z" w:initials="m">
    <w:p w14:paraId="FDBDFF6D">
      <w:pPr>
        <w:pStyle w:val="10"/>
        <w:rPr>
          <w:rFonts w:hint="default"/>
          <w:lang w:val="en-US"/>
        </w:rPr>
      </w:pPr>
      <w:r>
        <w:rPr>
          <w:rFonts w:hint="default"/>
          <w:lang w:val="en-US"/>
        </w:rPr>
        <w:t>Is this the size you claim that you used in your experiments.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EFD7D7D8" w15:done="0"/>
  <w15:commentEx w15:paraId="5BBB3C30" w15:done="0"/>
  <w15:commentEx w15:paraId="2FF8CC91" w15:done="0"/>
  <w15:commentEx w15:paraId="FC2767B0" w15:done="0"/>
  <w15:commentEx w15:paraId="E8E215E5" w15:done="0"/>
  <w15:commentEx w15:paraId="F99FF4B5" w15:done="0"/>
  <w15:commentEx w15:paraId="1EFF5352" w15:done="0"/>
  <w15:commentEx w15:paraId="15B3189C" w15:done="0"/>
  <w15:commentEx w15:paraId="BF5A9882" w15:done="0"/>
  <w15:commentEx w15:paraId="53FFDEC2" w15:done="0"/>
  <w15:commentEx w15:paraId="49FFC6D6" w15:done="0"/>
  <w15:commentEx w15:paraId="FFF5EEFC" w15:done="0"/>
  <w15:commentEx w15:paraId="FD3C46B9" w15:done="0"/>
  <w15:commentEx w15:paraId="D77BB048" w15:done="0"/>
  <w15:commentEx w15:paraId="FDFF23A8" w15:done="0"/>
  <w15:commentEx w15:paraId="7E6D559B" w15:done="0"/>
  <w15:commentEx w15:paraId="FBB749F7" w15:done="0"/>
  <w15:commentEx w15:paraId="7ACE9EE6" w15:done="0"/>
  <w15:commentEx w15:paraId="BDF2FD49" w15:done="0"/>
  <w15:commentEx w15:paraId="778ECA32" w15:done="0"/>
  <w15:commentEx w15:paraId="7A7F7DFE" w15:done="0"/>
  <w15:commentEx w15:paraId="F1E7DB4A" w15:done="0"/>
  <w15:commentEx w15:paraId="BFBF66F4" w15:done="0"/>
  <w15:commentEx w15:paraId="7FF791E0" w15:done="0"/>
  <w15:commentEx w15:paraId="7FF607A2" w15:done="0"/>
  <w15:commentEx w15:paraId="FFFF1F58" w15:done="0"/>
  <w15:commentEx w15:paraId="FBBF3F40" w15:done="0"/>
  <w15:commentEx w15:paraId="B6DF05C6" w15:done="0"/>
  <w15:commentEx w15:paraId="FFD35FA1" w15:done="0"/>
  <w15:commentEx w15:paraId="3C792932" w15:done="0"/>
  <w15:commentEx w15:paraId="7FFB988E" w15:done="0"/>
  <w15:commentEx w15:paraId="4E6EC556" w15:done="0"/>
  <w15:commentEx w15:paraId="2FBFE4FB" w15:done="0"/>
  <w15:commentEx w15:paraId="5BF329AE" w15:done="0"/>
  <w15:commentEx w15:paraId="F1F02D07" w15:done="0"/>
  <w15:commentEx w15:paraId="FD9D83B3" w15:done="0"/>
  <w15:commentEx w15:paraId="7FFF43F9" w15:done="0"/>
  <w15:commentEx w15:paraId="FFF5FD0A" w15:done="0"/>
  <w15:commentEx w15:paraId="DB7070C4" w15:done="0"/>
  <w15:commentEx w15:paraId="B9F7161B" w15:done="0"/>
  <w15:commentEx w15:paraId="FFC105B5" w15:done="0"/>
  <w15:commentEx w15:paraId="EEF6BE6D" w15:done="0"/>
  <w15:commentEx w15:paraId="F0DD0E59" w15:done="0"/>
  <w15:commentEx w15:paraId="BD37618B" w15:done="0"/>
  <w15:commentEx w15:paraId="3FAB6A3F" w15:done="0"/>
  <w15:commentEx w15:paraId="7FF71992" w15:done="0"/>
  <w15:commentEx w15:paraId="43E92B1F" w15:done="0"/>
  <w15:commentEx w15:paraId="32F15084" w15:done="0"/>
  <w15:commentEx w15:paraId="F8FA72B4" w15:done="0"/>
  <w15:commentEx w15:paraId="DFFB5A23" w15:done="0"/>
  <w15:commentEx w15:paraId="FFDEC8F2" w15:done="0"/>
  <w15:commentEx w15:paraId="5FFF6551" w15:done="0"/>
  <w15:commentEx w15:paraId="7BFF596D" w15:done="0"/>
  <w15:commentEx w15:paraId="FE7BD4DC" w15:done="0"/>
  <w15:commentEx w15:paraId="FAF724BB" w15:done="0"/>
  <w15:commentEx w15:paraId="DCD31520" w15:done="0"/>
  <w15:commentEx w15:paraId="76BCC318" w15:done="0"/>
  <w15:commentEx w15:paraId="6D7F9548" w15:done="0"/>
  <w15:commentEx w15:paraId="AFDFAD55" w15:done="0"/>
  <w15:commentEx w15:paraId="D9F56B19" w15:done="0"/>
  <w15:commentEx w15:paraId="FBDFF21B" w15:done="0"/>
  <w15:commentEx w15:paraId="75CFEB44" w15:done="0"/>
  <w15:commentEx w15:paraId="C2D0A72F" w15:done="0"/>
  <w15:commentEx w15:paraId="75DEDE04" w15:done="0"/>
  <w15:commentEx w15:paraId="59FF2F5B" w15:done="0"/>
  <w15:commentEx w15:paraId="23F72CF8" w15:done="0"/>
  <w15:commentEx w15:paraId="7EBF04BA" w15:done="0"/>
  <w15:commentEx w15:paraId="BFFD8645" w15:done="0"/>
  <w15:commentEx w15:paraId="AAFE5DA4" w15:done="0"/>
  <w15:commentEx w15:paraId="A3F3352A" w15:done="0"/>
  <w15:commentEx w15:paraId="FEFFF4AC" w15:done="0"/>
  <w15:commentEx w15:paraId="E9FBFD8E" w15:done="0"/>
  <w15:commentEx w15:paraId="446F1D3F" w15:done="0"/>
  <w15:commentEx w15:paraId="66F6B1D6" w15:done="0"/>
  <w15:commentEx w15:paraId="FDBDFF6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DejaVu Sans"/>
    <w:panose1 w:val="020F0502020204030204"/>
    <w:charset w:val="86"/>
    <w:family w:val="swiss"/>
    <w:pitch w:val="default"/>
    <w:sig w:usb0="00000000" w:usb1="00000000" w:usb2="00000001" w:usb3="00000000" w:csb0="0000019F" w:csb1="00000000"/>
  </w:font>
  <w:font w:name="Calibri">
    <w:altName w:val="DejaVu Sans"/>
    <w:panose1 w:val="00000000000000000000"/>
    <w:charset w:val="00"/>
    <w:family w:val="auto"/>
    <w:pitch w:val="default"/>
    <w:sig w:usb0="00000000" w:usb1="00000000" w:usb2="00000000" w:usb3="00000000" w:csb0="00000000" w:csb1="00000000"/>
  </w:font>
  <w:font w:name="Tahoma">
    <w:altName w:val="DejaVu Sans"/>
    <w:panose1 w:val="020B0604030504040204"/>
    <w:charset w:val="00"/>
    <w:family w:val="swiss"/>
    <w:pitch w:val="default"/>
    <w:sig w:usb0="00000000" w:usb1="00000000" w:usb2="00000029" w:usb3="00000000" w:csb0="000101FF" w:csb1="00000000"/>
  </w:font>
  <w:font w:name="Cambria">
    <w:altName w:val="Caladea"/>
    <w:panose1 w:val="02040503050406030204"/>
    <w:charset w:val="00"/>
    <w:family w:val="roman"/>
    <w:pitch w:val="default"/>
    <w:sig w:usb0="00000000" w:usb1="00000000" w:usb2="02000000" w:usb3="00000000" w:csb0="0000019F" w:csb1="00000000"/>
  </w:font>
  <w:font w:name="Caladea">
    <w:panose1 w:val="02040503050406030204"/>
    <w:charset w:val="00"/>
    <w:family w:val="auto"/>
    <w:pitch w:val="default"/>
    <w:sig w:usb0="00000007" w:usb1="00000000" w:usb2="00000000" w:usb3="00000000" w:csb0="20000093" w:csb1="00000000"/>
  </w:font>
  <w:font w:name="Nyala">
    <w:altName w:val="Gentium"/>
    <w:panose1 w:val="02000504070300020003"/>
    <w:charset w:val="00"/>
    <w:family w:val="auto"/>
    <w:pitch w:val="default"/>
    <w:sig w:usb0="00000000" w:usb1="00000000" w:usb2="00000800" w:usb3="00000000" w:csb0="00000093" w:csb1="00000000"/>
  </w:font>
  <w:font w:name="Gentium">
    <w:panose1 w:val="02000503060000020004"/>
    <w:charset w:val="00"/>
    <w:family w:val="auto"/>
    <w:pitch w:val="default"/>
    <w:sig w:usb0="E00000FF" w:usb1="00000003" w:usb2="00000000" w:usb3="00000000" w:csb0="2000001B" w:csb1="00000000"/>
  </w:font>
  <w:font w:name="Cambria Math">
    <w:altName w:val="DejaVu Math TeX Gyre"/>
    <w:panose1 w:val="02040503050406030204"/>
    <w:charset w:val="01"/>
    <w:family w:val="roman"/>
    <w:pitch w:val="default"/>
    <w:sig w:usb0="00000000" w:usb1="00000000" w:usb2="02000000" w:usb3="00000000" w:csb0="0000019F" w:csb1="00000000"/>
  </w:font>
  <w:font w:name="DejaVu Math TeX Gyre">
    <w:panose1 w:val="02000503000000000000"/>
    <w:charset w:val="00"/>
    <w:family w:val="auto"/>
    <w:pitch w:val="default"/>
    <w:sig w:usb0="A10000EF" w:usb1="4A00F9EE" w:usb2="02000008" w:usb3="00000000" w:csb0="60000193" w:csb1="0DD40000"/>
  </w:font>
  <w:font w:name="Arial MT">
    <w:altName w:val="DejaVu Sans"/>
    <w:panose1 w:val="00000000000000000000"/>
    <w:charset w:val="01"/>
    <w:family w:val="swiss"/>
    <w:pitch w:val="default"/>
    <w:sig w:usb0="00000000" w:usb1="00000000" w:usb2="00000000" w:usb3="00000000" w:csb0="00000000" w:csb1="00000000"/>
  </w:font>
  <w:font w:name="Visual Geez Unicode">
    <w:altName w:val="C059"/>
    <w:panose1 w:val="00000400000000000000"/>
    <w:charset w:val="00"/>
    <w:family w:val="auto"/>
    <w:pitch w:val="default"/>
    <w:sig w:usb0="00000000" w:usb1="00000000" w:usb2="00000000" w:usb3="00000000" w:csb0="00000001" w:csb1="00000000"/>
  </w:font>
  <w:font w:name="Symbol">
    <w:altName w:val="OpenSymbol"/>
    <w:panose1 w:val="05050102010706020507"/>
    <w:charset w:val="02"/>
    <w:family w:val="roman"/>
    <w:pitch w:val="default"/>
    <w:sig w:usb0="00000000" w:usb1="00000000" w:usb2="00000000" w:usb3="00000000" w:csb0="80000000" w:csb1="00000000"/>
  </w:font>
  <w:font w:name="OpenSymbol">
    <w:panose1 w:val="05010000000000000000"/>
    <w:charset w:val="00"/>
    <w:family w:val="auto"/>
    <w:pitch w:val="default"/>
    <w:sig w:usb0="800000AF" w:usb1="1001ECEA" w:usb2="00000000" w:usb3="00000000" w:csb0="80000001" w:csb1="00000000"/>
  </w:font>
  <w:font w:name="Segoe UI">
    <w:altName w:val="Noto Looped Lao Bold"/>
    <w:panose1 w:val="020B0502040204020203"/>
    <w:charset w:val="00"/>
    <w:family w:val="swiss"/>
    <w:pitch w:val="default"/>
    <w:sig w:usb0="00000000" w:usb1="00000000" w:usb2="00000009" w:usb3="00000000" w:csb0="000001FF" w:csb1="00000000"/>
  </w:font>
  <w:font w:name="Noto Looped Lao Bold">
    <w:panose1 w:val="020B0502040504020204"/>
    <w:charset w:val="00"/>
    <w:family w:val="auto"/>
    <w:pitch w:val="default"/>
    <w:sig w:usb0="02000000" w:usb1="00000000" w:usb2="00000000" w:usb3="00000000" w:csb0="00000001" w:csb1="00000000"/>
  </w:font>
  <w:font w:name="Liberation Serif">
    <w:panose1 w:val="02020603050405020304"/>
    <w:charset w:val="00"/>
    <w:family w:val="auto"/>
    <w:pitch w:val="default"/>
    <w:sig w:usb0="E0000AFF" w:usb1="500078FF" w:usb2="00000021" w:usb3="00000000" w:csb0="600001BF" w:csb1="DFF70000"/>
  </w:font>
  <w:font w:name="DejaVu Math TeX Gyre">
    <w:panose1 w:val="02000503000000000000"/>
    <w:charset w:val="01"/>
    <w:family w:val="roman"/>
    <w:pitch w:val="default"/>
    <w:sig w:usb0="A10000EF" w:usb1="4A00F9EE" w:usb2="02000008" w:usb3="00000000" w:csb0="60000193" w:csb1="0DD40000"/>
  </w:font>
  <w:font w:name="Noto Sans Ethiopic">
    <w:panose1 w:val="020B0502040504020204"/>
    <w:charset w:val="00"/>
    <w:family w:val="auto"/>
    <w:pitch w:val="default"/>
    <w:sig w:usb0="80000043" w:usb1="00002040" w:usb2="000008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spacing w:line="14" w:lineRule="auto"/>
      <w:rPr>
        <w:sz w:val="20"/>
      </w:rPr>
    </w:pPr>
    <w:r>
      <mc:AlternateContent>
        <mc:Choice Requires="wps">
          <w:drawing>
            <wp:anchor distT="0" distB="0" distL="114300" distR="114300" simplePos="0" relativeHeight="251662336" behindDoc="1" locked="0" layoutInCell="1" allowOverlap="1">
              <wp:simplePos x="0" y="0"/>
              <wp:positionH relativeFrom="page">
                <wp:posOffset>4179570</wp:posOffset>
              </wp:positionH>
              <wp:positionV relativeFrom="page">
                <wp:posOffset>9276080</wp:posOffset>
              </wp:positionV>
              <wp:extent cx="236855" cy="165735"/>
              <wp:effectExtent l="0" t="0" r="0" b="0"/>
              <wp:wrapNone/>
              <wp:docPr id="1207922708" name="Text Box 8"/>
              <wp:cNvGraphicFramePr/>
              <a:graphic xmlns:a="http://schemas.openxmlformats.org/drawingml/2006/main">
                <a:graphicData uri="http://schemas.microsoft.com/office/word/2010/wordprocessingShape">
                  <wps:wsp>
                    <wps:cNvSpPr txBox="1">
                      <a:spLocks noChangeArrowheads="1"/>
                    </wps:cNvSpPr>
                    <wps:spPr bwMode="auto">
                      <a:xfrm>
                        <a:off x="0" y="0"/>
                        <a:ext cx="236855" cy="165735"/>
                      </a:xfrm>
                      <a:prstGeom prst="rect">
                        <a:avLst/>
                      </a:prstGeom>
                      <a:noFill/>
                      <a:ln>
                        <a:noFill/>
                      </a:ln>
                    </wps:spPr>
                    <wps:txbx>
                      <w:txbxContent>
                        <w:p>
                          <w:pPr>
                            <w:spacing w:line="245" w:lineRule="exact"/>
                            <w:ind w:left="60"/>
                            <w:rPr>
                              <w:rFonts w:ascii="Calibri"/>
                            </w:rPr>
                          </w:pPr>
                          <w:r>
                            <w:fldChar w:fldCharType="begin"/>
                          </w:r>
                          <w:r>
                            <w:rPr>
                              <w:rFonts w:ascii="Calibri"/>
                            </w:rPr>
                            <w:instrText xml:space="preserve"> PAGE  \* roman </w:instrText>
                          </w:r>
                          <w:r>
                            <w:fldChar w:fldCharType="separate"/>
                          </w:r>
                          <w:r>
                            <w:rPr>
                              <w:rFonts w:ascii="Calibri"/>
                            </w:rPr>
                            <w:t>xi</w:t>
                          </w:r>
                          <w:r>
                            <w:fldChar w:fldCharType="end"/>
                          </w:r>
                        </w:p>
                      </w:txbxContent>
                    </wps:txbx>
                    <wps:bodyPr rot="0" vert="horz" wrap="square" lIns="0" tIns="0" rIns="0" bIns="0" anchor="t" anchorCtr="0" upright="1">
                      <a:noAutofit/>
                    </wps:bodyPr>
                  </wps:wsp>
                </a:graphicData>
              </a:graphic>
            </wp:anchor>
          </w:drawing>
        </mc:Choice>
        <mc:Fallback>
          <w:pict>
            <v:shape id="Text Box 8" o:spid="_x0000_s1026" o:spt="202" type="#_x0000_t202" style="position:absolute;left:0pt;margin-left:329.1pt;margin-top:730.4pt;height:13.05pt;width:18.65pt;mso-position-horizontal-relative:page;mso-position-vertical-relative:page;z-index:-251654144;mso-width-relative:page;mso-height-relative:page;" filled="f" stroked="f" coordsize="21600,21600" o:gfxdata="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">
              <v:fill on="f" focussize="0,0"/>
              <v:stroke on="f"/>
              <v:imagedata o:title=""/>
              <o:lock v:ext="edit" aspectratio="f"/>
              <v:textbox inset="0mm,0mm,0mm,0mm">
                <w:txbxContent>
                  <w:p>
                    <w:pPr>
                      <w:spacing w:line="245" w:lineRule="exact"/>
                      <w:ind w:left="60"/>
                      <w:rPr>
                        <w:rFonts w:ascii="Calibri"/>
                      </w:rPr>
                    </w:pPr>
                    <w:r>
                      <w:fldChar w:fldCharType="begin"/>
                    </w:r>
                    <w:r>
                      <w:rPr>
                        <w:rFonts w:ascii="Calibri"/>
                      </w:rPr>
                      <w:instrText xml:space="preserve"> PAGE  \* roman </w:instrText>
                    </w:r>
                    <w:r>
                      <w:fldChar w:fldCharType="separate"/>
                    </w:r>
                    <w:r>
                      <w:rPr>
                        <w:rFonts w:ascii="Calibri"/>
                      </w:rPr>
                      <w:t>xi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spacing w:line="14" w:lineRule="auto"/>
      <w:rPr>
        <w:sz w:val="20"/>
      </w:rPr>
    </w:pPr>
    <w:r>
      <mc:AlternateContent>
        <mc:Choice Requires="wps">
          <w:drawing>
            <wp:anchor distT="0" distB="0" distL="114300" distR="114300" simplePos="0" relativeHeight="251663360" behindDoc="1" locked="0" layoutInCell="1" allowOverlap="1">
              <wp:simplePos x="0" y="0"/>
              <wp:positionH relativeFrom="page">
                <wp:posOffset>4189095</wp:posOffset>
              </wp:positionH>
              <wp:positionV relativeFrom="page">
                <wp:posOffset>9276080</wp:posOffset>
              </wp:positionV>
              <wp:extent cx="219710" cy="165735"/>
              <wp:effectExtent l="0" t="0" r="0" b="0"/>
              <wp:wrapNone/>
              <wp:docPr id="264126916" name="Text Box 7"/>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wps:spPr>
                    <wps:txbx>
                      <w:txbxContent>
                        <w:p>
                          <w:pPr>
                            <w:spacing w:line="245" w:lineRule="exact"/>
                            <w:ind w:left="60"/>
                            <w:rPr>
                              <w:rFonts w:ascii="Calibri"/>
                            </w:rPr>
                          </w:pPr>
                          <w:r>
                            <w:fldChar w:fldCharType="begin"/>
                          </w:r>
                          <w:r>
                            <w:rPr>
                              <w:rFonts w:ascii="Calibri"/>
                            </w:rPr>
                            <w:instrText xml:space="preserve"> PAGE </w:instrText>
                          </w:r>
                          <w:r>
                            <w:fldChar w:fldCharType="separate"/>
                          </w:r>
                          <w:r>
                            <w:rPr>
                              <w:rFonts w:ascii="Calibri"/>
                            </w:rPr>
                            <w:t>36</w:t>
                          </w:r>
                          <w:r>
                            <w:fldChar w:fldCharType="end"/>
                          </w:r>
                        </w:p>
                      </w:txbxContent>
                    </wps:txbx>
                    <wps:bodyPr rot="0" vert="horz" wrap="square" lIns="0" tIns="0" rIns="0" bIns="0" anchor="t" anchorCtr="0" upright="1">
                      <a:noAutofit/>
                    </wps:bodyPr>
                  </wps:wsp>
                </a:graphicData>
              </a:graphic>
            </wp:anchor>
          </w:drawing>
        </mc:Choice>
        <mc:Fallback>
          <w:pict>
            <v:shape id="Text Box 7" o:spid="_x0000_s1026" o:spt="202" type="#_x0000_t202" style="position:absolute;left:0pt;margin-left:329.85pt;margin-top:730.4pt;height:13.05pt;width:17.3pt;mso-position-horizontal-relative:page;mso-position-vertical-relative:page;z-index:-251653120;mso-width-relative:page;mso-height-relative:page;" filled="f" stroked="f" coordsize="21600,21600" o:gfxdata="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">
              <v:fill on="f" focussize="0,0"/>
              <v:stroke on="f"/>
              <v:imagedata o:title=""/>
              <o:lock v:ext="edit" aspectratio="f"/>
              <v:textbox inset="0mm,0mm,0mm,0mm">
                <w:txbxContent>
                  <w:p>
                    <w:pPr>
                      <w:spacing w:line="245" w:lineRule="exact"/>
                      <w:ind w:left="60"/>
                      <w:rPr>
                        <w:rFonts w:ascii="Calibri"/>
                      </w:rPr>
                    </w:pPr>
                    <w:r>
                      <w:fldChar w:fldCharType="begin"/>
                    </w:r>
                    <w:r>
                      <w:rPr>
                        <w:rFonts w:ascii="Calibri"/>
                      </w:rPr>
                      <w:instrText xml:space="preserve"> PAGE </w:instrText>
                    </w:r>
                    <w:r>
                      <w:fldChar w:fldCharType="separate"/>
                    </w:r>
                    <w:r>
                      <w:rPr>
                        <w:rFonts w:ascii="Calibri"/>
                      </w:rPr>
                      <w:t>36</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spacing w:line="14" w:lineRule="auto"/>
      <w:rPr>
        <w:sz w:val="20"/>
      </w:rPr>
    </w:pPr>
    <w:r>
      <mc:AlternateContent>
        <mc:Choice Requires="wps">
          <w:drawing>
            <wp:anchor distT="0" distB="0" distL="114300" distR="114300" simplePos="0" relativeHeight="251663360" behindDoc="1" locked="0" layoutInCell="1" allowOverlap="1">
              <wp:simplePos x="0" y="0"/>
              <wp:positionH relativeFrom="page">
                <wp:posOffset>5332095</wp:posOffset>
              </wp:positionH>
              <wp:positionV relativeFrom="page">
                <wp:posOffset>6990080</wp:posOffset>
              </wp:positionV>
              <wp:extent cx="219710" cy="165735"/>
              <wp:effectExtent l="0" t="0" r="0" b="0"/>
              <wp:wrapNone/>
              <wp:docPr id="761962263" name="Text Box 6"/>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wps:spPr>
                    <wps:txbx>
                      <w:txbxContent>
                        <w:p>
                          <w:pPr>
                            <w:spacing w:line="245" w:lineRule="exact"/>
                            <w:ind w:left="60"/>
                            <w:rPr>
                              <w:rFonts w:ascii="Calibri"/>
                            </w:rPr>
                          </w:pPr>
                          <w:r>
                            <w:fldChar w:fldCharType="begin"/>
                          </w:r>
                          <w:r>
                            <w:rPr>
                              <w:rFonts w:ascii="Calibri"/>
                            </w:rPr>
                            <w:instrText xml:space="preserve"> PAGE </w:instrText>
                          </w:r>
                          <w:r>
                            <w:fldChar w:fldCharType="separate"/>
                          </w:r>
                          <w:r>
                            <w:rPr>
                              <w:rFonts w:ascii="Calibri"/>
                            </w:rPr>
                            <w:t>39</w:t>
                          </w:r>
                          <w:r>
                            <w:fldChar w:fldCharType="end"/>
                          </w:r>
                        </w:p>
                      </w:txbxContent>
                    </wps:txbx>
                    <wps:bodyPr rot="0" vert="horz" wrap="square" lIns="0" tIns="0" rIns="0" bIns="0" anchor="t" anchorCtr="0" upright="1">
                      <a:noAutofit/>
                    </wps:bodyPr>
                  </wps:wsp>
                </a:graphicData>
              </a:graphic>
            </wp:anchor>
          </w:drawing>
        </mc:Choice>
        <mc:Fallback>
          <w:pict>
            <v:shape id="Text Box 6" o:spid="_x0000_s1026" o:spt="202" type="#_x0000_t202" style="position:absolute;left:0pt;margin-left:419.85pt;margin-top:550.4pt;height:13.05pt;width:17.3pt;mso-position-horizontal-relative:page;mso-position-vertical-relative:page;z-index:-251653120;mso-width-relative:page;mso-height-relative:page;" filled="f" stroked="f" coordsize="21600,21600" o:gfxdata="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">
              <v:fill on="f" focussize="0,0"/>
              <v:stroke on="f"/>
              <v:imagedata o:title=""/>
              <o:lock v:ext="edit" aspectratio="f"/>
              <v:textbox inset="0mm,0mm,0mm,0mm">
                <w:txbxContent>
                  <w:p>
                    <w:pPr>
                      <w:spacing w:line="245" w:lineRule="exact"/>
                      <w:ind w:left="60"/>
                      <w:rPr>
                        <w:rFonts w:ascii="Calibri"/>
                      </w:rPr>
                    </w:pPr>
                    <w:r>
                      <w:fldChar w:fldCharType="begin"/>
                    </w:r>
                    <w:r>
                      <w:rPr>
                        <w:rFonts w:ascii="Calibri"/>
                      </w:rPr>
                      <w:instrText xml:space="preserve"> PAGE </w:instrText>
                    </w:r>
                    <w:r>
                      <w:fldChar w:fldCharType="separate"/>
                    </w:r>
                    <w:r>
                      <w:rPr>
                        <w:rFonts w:ascii="Calibri"/>
                      </w:rPr>
                      <w:t>39</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spacing w:line="14" w:lineRule="auto"/>
      <w:rPr>
        <w:sz w:val="20"/>
      </w:rPr>
    </w:pPr>
    <w:r>
      <mc:AlternateContent>
        <mc:Choice Requires="wps">
          <w:drawing>
            <wp:anchor distT="0" distB="0" distL="114300" distR="114300" simplePos="0" relativeHeight="251664384" behindDoc="1" locked="0" layoutInCell="1" allowOverlap="1">
              <wp:simplePos x="0" y="0"/>
              <wp:positionH relativeFrom="page">
                <wp:posOffset>4189095</wp:posOffset>
              </wp:positionH>
              <wp:positionV relativeFrom="page">
                <wp:posOffset>9276080</wp:posOffset>
              </wp:positionV>
              <wp:extent cx="219710" cy="165735"/>
              <wp:effectExtent l="0" t="0" r="0" b="0"/>
              <wp:wrapNone/>
              <wp:docPr id="397626529" name="Text Box 5"/>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wps:spPr>
                    <wps:txbx>
                      <w:txbxContent>
                        <w:p>
                          <w:pPr>
                            <w:spacing w:line="245" w:lineRule="exact"/>
                            <w:ind w:left="60"/>
                            <w:rPr>
                              <w:rFonts w:ascii="Calibri"/>
                            </w:rPr>
                          </w:pPr>
                          <w:r>
                            <w:fldChar w:fldCharType="begin"/>
                          </w:r>
                          <w:r>
                            <w:rPr>
                              <w:rFonts w:ascii="Calibri"/>
                            </w:rPr>
                            <w:instrText xml:space="preserve"> PAGE </w:instrText>
                          </w:r>
                          <w:r>
                            <w:fldChar w:fldCharType="separate"/>
                          </w:r>
                          <w:r>
                            <w:rPr>
                              <w:rFonts w:ascii="Calibri"/>
                            </w:rPr>
                            <w:t>72</w:t>
                          </w:r>
                          <w:r>
                            <w:fldChar w:fldCharType="end"/>
                          </w:r>
                        </w:p>
                      </w:txbxContent>
                    </wps:txbx>
                    <wps:bodyPr rot="0" vert="horz" wrap="square" lIns="0" tIns="0" rIns="0" bIns="0" anchor="t" anchorCtr="0" upright="1">
                      <a:noAutofit/>
                    </wps:bodyPr>
                  </wps:wsp>
                </a:graphicData>
              </a:graphic>
            </wp:anchor>
          </w:drawing>
        </mc:Choice>
        <mc:Fallback>
          <w:pict>
            <v:shape id="Text Box 5" o:spid="_x0000_s1026" o:spt="202" type="#_x0000_t202" style="position:absolute;left:0pt;margin-left:329.85pt;margin-top:730.4pt;height:13.05pt;width:17.3pt;mso-position-horizontal-relative:page;mso-position-vertical-relative:page;z-index:-251652096;mso-width-relative:page;mso-height-relative:page;" filled="f" stroked="f" coordsize="21600,21600" o:gfxdata="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">
              <v:fill on="f" focussize="0,0"/>
              <v:stroke on="f"/>
              <v:imagedata o:title=""/>
              <o:lock v:ext="edit" aspectratio="f"/>
              <v:textbox inset="0mm,0mm,0mm,0mm">
                <w:txbxContent>
                  <w:p>
                    <w:pPr>
                      <w:spacing w:line="245" w:lineRule="exact"/>
                      <w:ind w:left="60"/>
                      <w:rPr>
                        <w:rFonts w:ascii="Calibri"/>
                      </w:rPr>
                    </w:pPr>
                    <w:r>
                      <w:fldChar w:fldCharType="begin"/>
                    </w:r>
                    <w:r>
                      <w:rPr>
                        <w:rFonts w:ascii="Calibri"/>
                      </w:rPr>
                      <w:instrText xml:space="preserve"> PAGE </w:instrText>
                    </w:r>
                    <w:r>
                      <w:fldChar w:fldCharType="separate"/>
                    </w:r>
                    <w:r>
                      <w:rPr>
                        <w:rFonts w:ascii="Calibri"/>
                      </w:rPr>
                      <w:t>72</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463950"/>
    <w:multiLevelType w:val="multilevel"/>
    <w:tmpl w:val="00463950"/>
    <w:lvl w:ilvl="0" w:tentative="0">
      <w:start w:val="1"/>
      <w:numFmt w:val="decimal"/>
      <w:lvlText w:val="%1"/>
      <w:lvlJc w:val="left"/>
      <w:pPr>
        <w:ind w:left="980" w:hanging="540"/>
      </w:pPr>
      <w:rPr>
        <w:rFonts w:hint="default"/>
        <w:lang w:val="en-US" w:eastAsia="en-US" w:bidi="ar-SA"/>
      </w:rPr>
    </w:lvl>
    <w:lvl w:ilvl="1" w:tentative="0">
      <w:start w:val="4"/>
      <w:numFmt w:val="decimal"/>
      <w:lvlText w:val="%1.%2"/>
      <w:lvlJc w:val="left"/>
      <w:pPr>
        <w:ind w:left="980" w:hanging="540"/>
      </w:pPr>
      <w:rPr>
        <w:rFonts w:hint="default"/>
        <w:lang w:val="en-US" w:eastAsia="en-US" w:bidi="ar-SA"/>
      </w:rPr>
    </w:lvl>
    <w:lvl w:ilvl="2" w:tentative="0">
      <w:start w:val="1"/>
      <w:numFmt w:val="decimal"/>
      <w:lvlText w:val="%1.%2.%3"/>
      <w:lvlJc w:val="left"/>
      <w:pPr>
        <w:ind w:left="980" w:hanging="540"/>
      </w:pPr>
      <w:rPr>
        <w:rFonts w:hint="default" w:ascii="Times New Roman" w:hAnsi="Times New Roman" w:eastAsia="Times New Roman" w:cs="Times New Roman"/>
        <w:b/>
        <w:bCs/>
        <w:w w:val="100"/>
        <w:sz w:val="24"/>
        <w:szCs w:val="24"/>
        <w:lang w:val="en-US" w:eastAsia="en-US" w:bidi="ar-SA"/>
      </w:rPr>
    </w:lvl>
    <w:lvl w:ilvl="3" w:tentative="0">
      <w:start w:val="0"/>
      <w:numFmt w:val="bullet"/>
      <w:lvlText w:val=""/>
      <w:lvlJc w:val="left"/>
      <w:pPr>
        <w:ind w:left="980" w:hanging="360"/>
      </w:pPr>
      <w:rPr>
        <w:rFonts w:hint="default" w:ascii="Wingdings" w:hAnsi="Wingdings" w:eastAsia="Wingdings" w:cs="Wingdings"/>
        <w:w w:val="100"/>
        <w:sz w:val="24"/>
        <w:szCs w:val="24"/>
        <w:lang w:val="en-US" w:eastAsia="en-US" w:bidi="ar-SA"/>
      </w:rPr>
    </w:lvl>
    <w:lvl w:ilvl="4" w:tentative="0">
      <w:start w:val="0"/>
      <w:numFmt w:val="bullet"/>
      <w:lvlText w:val="•"/>
      <w:lvlJc w:val="left"/>
      <w:pPr>
        <w:ind w:left="4644" w:hanging="360"/>
      </w:pPr>
      <w:rPr>
        <w:rFonts w:hint="default"/>
        <w:lang w:val="en-US" w:eastAsia="en-US" w:bidi="ar-SA"/>
      </w:rPr>
    </w:lvl>
    <w:lvl w:ilvl="5" w:tentative="0">
      <w:start w:val="0"/>
      <w:numFmt w:val="bullet"/>
      <w:lvlText w:val="•"/>
      <w:lvlJc w:val="left"/>
      <w:pPr>
        <w:ind w:left="5560" w:hanging="360"/>
      </w:pPr>
      <w:rPr>
        <w:rFonts w:hint="default"/>
        <w:lang w:val="en-US" w:eastAsia="en-US" w:bidi="ar-SA"/>
      </w:rPr>
    </w:lvl>
    <w:lvl w:ilvl="6" w:tentative="0">
      <w:start w:val="0"/>
      <w:numFmt w:val="bullet"/>
      <w:lvlText w:val="•"/>
      <w:lvlJc w:val="left"/>
      <w:pPr>
        <w:ind w:left="6476" w:hanging="360"/>
      </w:pPr>
      <w:rPr>
        <w:rFonts w:hint="default"/>
        <w:lang w:val="en-US" w:eastAsia="en-US" w:bidi="ar-SA"/>
      </w:rPr>
    </w:lvl>
    <w:lvl w:ilvl="7" w:tentative="0">
      <w:start w:val="0"/>
      <w:numFmt w:val="bullet"/>
      <w:lvlText w:val="•"/>
      <w:lvlJc w:val="left"/>
      <w:pPr>
        <w:ind w:left="7392" w:hanging="360"/>
      </w:pPr>
      <w:rPr>
        <w:rFonts w:hint="default"/>
        <w:lang w:val="en-US" w:eastAsia="en-US" w:bidi="ar-SA"/>
      </w:rPr>
    </w:lvl>
    <w:lvl w:ilvl="8" w:tentative="0">
      <w:start w:val="0"/>
      <w:numFmt w:val="bullet"/>
      <w:lvlText w:val="•"/>
      <w:lvlJc w:val="left"/>
      <w:pPr>
        <w:ind w:left="8308" w:hanging="360"/>
      </w:pPr>
      <w:rPr>
        <w:rFonts w:hint="default"/>
        <w:lang w:val="en-US" w:eastAsia="en-US" w:bidi="ar-SA"/>
      </w:rPr>
    </w:lvl>
  </w:abstractNum>
  <w:abstractNum w:abstractNumId="1">
    <w:nsid w:val="0D9C52C4"/>
    <w:multiLevelType w:val="multilevel"/>
    <w:tmpl w:val="0D9C52C4"/>
    <w:lvl w:ilvl="0" w:tentative="0">
      <w:start w:val="5"/>
      <w:numFmt w:val="decimal"/>
      <w:lvlText w:val="%1"/>
      <w:lvlJc w:val="left"/>
      <w:pPr>
        <w:ind w:left="360" w:hanging="360"/>
      </w:pPr>
      <w:rPr>
        <w:rFonts w:hint="default"/>
        <w:sz w:val="28"/>
      </w:rPr>
    </w:lvl>
    <w:lvl w:ilvl="1" w:tentative="0">
      <w:start w:val="1"/>
      <w:numFmt w:val="decimal"/>
      <w:lvlText w:val="%1.%2"/>
      <w:lvlJc w:val="left"/>
      <w:pPr>
        <w:ind w:left="1440" w:hanging="360"/>
      </w:pPr>
      <w:rPr>
        <w:rFonts w:hint="default"/>
        <w:sz w:val="28"/>
      </w:rPr>
    </w:lvl>
    <w:lvl w:ilvl="2" w:tentative="0">
      <w:start w:val="1"/>
      <w:numFmt w:val="decimal"/>
      <w:lvlText w:val="%1.%2.%3"/>
      <w:lvlJc w:val="left"/>
      <w:pPr>
        <w:ind w:left="2880" w:hanging="720"/>
      </w:pPr>
      <w:rPr>
        <w:rFonts w:hint="default"/>
        <w:sz w:val="28"/>
      </w:rPr>
    </w:lvl>
    <w:lvl w:ilvl="3" w:tentative="0">
      <w:start w:val="1"/>
      <w:numFmt w:val="decimal"/>
      <w:lvlText w:val="%1.%2.%3.%4"/>
      <w:lvlJc w:val="left"/>
      <w:pPr>
        <w:ind w:left="3960" w:hanging="720"/>
      </w:pPr>
      <w:rPr>
        <w:rFonts w:hint="default"/>
        <w:sz w:val="28"/>
      </w:rPr>
    </w:lvl>
    <w:lvl w:ilvl="4" w:tentative="0">
      <w:start w:val="1"/>
      <w:numFmt w:val="decimal"/>
      <w:lvlText w:val="%1.%2.%3.%4.%5"/>
      <w:lvlJc w:val="left"/>
      <w:pPr>
        <w:ind w:left="5400" w:hanging="1080"/>
      </w:pPr>
      <w:rPr>
        <w:rFonts w:hint="default"/>
        <w:sz w:val="28"/>
      </w:rPr>
    </w:lvl>
    <w:lvl w:ilvl="5" w:tentative="0">
      <w:start w:val="1"/>
      <w:numFmt w:val="decimal"/>
      <w:lvlText w:val="%1.%2.%3.%4.%5.%6"/>
      <w:lvlJc w:val="left"/>
      <w:pPr>
        <w:ind w:left="6840" w:hanging="1440"/>
      </w:pPr>
      <w:rPr>
        <w:rFonts w:hint="default"/>
        <w:sz w:val="28"/>
      </w:rPr>
    </w:lvl>
    <w:lvl w:ilvl="6" w:tentative="0">
      <w:start w:val="1"/>
      <w:numFmt w:val="decimal"/>
      <w:lvlText w:val="%1.%2.%3.%4.%5.%6.%7"/>
      <w:lvlJc w:val="left"/>
      <w:pPr>
        <w:ind w:left="7920" w:hanging="1440"/>
      </w:pPr>
      <w:rPr>
        <w:rFonts w:hint="default"/>
        <w:sz w:val="28"/>
      </w:rPr>
    </w:lvl>
    <w:lvl w:ilvl="7" w:tentative="0">
      <w:start w:val="1"/>
      <w:numFmt w:val="decimal"/>
      <w:lvlText w:val="%1.%2.%3.%4.%5.%6.%7.%8"/>
      <w:lvlJc w:val="left"/>
      <w:pPr>
        <w:ind w:left="9360" w:hanging="1800"/>
      </w:pPr>
      <w:rPr>
        <w:rFonts w:hint="default"/>
        <w:sz w:val="28"/>
      </w:rPr>
    </w:lvl>
    <w:lvl w:ilvl="8" w:tentative="0">
      <w:start w:val="1"/>
      <w:numFmt w:val="decimal"/>
      <w:lvlText w:val="%1.%2.%3.%4.%5.%6.%7.%8.%9"/>
      <w:lvlJc w:val="left"/>
      <w:pPr>
        <w:ind w:left="10440" w:hanging="1800"/>
      </w:pPr>
      <w:rPr>
        <w:rFonts w:hint="default"/>
        <w:sz w:val="28"/>
      </w:rPr>
    </w:lvl>
  </w:abstractNum>
  <w:abstractNum w:abstractNumId="2">
    <w:nsid w:val="150F1221"/>
    <w:multiLevelType w:val="multilevel"/>
    <w:tmpl w:val="150F1221"/>
    <w:lvl w:ilvl="0" w:tentative="0">
      <w:start w:val="0"/>
      <w:numFmt w:val="bullet"/>
      <w:lvlText w:val=""/>
      <w:lvlJc w:val="left"/>
      <w:pPr>
        <w:ind w:left="1360" w:hanging="360"/>
      </w:pPr>
      <w:rPr>
        <w:rFonts w:hint="default" w:ascii="Symbol" w:hAnsi="Symbol" w:eastAsia="Symbol" w:cs="Symbol"/>
        <w:w w:val="100"/>
        <w:sz w:val="24"/>
        <w:szCs w:val="24"/>
        <w:lang w:val="en-US" w:eastAsia="en-US" w:bidi="ar-SA"/>
      </w:rPr>
    </w:lvl>
    <w:lvl w:ilvl="1" w:tentative="0">
      <w:start w:val="0"/>
      <w:numFmt w:val="bullet"/>
      <w:lvlText w:val="•"/>
      <w:lvlJc w:val="left"/>
      <w:pPr>
        <w:ind w:left="2270" w:hanging="360"/>
      </w:pPr>
      <w:rPr>
        <w:rFonts w:hint="default"/>
        <w:lang w:val="en-US" w:eastAsia="en-US" w:bidi="ar-SA"/>
      </w:rPr>
    </w:lvl>
    <w:lvl w:ilvl="2" w:tentative="0">
      <w:start w:val="0"/>
      <w:numFmt w:val="bullet"/>
      <w:lvlText w:val="•"/>
      <w:lvlJc w:val="left"/>
      <w:pPr>
        <w:ind w:left="3180" w:hanging="360"/>
      </w:pPr>
      <w:rPr>
        <w:rFonts w:hint="default"/>
        <w:lang w:val="en-US" w:eastAsia="en-US" w:bidi="ar-SA"/>
      </w:rPr>
    </w:lvl>
    <w:lvl w:ilvl="3" w:tentative="0">
      <w:start w:val="0"/>
      <w:numFmt w:val="bullet"/>
      <w:lvlText w:val="•"/>
      <w:lvlJc w:val="left"/>
      <w:pPr>
        <w:ind w:left="4090" w:hanging="360"/>
      </w:pPr>
      <w:rPr>
        <w:rFonts w:hint="default"/>
        <w:lang w:val="en-US" w:eastAsia="en-US" w:bidi="ar-SA"/>
      </w:rPr>
    </w:lvl>
    <w:lvl w:ilvl="4" w:tentative="0">
      <w:start w:val="0"/>
      <w:numFmt w:val="bullet"/>
      <w:lvlText w:val="•"/>
      <w:lvlJc w:val="left"/>
      <w:pPr>
        <w:ind w:left="5000" w:hanging="360"/>
      </w:pPr>
      <w:rPr>
        <w:rFonts w:hint="default"/>
        <w:lang w:val="en-US" w:eastAsia="en-US" w:bidi="ar-SA"/>
      </w:rPr>
    </w:lvl>
    <w:lvl w:ilvl="5" w:tentative="0">
      <w:start w:val="0"/>
      <w:numFmt w:val="bullet"/>
      <w:lvlText w:val="•"/>
      <w:lvlJc w:val="left"/>
      <w:pPr>
        <w:ind w:left="5910" w:hanging="360"/>
      </w:pPr>
      <w:rPr>
        <w:rFonts w:hint="default"/>
        <w:lang w:val="en-US" w:eastAsia="en-US" w:bidi="ar-SA"/>
      </w:rPr>
    </w:lvl>
    <w:lvl w:ilvl="6" w:tentative="0">
      <w:start w:val="0"/>
      <w:numFmt w:val="bullet"/>
      <w:lvlText w:val="•"/>
      <w:lvlJc w:val="left"/>
      <w:pPr>
        <w:ind w:left="6820" w:hanging="360"/>
      </w:pPr>
      <w:rPr>
        <w:rFonts w:hint="default"/>
        <w:lang w:val="en-US" w:eastAsia="en-US" w:bidi="ar-SA"/>
      </w:rPr>
    </w:lvl>
    <w:lvl w:ilvl="7" w:tentative="0">
      <w:start w:val="0"/>
      <w:numFmt w:val="bullet"/>
      <w:lvlText w:val="•"/>
      <w:lvlJc w:val="left"/>
      <w:pPr>
        <w:ind w:left="7730" w:hanging="360"/>
      </w:pPr>
      <w:rPr>
        <w:rFonts w:hint="default"/>
        <w:lang w:val="en-US" w:eastAsia="en-US" w:bidi="ar-SA"/>
      </w:rPr>
    </w:lvl>
    <w:lvl w:ilvl="8" w:tentative="0">
      <w:start w:val="0"/>
      <w:numFmt w:val="bullet"/>
      <w:lvlText w:val="•"/>
      <w:lvlJc w:val="left"/>
      <w:pPr>
        <w:ind w:left="8640" w:hanging="360"/>
      </w:pPr>
      <w:rPr>
        <w:rFonts w:hint="default"/>
        <w:lang w:val="en-US" w:eastAsia="en-US" w:bidi="ar-SA"/>
      </w:rPr>
    </w:lvl>
  </w:abstractNum>
  <w:abstractNum w:abstractNumId="3">
    <w:nsid w:val="1D9A46F8"/>
    <w:multiLevelType w:val="multilevel"/>
    <w:tmpl w:val="1D9A46F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1EE86EF4"/>
    <w:multiLevelType w:val="multilevel"/>
    <w:tmpl w:val="1EE86EF4"/>
    <w:lvl w:ilvl="0" w:tentative="0">
      <w:start w:val="2"/>
      <w:numFmt w:val="decimal"/>
      <w:lvlText w:val="%1"/>
      <w:lvlJc w:val="left"/>
      <w:pPr>
        <w:ind w:left="375" w:hanging="375"/>
      </w:pPr>
      <w:rPr>
        <w:rFonts w:hint="default"/>
      </w:rPr>
    </w:lvl>
    <w:lvl w:ilvl="1" w:tentative="0">
      <w:start w:val="1"/>
      <w:numFmt w:val="decimal"/>
      <w:lvlText w:val="%1.%2"/>
      <w:lvlJc w:val="left"/>
      <w:pPr>
        <w:ind w:left="1083" w:hanging="375"/>
      </w:pPr>
      <w:rPr>
        <w:rFonts w:hint="default"/>
      </w:rPr>
    </w:lvl>
    <w:lvl w:ilvl="2" w:tentative="0">
      <w:start w:val="1"/>
      <w:numFmt w:val="decimal"/>
      <w:lvlText w:val="%1.%2.%3"/>
      <w:lvlJc w:val="left"/>
      <w:pPr>
        <w:ind w:left="2136" w:hanging="720"/>
      </w:pPr>
      <w:rPr>
        <w:rFonts w:hint="default"/>
      </w:rPr>
    </w:lvl>
    <w:lvl w:ilvl="3" w:tentative="0">
      <w:start w:val="1"/>
      <w:numFmt w:val="decimal"/>
      <w:lvlText w:val="%1.%2.%3.%4"/>
      <w:lvlJc w:val="left"/>
      <w:pPr>
        <w:ind w:left="3204" w:hanging="1080"/>
      </w:pPr>
      <w:rPr>
        <w:rFonts w:hint="default"/>
      </w:rPr>
    </w:lvl>
    <w:lvl w:ilvl="4" w:tentative="0">
      <w:start w:val="1"/>
      <w:numFmt w:val="decimal"/>
      <w:lvlText w:val="%1.%2.%3.%4.%5"/>
      <w:lvlJc w:val="left"/>
      <w:pPr>
        <w:ind w:left="3912" w:hanging="1080"/>
      </w:pPr>
      <w:rPr>
        <w:rFonts w:hint="default"/>
      </w:rPr>
    </w:lvl>
    <w:lvl w:ilvl="5" w:tentative="0">
      <w:start w:val="1"/>
      <w:numFmt w:val="decimal"/>
      <w:lvlText w:val="%1.%2.%3.%4.%5.%6"/>
      <w:lvlJc w:val="left"/>
      <w:pPr>
        <w:ind w:left="4980" w:hanging="1440"/>
      </w:pPr>
      <w:rPr>
        <w:rFonts w:hint="default"/>
      </w:rPr>
    </w:lvl>
    <w:lvl w:ilvl="6" w:tentative="0">
      <w:start w:val="1"/>
      <w:numFmt w:val="decimal"/>
      <w:lvlText w:val="%1.%2.%3.%4.%5.%6.%7"/>
      <w:lvlJc w:val="left"/>
      <w:pPr>
        <w:ind w:left="5688" w:hanging="1440"/>
      </w:pPr>
      <w:rPr>
        <w:rFonts w:hint="default"/>
      </w:rPr>
    </w:lvl>
    <w:lvl w:ilvl="7" w:tentative="0">
      <w:start w:val="1"/>
      <w:numFmt w:val="decimal"/>
      <w:lvlText w:val="%1.%2.%3.%4.%5.%6.%7.%8"/>
      <w:lvlJc w:val="left"/>
      <w:pPr>
        <w:ind w:left="6756" w:hanging="1800"/>
      </w:pPr>
      <w:rPr>
        <w:rFonts w:hint="default"/>
      </w:rPr>
    </w:lvl>
    <w:lvl w:ilvl="8" w:tentative="0">
      <w:start w:val="1"/>
      <w:numFmt w:val="decimal"/>
      <w:lvlText w:val="%1.%2.%3.%4.%5.%6.%7.%8.%9"/>
      <w:lvlJc w:val="left"/>
      <w:pPr>
        <w:ind w:left="7824" w:hanging="2160"/>
      </w:pPr>
      <w:rPr>
        <w:rFonts w:hint="default"/>
      </w:rPr>
    </w:lvl>
  </w:abstractNum>
  <w:abstractNum w:abstractNumId="5">
    <w:nsid w:val="24E47925"/>
    <w:multiLevelType w:val="multilevel"/>
    <w:tmpl w:val="24E47925"/>
    <w:lvl w:ilvl="0" w:tentative="0">
      <w:start w:val="1"/>
      <w:numFmt w:val="bullet"/>
      <w:lvlText w:val=""/>
      <w:lvlJc w:val="left"/>
      <w:pPr>
        <w:ind w:left="862" w:hanging="423"/>
      </w:pPr>
      <w:rPr>
        <w:rFonts w:hint="default" w:ascii="Wingdings" w:hAnsi="Wingdings"/>
        <w:lang w:val="en-US" w:eastAsia="en-US" w:bidi="ar-SA"/>
      </w:rPr>
    </w:lvl>
    <w:lvl w:ilvl="1" w:tentative="0">
      <w:start w:val="1"/>
      <w:numFmt w:val="decimal"/>
      <w:lvlText w:val="%1.%2"/>
      <w:lvlJc w:val="left"/>
      <w:pPr>
        <w:ind w:left="862" w:hanging="423"/>
      </w:pPr>
      <w:rPr>
        <w:rFonts w:hint="default" w:ascii="Times New Roman" w:hAnsi="Times New Roman" w:eastAsia="Times New Roman" w:cs="Times New Roman"/>
        <w:b/>
        <w:bCs/>
        <w:w w:val="100"/>
        <w:sz w:val="28"/>
        <w:szCs w:val="28"/>
        <w:lang w:val="en-US" w:eastAsia="en-US" w:bidi="ar-SA"/>
      </w:rPr>
    </w:lvl>
    <w:lvl w:ilvl="2" w:tentative="0">
      <w:start w:val="0"/>
      <w:numFmt w:val="bullet"/>
      <w:lvlText w:val=""/>
      <w:lvlJc w:val="left"/>
      <w:pPr>
        <w:ind w:left="1880" w:hanging="360"/>
      </w:pPr>
      <w:rPr>
        <w:rFonts w:hint="default" w:ascii="Wingdings" w:hAnsi="Wingdings" w:eastAsia="Wingdings" w:cs="Wingdings"/>
        <w:w w:val="100"/>
        <w:sz w:val="24"/>
        <w:szCs w:val="24"/>
        <w:lang w:val="en-US" w:eastAsia="en-US" w:bidi="ar-SA"/>
      </w:rPr>
    </w:lvl>
    <w:lvl w:ilvl="3" w:tentative="0">
      <w:start w:val="0"/>
      <w:numFmt w:val="bullet"/>
      <w:lvlText w:val="•"/>
      <w:lvlJc w:val="left"/>
      <w:pPr>
        <w:ind w:left="3715" w:hanging="360"/>
      </w:pPr>
      <w:rPr>
        <w:rFonts w:hint="default"/>
        <w:lang w:val="en-US" w:eastAsia="en-US" w:bidi="ar-SA"/>
      </w:rPr>
    </w:lvl>
    <w:lvl w:ilvl="4" w:tentative="0">
      <w:start w:val="0"/>
      <w:numFmt w:val="bullet"/>
      <w:lvlText w:val="•"/>
      <w:lvlJc w:val="left"/>
      <w:pPr>
        <w:ind w:left="4633" w:hanging="360"/>
      </w:pPr>
      <w:rPr>
        <w:rFonts w:hint="default"/>
        <w:lang w:val="en-US" w:eastAsia="en-US" w:bidi="ar-SA"/>
      </w:rPr>
    </w:lvl>
    <w:lvl w:ilvl="5" w:tentative="0">
      <w:start w:val="0"/>
      <w:numFmt w:val="bullet"/>
      <w:lvlText w:val="•"/>
      <w:lvlJc w:val="left"/>
      <w:pPr>
        <w:ind w:left="5551" w:hanging="360"/>
      </w:pPr>
      <w:rPr>
        <w:rFonts w:hint="default"/>
        <w:lang w:val="en-US" w:eastAsia="en-US" w:bidi="ar-SA"/>
      </w:rPr>
    </w:lvl>
    <w:lvl w:ilvl="6" w:tentative="0">
      <w:start w:val="0"/>
      <w:numFmt w:val="bullet"/>
      <w:lvlText w:val="•"/>
      <w:lvlJc w:val="left"/>
      <w:pPr>
        <w:ind w:left="6468" w:hanging="360"/>
      </w:pPr>
      <w:rPr>
        <w:rFonts w:hint="default"/>
        <w:lang w:val="en-US" w:eastAsia="en-US" w:bidi="ar-SA"/>
      </w:rPr>
    </w:lvl>
    <w:lvl w:ilvl="7" w:tentative="0">
      <w:start w:val="0"/>
      <w:numFmt w:val="bullet"/>
      <w:lvlText w:val="•"/>
      <w:lvlJc w:val="left"/>
      <w:pPr>
        <w:ind w:left="7386" w:hanging="360"/>
      </w:pPr>
      <w:rPr>
        <w:rFonts w:hint="default"/>
        <w:lang w:val="en-US" w:eastAsia="en-US" w:bidi="ar-SA"/>
      </w:rPr>
    </w:lvl>
    <w:lvl w:ilvl="8" w:tentative="0">
      <w:start w:val="0"/>
      <w:numFmt w:val="bullet"/>
      <w:lvlText w:val="•"/>
      <w:lvlJc w:val="left"/>
      <w:pPr>
        <w:ind w:left="8304" w:hanging="360"/>
      </w:pPr>
      <w:rPr>
        <w:rFonts w:hint="default"/>
        <w:lang w:val="en-US" w:eastAsia="en-US" w:bidi="ar-SA"/>
      </w:rPr>
    </w:lvl>
  </w:abstractNum>
  <w:abstractNum w:abstractNumId="6">
    <w:nsid w:val="2543444B"/>
    <w:multiLevelType w:val="multilevel"/>
    <w:tmpl w:val="254344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B13374C"/>
    <w:multiLevelType w:val="multilevel"/>
    <w:tmpl w:val="2B13374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379E580B"/>
    <w:multiLevelType w:val="multilevel"/>
    <w:tmpl w:val="379E58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B8D5540"/>
    <w:multiLevelType w:val="multilevel"/>
    <w:tmpl w:val="3B8D5540"/>
    <w:lvl w:ilvl="0" w:tentative="0">
      <w:start w:val="1"/>
      <w:numFmt w:val="bullet"/>
      <w:lvlText w:val=""/>
      <w:lvlJc w:val="left"/>
      <w:pPr>
        <w:ind w:left="980" w:hanging="540"/>
      </w:pPr>
      <w:rPr>
        <w:rFonts w:hint="default" w:ascii="Wingdings" w:hAnsi="Wingdings"/>
        <w:lang w:val="en-US" w:eastAsia="en-US" w:bidi="ar-SA"/>
      </w:rPr>
    </w:lvl>
    <w:lvl w:ilvl="1" w:tentative="0">
      <w:start w:val="4"/>
      <w:numFmt w:val="decimal"/>
      <w:lvlText w:val="%1.%2"/>
      <w:lvlJc w:val="left"/>
      <w:pPr>
        <w:ind w:left="980" w:hanging="540"/>
      </w:pPr>
      <w:rPr>
        <w:rFonts w:hint="default"/>
        <w:lang w:val="en-US" w:eastAsia="en-US" w:bidi="ar-SA"/>
      </w:rPr>
    </w:lvl>
    <w:lvl w:ilvl="2" w:tentative="0">
      <w:start w:val="1"/>
      <w:numFmt w:val="decimal"/>
      <w:lvlText w:val="%1.%2.%3"/>
      <w:lvlJc w:val="left"/>
      <w:pPr>
        <w:ind w:left="980" w:hanging="540"/>
      </w:pPr>
      <w:rPr>
        <w:rFonts w:hint="default" w:ascii="Times New Roman" w:hAnsi="Times New Roman" w:eastAsia="Times New Roman" w:cs="Times New Roman"/>
        <w:b/>
        <w:bCs/>
        <w:w w:val="100"/>
        <w:sz w:val="24"/>
        <w:szCs w:val="24"/>
        <w:lang w:val="en-US" w:eastAsia="en-US" w:bidi="ar-SA"/>
      </w:rPr>
    </w:lvl>
    <w:lvl w:ilvl="3" w:tentative="0">
      <w:start w:val="0"/>
      <w:numFmt w:val="bullet"/>
      <w:lvlText w:val=""/>
      <w:lvlJc w:val="left"/>
      <w:pPr>
        <w:ind w:left="980" w:hanging="360"/>
      </w:pPr>
      <w:rPr>
        <w:rFonts w:hint="default" w:ascii="Wingdings" w:hAnsi="Wingdings" w:eastAsia="Wingdings" w:cs="Wingdings"/>
        <w:w w:val="100"/>
        <w:sz w:val="24"/>
        <w:szCs w:val="24"/>
        <w:lang w:val="en-US" w:eastAsia="en-US" w:bidi="ar-SA"/>
      </w:rPr>
    </w:lvl>
    <w:lvl w:ilvl="4" w:tentative="0">
      <w:start w:val="0"/>
      <w:numFmt w:val="bullet"/>
      <w:lvlText w:val="•"/>
      <w:lvlJc w:val="left"/>
      <w:pPr>
        <w:ind w:left="4644" w:hanging="360"/>
      </w:pPr>
      <w:rPr>
        <w:rFonts w:hint="default"/>
        <w:lang w:val="en-US" w:eastAsia="en-US" w:bidi="ar-SA"/>
      </w:rPr>
    </w:lvl>
    <w:lvl w:ilvl="5" w:tentative="0">
      <w:start w:val="0"/>
      <w:numFmt w:val="bullet"/>
      <w:lvlText w:val="•"/>
      <w:lvlJc w:val="left"/>
      <w:pPr>
        <w:ind w:left="5560" w:hanging="360"/>
      </w:pPr>
      <w:rPr>
        <w:rFonts w:hint="default"/>
        <w:lang w:val="en-US" w:eastAsia="en-US" w:bidi="ar-SA"/>
      </w:rPr>
    </w:lvl>
    <w:lvl w:ilvl="6" w:tentative="0">
      <w:start w:val="0"/>
      <w:numFmt w:val="bullet"/>
      <w:lvlText w:val="•"/>
      <w:lvlJc w:val="left"/>
      <w:pPr>
        <w:ind w:left="6476" w:hanging="360"/>
      </w:pPr>
      <w:rPr>
        <w:rFonts w:hint="default"/>
        <w:lang w:val="en-US" w:eastAsia="en-US" w:bidi="ar-SA"/>
      </w:rPr>
    </w:lvl>
    <w:lvl w:ilvl="7" w:tentative="0">
      <w:start w:val="0"/>
      <w:numFmt w:val="bullet"/>
      <w:lvlText w:val="•"/>
      <w:lvlJc w:val="left"/>
      <w:pPr>
        <w:ind w:left="7392" w:hanging="360"/>
      </w:pPr>
      <w:rPr>
        <w:rFonts w:hint="default"/>
        <w:lang w:val="en-US" w:eastAsia="en-US" w:bidi="ar-SA"/>
      </w:rPr>
    </w:lvl>
    <w:lvl w:ilvl="8" w:tentative="0">
      <w:start w:val="0"/>
      <w:numFmt w:val="bullet"/>
      <w:lvlText w:val="•"/>
      <w:lvlJc w:val="left"/>
      <w:pPr>
        <w:ind w:left="8308" w:hanging="360"/>
      </w:pPr>
      <w:rPr>
        <w:rFonts w:hint="default"/>
        <w:lang w:val="en-US" w:eastAsia="en-US" w:bidi="ar-SA"/>
      </w:rPr>
    </w:lvl>
  </w:abstractNum>
  <w:abstractNum w:abstractNumId="10">
    <w:nsid w:val="3B991BEE"/>
    <w:multiLevelType w:val="multilevel"/>
    <w:tmpl w:val="3B991BEE"/>
    <w:lvl w:ilvl="0" w:tentative="0">
      <w:start w:val="2"/>
      <w:numFmt w:val="decimal"/>
      <w:lvlText w:val="%1"/>
      <w:lvlJc w:val="left"/>
      <w:pPr>
        <w:ind w:left="375" w:hanging="375"/>
      </w:pPr>
      <w:rPr>
        <w:rFonts w:hint="default"/>
      </w:rPr>
    </w:lvl>
    <w:lvl w:ilvl="1" w:tentative="0">
      <w:start w:val="1"/>
      <w:numFmt w:val="decimal"/>
      <w:lvlText w:val="%1.%2"/>
      <w:lvlJc w:val="left"/>
      <w:pPr>
        <w:ind w:left="1083" w:hanging="375"/>
      </w:pPr>
      <w:rPr>
        <w:rFonts w:hint="default"/>
      </w:rPr>
    </w:lvl>
    <w:lvl w:ilvl="2" w:tentative="0">
      <w:start w:val="1"/>
      <w:numFmt w:val="decimal"/>
      <w:lvlText w:val="%1.%2.%3"/>
      <w:lvlJc w:val="left"/>
      <w:pPr>
        <w:ind w:left="1800" w:hanging="720"/>
      </w:pPr>
      <w:rPr>
        <w:rFonts w:hint="default"/>
      </w:rPr>
    </w:lvl>
    <w:lvl w:ilvl="3" w:tentative="0">
      <w:start w:val="1"/>
      <w:numFmt w:val="decimal"/>
      <w:lvlText w:val="%1.%2.%3.%4"/>
      <w:lvlJc w:val="left"/>
      <w:pPr>
        <w:ind w:left="3204" w:hanging="1080"/>
      </w:pPr>
      <w:rPr>
        <w:rFonts w:hint="default"/>
      </w:rPr>
    </w:lvl>
    <w:lvl w:ilvl="4" w:tentative="0">
      <w:start w:val="1"/>
      <w:numFmt w:val="decimal"/>
      <w:lvlText w:val="%1.%2.%3.%4.%5"/>
      <w:lvlJc w:val="left"/>
      <w:pPr>
        <w:ind w:left="3912" w:hanging="1080"/>
      </w:pPr>
      <w:rPr>
        <w:rFonts w:hint="default"/>
      </w:rPr>
    </w:lvl>
    <w:lvl w:ilvl="5" w:tentative="0">
      <w:start w:val="1"/>
      <w:numFmt w:val="decimal"/>
      <w:lvlText w:val="%1.%2.%3.%4.%5.%6"/>
      <w:lvlJc w:val="left"/>
      <w:pPr>
        <w:ind w:left="4980" w:hanging="1440"/>
      </w:pPr>
      <w:rPr>
        <w:rFonts w:hint="default"/>
      </w:rPr>
    </w:lvl>
    <w:lvl w:ilvl="6" w:tentative="0">
      <w:start w:val="1"/>
      <w:numFmt w:val="decimal"/>
      <w:lvlText w:val="%1.%2.%3.%4.%5.%6.%7"/>
      <w:lvlJc w:val="left"/>
      <w:pPr>
        <w:ind w:left="5688" w:hanging="1440"/>
      </w:pPr>
      <w:rPr>
        <w:rFonts w:hint="default"/>
      </w:rPr>
    </w:lvl>
    <w:lvl w:ilvl="7" w:tentative="0">
      <w:start w:val="1"/>
      <w:numFmt w:val="decimal"/>
      <w:lvlText w:val="%1.%2.%3.%4.%5.%6.%7.%8"/>
      <w:lvlJc w:val="left"/>
      <w:pPr>
        <w:ind w:left="6756" w:hanging="1800"/>
      </w:pPr>
      <w:rPr>
        <w:rFonts w:hint="default"/>
      </w:rPr>
    </w:lvl>
    <w:lvl w:ilvl="8" w:tentative="0">
      <w:start w:val="1"/>
      <w:numFmt w:val="decimal"/>
      <w:lvlText w:val="%1.%2.%3.%4.%5.%6.%7.%8.%9"/>
      <w:lvlJc w:val="left"/>
      <w:pPr>
        <w:ind w:left="7824" w:hanging="2160"/>
      </w:pPr>
      <w:rPr>
        <w:rFonts w:hint="default"/>
      </w:rPr>
    </w:lvl>
  </w:abstractNum>
  <w:abstractNum w:abstractNumId="11">
    <w:nsid w:val="3D731DCC"/>
    <w:multiLevelType w:val="multilevel"/>
    <w:tmpl w:val="3D731DCC"/>
    <w:lvl w:ilvl="0" w:tentative="0">
      <w:start w:val="2"/>
      <w:numFmt w:val="decimal"/>
      <w:lvlText w:val="%1"/>
      <w:lvlJc w:val="left"/>
      <w:pPr>
        <w:ind w:left="375" w:hanging="375"/>
      </w:pPr>
      <w:rPr>
        <w:rFonts w:hint="default"/>
      </w:rPr>
    </w:lvl>
    <w:lvl w:ilvl="1" w:tentative="0">
      <w:start w:val="1"/>
      <w:numFmt w:val="decimal"/>
      <w:lvlText w:val="%1.%2"/>
      <w:lvlJc w:val="left"/>
      <w:pPr>
        <w:ind w:left="1083" w:hanging="375"/>
      </w:pPr>
      <w:rPr>
        <w:rFonts w:hint="default"/>
      </w:rPr>
    </w:lvl>
    <w:lvl w:ilvl="2" w:tentative="0">
      <w:start w:val="1"/>
      <w:numFmt w:val="decimal"/>
      <w:lvlText w:val="%1.%2.%3"/>
      <w:lvlJc w:val="left"/>
      <w:pPr>
        <w:ind w:left="1800" w:hanging="720"/>
      </w:pPr>
      <w:rPr>
        <w:rFonts w:hint="default"/>
      </w:rPr>
    </w:lvl>
    <w:lvl w:ilvl="3" w:tentative="0">
      <w:start w:val="1"/>
      <w:numFmt w:val="decimal"/>
      <w:lvlText w:val="%1.%2.%3.%4"/>
      <w:lvlJc w:val="left"/>
      <w:pPr>
        <w:ind w:left="3204" w:hanging="1080"/>
      </w:pPr>
      <w:rPr>
        <w:rFonts w:hint="default"/>
      </w:rPr>
    </w:lvl>
    <w:lvl w:ilvl="4" w:tentative="0">
      <w:start w:val="1"/>
      <w:numFmt w:val="decimal"/>
      <w:lvlText w:val="%1.%2.%3.%4.%5"/>
      <w:lvlJc w:val="left"/>
      <w:pPr>
        <w:ind w:left="3912" w:hanging="1080"/>
      </w:pPr>
      <w:rPr>
        <w:rFonts w:hint="default"/>
      </w:rPr>
    </w:lvl>
    <w:lvl w:ilvl="5" w:tentative="0">
      <w:start w:val="1"/>
      <w:numFmt w:val="decimal"/>
      <w:lvlText w:val="%1.%2.%3.%4.%5.%6"/>
      <w:lvlJc w:val="left"/>
      <w:pPr>
        <w:ind w:left="4980" w:hanging="1440"/>
      </w:pPr>
      <w:rPr>
        <w:rFonts w:hint="default"/>
      </w:rPr>
    </w:lvl>
    <w:lvl w:ilvl="6" w:tentative="0">
      <w:start w:val="1"/>
      <w:numFmt w:val="decimal"/>
      <w:lvlText w:val="%1.%2.%3.%4.%5.%6.%7"/>
      <w:lvlJc w:val="left"/>
      <w:pPr>
        <w:ind w:left="5688" w:hanging="1440"/>
      </w:pPr>
      <w:rPr>
        <w:rFonts w:hint="default"/>
      </w:rPr>
    </w:lvl>
    <w:lvl w:ilvl="7" w:tentative="0">
      <w:start w:val="1"/>
      <w:numFmt w:val="decimal"/>
      <w:lvlText w:val="%1.%2.%3.%4.%5.%6.%7.%8"/>
      <w:lvlJc w:val="left"/>
      <w:pPr>
        <w:ind w:left="6756" w:hanging="1800"/>
      </w:pPr>
      <w:rPr>
        <w:rFonts w:hint="default"/>
      </w:rPr>
    </w:lvl>
    <w:lvl w:ilvl="8" w:tentative="0">
      <w:start w:val="1"/>
      <w:numFmt w:val="decimal"/>
      <w:lvlText w:val="%1.%2.%3.%4.%5.%6.%7.%8.%9"/>
      <w:lvlJc w:val="left"/>
      <w:pPr>
        <w:ind w:left="7824" w:hanging="2160"/>
      </w:pPr>
      <w:rPr>
        <w:rFonts w:hint="default"/>
      </w:rPr>
    </w:lvl>
  </w:abstractNum>
  <w:abstractNum w:abstractNumId="12">
    <w:nsid w:val="412A2445"/>
    <w:multiLevelType w:val="multilevel"/>
    <w:tmpl w:val="412A24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41906F66"/>
    <w:multiLevelType w:val="multilevel"/>
    <w:tmpl w:val="41906F66"/>
    <w:lvl w:ilvl="0" w:tentative="0">
      <w:start w:val="1"/>
      <w:numFmt w:val="bullet"/>
      <w:lvlText w:val=""/>
      <w:lvlJc w:val="left"/>
      <w:pPr>
        <w:ind w:left="862" w:hanging="423"/>
      </w:pPr>
      <w:rPr>
        <w:rFonts w:hint="default" w:ascii="Wingdings" w:hAnsi="Wingdings"/>
        <w:lang w:val="en-US" w:eastAsia="en-US" w:bidi="ar-SA"/>
      </w:rPr>
    </w:lvl>
    <w:lvl w:ilvl="1" w:tentative="0">
      <w:start w:val="1"/>
      <w:numFmt w:val="decimal"/>
      <w:lvlText w:val="%1.%2"/>
      <w:lvlJc w:val="left"/>
      <w:pPr>
        <w:ind w:left="862" w:hanging="423"/>
      </w:pPr>
      <w:rPr>
        <w:rFonts w:hint="default" w:ascii="Times New Roman" w:hAnsi="Times New Roman" w:eastAsia="Times New Roman" w:cs="Times New Roman"/>
        <w:b/>
        <w:bCs/>
        <w:w w:val="100"/>
        <w:sz w:val="28"/>
        <w:szCs w:val="28"/>
        <w:lang w:val="en-US" w:eastAsia="en-US" w:bidi="ar-SA"/>
      </w:rPr>
    </w:lvl>
    <w:lvl w:ilvl="2" w:tentative="0">
      <w:start w:val="0"/>
      <w:numFmt w:val="bullet"/>
      <w:lvlText w:val=""/>
      <w:lvlJc w:val="left"/>
      <w:pPr>
        <w:ind w:left="1880" w:hanging="360"/>
      </w:pPr>
      <w:rPr>
        <w:rFonts w:hint="default" w:ascii="Wingdings" w:hAnsi="Wingdings" w:eastAsia="Wingdings" w:cs="Wingdings"/>
        <w:w w:val="100"/>
        <w:sz w:val="24"/>
        <w:szCs w:val="24"/>
        <w:lang w:val="en-US" w:eastAsia="en-US" w:bidi="ar-SA"/>
      </w:rPr>
    </w:lvl>
    <w:lvl w:ilvl="3" w:tentative="0">
      <w:start w:val="0"/>
      <w:numFmt w:val="bullet"/>
      <w:lvlText w:val="•"/>
      <w:lvlJc w:val="left"/>
      <w:pPr>
        <w:ind w:left="3715" w:hanging="360"/>
      </w:pPr>
      <w:rPr>
        <w:rFonts w:hint="default"/>
        <w:lang w:val="en-US" w:eastAsia="en-US" w:bidi="ar-SA"/>
      </w:rPr>
    </w:lvl>
    <w:lvl w:ilvl="4" w:tentative="0">
      <w:start w:val="0"/>
      <w:numFmt w:val="bullet"/>
      <w:lvlText w:val="•"/>
      <w:lvlJc w:val="left"/>
      <w:pPr>
        <w:ind w:left="4633" w:hanging="360"/>
      </w:pPr>
      <w:rPr>
        <w:rFonts w:hint="default"/>
        <w:lang w:val="en-US" w:eastAsia="en-US" w:bidi="ar-SA"/>
      </w:rPr>
    </w:lvl>
    <w:lvl w:ilvl="5" w:tentative="0">
      <w:start w:val="0"/>
      <w:numFmt w:val="bullet"/>
      <w:lvlText w:val="•"/>
      <w:lvlJc w:val="left"/>
      <w:pPr>
        <w:ind w:left="5551" w:hanging="360"/>
      </w:pPr>
      <w:rPr>
        <w:rFonts w:hint="default"/>
        <w:lang w:val="en-US" w:eastAsia="en-US" w:bidi="ar-SA"/>
      </w:rPr>
    </w:lvl>
    <w:lvl w:ilvl="6" w:tentative="0">
      <w:start w:val="0"/>
      <w:numFmt w:val="bullet"/>
      <w:lvlText w:val="•"/>
      <w:lvlJc w:val="left"/>
      <w:pPr>
        <w:ind w:left="6468" w:hanging="360"/>
      </w:pPr>
      <w:rPr>
        <w:rFonts w:hint="default"/>
        <w:lang w:val="en-US" w:eastAsia="en-US" w:bidi="ar-SA"/>
      </w:rPr>
    </w:lvl>
    <w:lvl w:ilvl="7" w:tentative="0">
      <w:start w:val="0"/>
      <w:numFmt w:val="bullet"/>
      <w:lvlText w:val="•"/>
      <w:lvlJc w:val="left"/>
      <w:pPr>
        <w:ind w:left="7386" w:hanging="360"/>
      </w:pPr>
      <w:rPr>
        <w:rFonts w:hint="default"/>
        <w:lang w:val="en-US" w:eastAsia="en-US" w:bidi="ar-SA"/>
      </w:rPr>
    </w:lvl>
    <w:lvl w:ilvl="8" w:tentative="0">
      <w:start w:val="0"/>
      <w:numFmt w:val="bullet"/>
      <w:lvlText w:val="•"/>
      <w:lvlJc w:val="left"/>
      <w:pPr>
        <w:ind w:left="8304" w:hanging="360"/>
      </w:pPr>
      <w:rPr>
        <w:rFonts w:hint="default"/>
        <w:lang w:val="en-US" w:eastAsia="en-US" w:bidi="ar-SA"/>
      </w:rPr>
    </w:lvl>
  </w:abstractNum>
  <w:abstractNum w:abstractNumId="14">
    <w:nsid w:val="44C91BA5"/>
    <w:multiLevelType w:val="multilevel"/>
    <w:tmpl w:val="44C91BA5"/>
    <w:lvl w:ilvl="0" w:tentative="0">
      <w:start w:val="4"/>
      <w:numFmt w:val="decimal"/>
      <w:lvlText w:val="%1"/>
      <w:lvlJc w:val="left"/>
      <w:pPr>
        <w:ind w:left="360" w:hanging="360"/>
      </w:pPr>
      <w:rPr>
        <w:rFonts w:hint="default"/>
      </w:rPr>
    </w:lvl>
    <w:lvl w:ilvl="1" w:tentative="0">
      <w:start w:val="1"/>
      <w:numFmt w:val="decimal"/>
      <w:lvlText w:val="%1.%2"/>
      <w:lvlJc w:val="left"/>
      <w:pPr>
        <w:ind w:left="1080" w:hanging="360"/>
      </w:pPr>
      <w:rPr>
        <w:rFonts w:hint="default"/>
      </w:rPr>
    </w:lvl>
    <w:lvl w:ilvl="2" w:tentative="0">
      <w:start w:val="1"/>
      <w:numFmt w:val="decimal"/>
      <w:lvlText w:val="%1.%2.%3"/>
      <w:lvlJc w:val="left"/>
      <w:pPr>
        <w:ind w:left="2160" w:hanging="720"/>
      </w:pPr>
      <w:rPr>
        <w:rFonts w:hint="default"/>
      </w:rPr>
    </w:lvl>
    <w:lvl w:ilvl="3" w:tentative="0">
      <w:start w:val="1"/>
      <w:numFmt w:val="decimal"/>
      <w:lvlText w:val="%1.%2.%3.%4"/>
      <w:lvlJc w:val="left"/>
      <w:pPr>
        <w:ind w:left="2880" w:hanging="720"/>
      </w:pPr>
      <w:rPr>
        <w:rFonts w:hint="default"/>
      </w:rPr>
    </w:lvl>
    <w:lvl w:ilvl="4" w:tentative="0">
      <w:start w:val="1"/>
      <w:numFmt w:val="decimal"/>
      <w:lvlText w:val="%1.%2.%3.%4.%5"/>
      <w:lvlJc w:val="left"/>
      <w:pPr>
        <w:ind w:left="3960" w:hanging="1080"/>
      </w:pPr>
      <w:rPr>
        <w:rFonts w:hint="default"/>
      </w:rPr>
    </w:lvl>
    <w:lvl w:ilvl="5" w:tentative="0">
      <w:start w:val="1"/>
      <w:numFmt w:val="decimal"/>
      <w:lvlText w:val="%1.%2.%3.%4.%5.%6"/>
      <w:lvlJc w:val="left"/>
      <w:pPr>
        <w:ind w:left="5040" w:hanging="1440"/>
      </w:pPr>
      <w:rPr>
        <w:rFonts w:hint="default"/>
      </w:rPr>
    </w:lvl>
    <w:lvl w:ilvl="6" w:tentative="0">
      <w:start w:val="1"/>
      <w:numFmt w:val="decimal"/>
      <w:lvlText w:val="%1.%2.%3.%4.%5.%6.%7"/>
      <w:lvlJc w:val="left"/>
      <w:pPr>
        <w:ind w:left="5760" w:hanging="1440"/>
      </w:pPr>
      <w:rPr>
        <w:rFonts w:hint="default"/>
      </w:rPr>
    </w:lvl>
    <w:lvl w:ilvl="7" w:tentative="0">
      <w:start w:val="1"/>
      <w:numFmt w:val="decimal"/>
      <w:lvlText w:val="%1.%2.%3.%4.%5.%6.%7.%8"/>
      <w:lvlJc w:val="left"/>
      <w:pPr>
        <w:ind w:left="6840" w:hanging="1800"/>
      </w:pPr>
      <w:rPr>
        <w:rFonts w:hint="default"/>
      </w:rPr>
    </w:lvl>
    <w:lvl w:ilvl="8" w:tentative="0">
      <w:start w:val="1"/>
      <w:numFmt w:val="decimal"/>
      <w:lvlText w:val="%1.%2.%3.%4.%5.%6.%7.%8.%9"/>
      <w:lvlJc w:val="left"/>
      <w:pPr>
        <w:ind w:left="7560" w:hanging="1800"/>
      </w:pPr>
      <w:rPr>
        <w:rFonts w:hint="default"/>
      </w:rPr>
    </w:lvl>
  </w:abstractNum>
  <w:abstractNum w:abstractNumId="15">
    <w:nsid w:val="49200EE6"/>
    <w:multiLevelType w:val="multilevel"/>
    <w:tmpl w:val="49200E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503C4F0C"/>
    <w:multiLevelType w:val="multilevel"/>
    <w:tmpl w:val="503C4F0C"/>
    <w:lvl w:ilvl="0" w:tentative="0">
      <w:start w:val="5"/>
      <w:numFmt w:val="decimal"/>
      <w:lvlText w:val="%1"/>
      <w:lvlJc w:val="left"/>
      <w:pPr>
        <w:ind w:left="360" w:hanging="360"/>
      </w:pPr>
      <w:rPr>
        <w:rFonts w:hint="default"/>
        <w:sz w:val="28"/>
      </w:rPr>
    </w:lvl>
    <w:lvl w:ilvl="1" w:tentative="0">
      <w:start w:val="1"/>
      <w:numFmt w:val="decimal"/>
      <w:lvlText w:val="%1.%2"/>
      <w:lvlJc w:val="left"/>
      <w:pPr>
        <w:ind w:left="1440" w:hanging="360"/>
      </w:pPr>
      <w:rPr>
        <w:rFonts w:hint="default"/>
        <w:sz w:val="28"/>
      </w:rPr>
    </w:lvl>
    <w:lvl w:ilvl="2" w:tentative="0">
      <w:start w:val="1"/>
      <w:numFmt w:val="decimal"/>
      <w:lvlText w:val="%1.%2.%3"/>
      <w:lvlJc w:val="left"/>
      <w:pPr>
        <w:ind w:left="2880" w:hanging="720"/>
      </w:pPr>
      <w:rPr>
        <w:rFonts w:hint="default"/>
        <w:sz w:val="28"/>
      </w:rPr>
    </w:lvl>
    <w:lvl w:ilvl="3" w:tentative="0">
      <w:start w:val="1"/>
      <w:numFmt w:val="decimal"/>
      <w:lvlText w:val="%1.%2.%3.%4"/>
      <w:lvlJc w:val="left"/>
      <w:pPr>
        <w:ind w:left="3960" w:hanging="720"/>
      </w:pPr>
      <w:rPr>
        <w:rFonts w:hint="default"/>
        <w:sz w:val="28"/>
      </w:rPr>
    </w:lvl>
    <w:lvl w:ilvl="4" w:tentative="0">
      <w:start w:val="1"/>
      <w:numFmt w:val="decimal"/>
      <w:lvlText w:val="%1.%2.%3.%4.%5"/>
      <w:lvlJc w:val="left"/>
      <w:pPr>
        <w:ind w:left="5400" w:hanging="1080"/>
      </w:pPr>
      <w:rPr>
        <w:rFonts w:hint="default"/>
        <w:sz w:val="28"/>
      </w:rPr>
    </w:lvl>
    <w:lvl w:ilvl="5" w:tentative="0">
      <w:start w:val="1"/>
      <w:numFmt w:val="decimal"/>
      <w:lvlText w:val="%1.%2.%3.%4.%5.%6"/>
      <w:lvlJc w:val="left"/>
      <w:pPr>
        <w:ind w:left="6840" w:hanging="1440"/>
      </w:pPr>
      <w:rPr>
        <w:rFonts w:hint="default"/>
        <w:sz w:val="28"/>
      </w:rPr>
    </w:lvl>
    <w:lvl w:ilvl="6" w:tentative="0">
      <w:start w:val="1"/>
      <w:numFmt w:val="decimal"/>
      <w:lvlText w:val="%1.%2.%3.%4.%5.%6.%7"/>
      <w:lvlJc w:val="left"/>
      <w:pPr>
        <w:ind w:left="7920" w:hanging="1440"/>
      </w:pPr>
      <w:rPr>
        <w:rFonts w:hint="default"/>
        <w:sz w:val="28"/>
      </w:rPr>
    </w:lvl>
    <w:lvl w:ilvl="7" w:tentative="0">
      <w:start w:val="1"/>
      <w:numFmt w:val="decimal"/>
      <w:lvlText w:val="%1.%2.%3.%4.%5.%6.%7.%8"/>
      <w:lvlJc w:val="left"/>
      <w:pPr>
        <w:ind w:left="9360" w:hanging="1800"/>
      </w:pPr>
      <w:rPr>
        <w:rFonts w:hint="default"/>
        <w:sz w:val="28"/>
      </w:rPr>
    </w:lvl>
    <w:lvl w:ilvl="8" w:tentative="0">
      <w:start w:val="1"/>
      <w:numFmt w:val="decimal"/>
      <w:lvlText w:val="%1.%2.%3.%4.%5.%6.%7.%8.%9"/>
      <w:lvlJc w:val="left"/>
      <w:pPr>
        <w:ind w:left="10440" w:hanging="1800"/>
      </w:pPr>
      <w:rPr>
        <w:rFonts w:hint="default"/>
        <w:sz w:val="28"/>
      </w:rPr>
    </w:lvl>
  </w:abstractNum>
  <w:abstractNum w:abstractNumId="17">
    <w:nsid w:val="50546F6D"/>
    <w:multiLevelType w:val="multilevel"/>
    <w:tmpl w:val="50546F6D"/>
    <w:lvl w:ilvl="0" w:tentative="0">
      <w:start w:val="0"/>
      <w:numFmt w:val="bullet"/>
      <w:lvlText w:val=""/>
      <w:lvlJc w:val="left"/>
      <w:pPr>
        <w:ind w:left="891" w:hanging="452"/>
      </w:pPr>
      <w:rPr>
        <w:rFonts w:hint="default" w:ascii="Wingdings" w:hAnsi="Wingdings" w:eastAsia="Wingdings" w:cs="Wingdings"/>
        <w:w w:val="100"/>
        <w:sz w:val="24"/>
        <w:szCs w:val="24"/>
        <w:lang w:val="en-US" w:eastAsia="en-US" w:bidi="ar-SA"/>
      </w:rPr>
    </w:lvl>
    <w:lvl w:ilvl="1" w:tentative="0">
      <w:start w:val="0"/>
      <w:numFmt w:val="bullet"/>
      <w:lvlText w:val="•"/>
      <w:lvlJc w:val="left"/>
      <w:pPr>
        <w:ind w:left="1824" w:hanging="452"/>
      </w:pPr>
      <w:rPr>
        <w:rFonts w:hint="default"/>
        <w:lang w:val="en-US" w:eastAsia="en-US" w:bidi="ar-SA"/>
      </w:rPr>
    </w:lvl>
    <w:lvl w:ilvl="2" w:tentative="0">
      <w:start w:val="0"/>
      <w:numFmt w:val="bullet"/>
      <w:lvlText w:val="•"/>
      <w:lvlJc w:val="left"/>
      <w:pPr>
        <w:ind w:left="2748" w:hanging="452"/>
      </w:pPr>
      <w:rPr>
        <w:rFonts w:hint="default"/>
        <w:lang w:val="en-US" w:eastAsia="en-US" w:bidi="ar-SA"/>
      </w:rPr>
    </w:lvl>
    <w:lvl w:ilvl="3" w:tentative="0">
      <w:start w:val="0"/>
      <w:numFmt w:val="bullet"/>
      <w:lvlText w:val="•"/>
      <w:lvlJc w:val="left"/>
      <w:pPr>
        <w:ind w:left="3672" w:hanging="452"/>
      </w:pPr>
      <w:rPr>
        <w:rFonts w:hint="default"/>
        <w:lang w:val="en-US" w:eastAsia="en-US" w:bidi="ar-SA"/>
      </w:rPr>
    </w:lvl>
    <w:lvl w:ilvl="4" w:tentative="0">
      <w:start w:val="0"/>
      <w:numFmt w:val="bullet"/>
      <w:lvlText w:val="•"/>
      <w:lvlJc w:val="left"/>
      <w:pPr>
        <w:ind w:left="4596" w:hanging="452"/>
      </w:pPr>
      <w:rPr>
        <w:rFonts w:hint="default"/>
        <w:lang w:val="en-US" w:eastAsia="en-US" w:bidi="ar-SA"/>
      </w:rPr>
    </w:lvl>
    <w:lvl w:ilvl="5" w:tentative="0">
      <w:start w:val="0"/>
      <w:numFmt w:val="bullet"/>
      <w:lvlText w:val="•"/>
      <w:lvlJc w:val="left"/>
      <w:pPr>
        <w:ind w:left="5520" w:hanging="452"/>
      </w:pPr>
      <w:rPr>
        <w:rFonts w:hint="default"/>
        <w:lang w:val="en-US" w:eastAsia="en-US" w:bidi="ar-SA"/>
      </w:rPr>
    </w:lvl>
    <w:lvl w:ilvl="6" w:tentative="0">
      <w:start w:val="0"/>
      <w:numFmt w:val="bullet"/>
      <w:lvlText w:val="•"/>
      <w:lvlJc w:val="left"/>
      <w:pPr>
        <w:ind w:left="6444" w:hanging="452"/>
      </w:pPr>
      <w:rPr>
        <w:rFonts w:hint="default"/>
        <w:lang w:val="en-US" w:eastAsia="en-US" w:bidi="ar-SA"/>
      </w:rPr>
    </w:lvl>
    <w:lvl w:ilvl="7" w:tentative="0">
      <w:start w:val="0"/>
      <w:numFmt w:val="bullet"/>
      <w:lvlText w:val="•"/>
      <w:lvlJc w:val="left"/>
      <w:pPr>
        <w:ind w:left="7368" w:hanging="452"/>
      </w:pPr>
      <w:rPr>
        <w:rFonts w:hint="default"/>
        <w:lang w:val="en-US" w:eastAsia="en-US" w:bidi="ar-SA"/>
      </w:rPr>
    </w:lvl>
    <w:lvl w:ilvl="8" w:tentative="0">
      <w:start w:val="0"/>
      <w:numFmt w:val="bullet"/>
      <w:lvlText w:val="•"/>
      <w:lvlJc w:val="left"/>
      <w:pPr>
        <w:ind w:left="8292" w:hanging="452"/>
      </w:pPr>
      <w:rPr>
        <w:rFonts w:hint="default"/>
        <w:lang w:val="en-US" w:eastAsia="en-US" w:bidi="ar-SA"/>
      </w:rPr>
    </w:lvl>
  </w:abstractNum>
  <w:abstractNum w:abstractNumId="18">
    <w:nsid w:val="52CF1724"/>
    <w:multiLevelType w:val="multilevel"/>
    <w:tmpl w:val="52CF1724"/>
    <w:lvl w:ilvl="0" w:tentative="0">
      <w:start w:val="4"/>
      <w:numFmt w:val="decimal"/>
      <w:lvlText w:val="%1"/>
      <w:lvlJc w:val="left"/>
      <w:pPr>
        <w:ind w:left="1091" w:hanging="452"/>
      </w:pPr>
      <w:rPr>
        <w:rFonts w:hint="default"/>
        <w:lang w:val="en-US" w:eastAsia="en-US" w:bidi="ar-SA"/>
      </w:rPr>
    </w:lvl>
    <w:lvl w:ilvl="1" w:tentative="0">
      <w:start w:val="1"/>
      <w:numFmt w:val="decimal"/>
      <w:lvlText w:val="%1.%2"/>
      <w:lvlJc w:val="left"/>
      <w:pPr>
        <w:ind w:left="1091" w:hanging="452"/>
      </w:pPr>
      <w:rPr>
        <w:rFonts w:hint="default"/>
        <w:b/>
        <w:bCs/>
        <w:w w:val="99"/>
        <w:lang w:val="en-US" w:eastAsia="en-US" w:bidi="ar-SA"/>
      </w:rPr>
    </w:lvl>
    <w:lvl w:ilvl="2" w:tentative="0">
      <w:start w:val="1"/>
      <w:numFmt w:val="decimal"/>
      <w:lvlText w:val="%1.%2.%3"/>
      <w:lvlJc w:val="left"/>
      <w:pPr>
        <w:ind w:left="2080" w:hanging="720"/>
      </w:pPr>
      <w:rPr>
        <w:rFonts w:hint="default" w:ascii="Times New Roman" w:hAnsi="Times New Roman" w:eastAsia="Times New Roman" w:cs="Times New Roman"/>
        <w:b/>
        <w:bCs/>
        <w:w w:val="100"/>
        <w:sz w:val="22"/>
        <w:szCs w:val="22"/>
        <w:lang w:val="en-US" w:eastAsia="en-US" w:bidi="ar-SA"/>
      </w:rPr>
    </w:lvl>
    <w:lvl w:ilvl="3" w:tentative="0">
      <w:start w:val="1"/>
      <w:numFmt w:val="decimal"/>
      <w:lvlText w:val="%1.%2.%3.%4"/>
      <w:lvlJc w:val="left"/>
      <w:pPr>
        <w:ind w:left="2441" w:hanging="1081"/>
      </w:pPr>
      <w:rPr>
        <w:rFonts w:hint="default" w:ascii="Times New Roman" w:hAnsi="Times New Roman" w:eastAsia="Times New Roman" w:cs="Times New Roman"/>
        <w:b/>
        <w:bCs/>
        <w:i/>
        <w:iCs/>
        <w:w w:val="100"/>
        <w:sz w:val="24"/>
        <w:szCs w:val="24"/>
        <w:lang w:val="en-US" w:eastAsia="en-US" w:bidi="ar-SA"/>
      </w:rPr>
    </w:lvl>
    <w:lvl w:ilvl="4" w:tentative="0">
      <w:start w:val="0"/>
      <w:numFmt w:val="bullet"/>
      <w:lvlText w:val="•"/>
      <w:lvlJc w:val="left"/>
      <w:pPr>
        <w:ind w:left="4445" w:hanging="1081"/>
      </w:pPr>
      <w:rPr>
        <w:rFonts w:hint="default"/>
        <w:lang w:val="en-US" w:eastAsia="en-US" w:bidi="ar-SA"/>
      </w:rPr>
    </w:lvl>
    <w:lvl w:ilvl="5" w:tentative="0">
      <w:start w:val="0"/>
      <w:numFmt w:val="bullet"/>
      <w:lvlText w:val="•"/>
      <w:lvlJc w:val="left"/>
      <w:pPr>
        <w:ind w:left="5447" w:hanging="1081"/>
      </w:pPr>
      <w:rPr>
        <w:rFonts w:hint="default"/>
        <w:lang w:val="en-US" w:eastAsia="en-US" w:bidi="ar-SA"/>
      </w:rPr>
    </w:lvl>
    <w:lvl w:ilvl="6" w:tentative="0">
      <w:start w:val="0"/>
      <w:numFmt w:val="bullet"/>
      <w:lvlText w:val="•"/>
      <w:lvlJc w:val="left"/>
      <w:pPr>
        <w:ind w:left="6450" w:hanging="1081"/>
      </w:pPr>
      <w:rPr>
        <w:rFonts w:hint="default"/>
        <w:lang w:val="en-US" w:eastAsia="en-US" w:bidi="ar-SA"/>
      </w:rPr>
    </w:lvl>
    <w:lvl w:ilvl="7" w:tentative="0">
      <w:start w:val="0"/>
      <w:numFmt w:val="bullet"/>
      <w:lvlText w:val="•"/>
      <w:lvlJc w:val="left"/>
      <w:pPr>
        <w:ind w:left="7452" w:hanging="1081"/>
      </w:pPr>
      <w:rPr>
        <w:rFonts w:hint="default"/>
        <w:lang w:val="en-US" w:eastAsia="en-US" w:bidi="ar-SA"/>
      </w:rPr>
    </w:lvl>
    <w:lvl w:ilvl="8" w:tentative="0">
      <w:start w:val="0"/>
      <w:numFmt w:val="bullet"/>
      <w:lvlText w:val="•"/>
      <w:lvlJc w:val="left"/>
      <w:pPr>
        <w:ind w:left="8455" w:hanging="1081"/>
      </w:pPr>
      <w:rPr>
        <w:rFonts w:hint="default"/>
        <w:lang w:val="en-US" w:eastAsia="en-US" w:bidi="ar-SA"/>
      </w:rPr>
    </w:lvl>
  </w:abstractNum>
  <w:abstractNum w:abstractNumId="19">
    <w:nsid w:val="62D5597C"/>
    <w:multiLevelType w:val="multilevel"/>
    <w:tmpl w:val="62D5597C"/>
    <w:lvl w:ilvl="0" w:tentative="0">
      <w:start w:val="1"/>
      <w:numFmt w:val="decimal"/>
      <w:lvlText w:val="%1"/>
      <w:lvlJc w:val="left"/>
      <w:pPr>
        <w:ind w:left="360" w:hanging="360"/>
      </w:pPr>
      <w:rPr>
        <w:rFonts w:hint="default"/>
      </w:rPr>
    </w:lvl>
    <w:lvl w:ilvl="1" w:tentative="0">
      <w:start w:val="1"/>
      <w:numFmt w:val="decimal"/>
      <w:lvlText w:val="%1.%2"/>
      <w:lvlJc w:val="left"/>
      <w:pPr>
        <w:ind w:left="708" w:hanging="360"/>
      </w:pPr>
      <w:rPr>
        <w:rFonts w:hint="default"/>
      </w:rPr>
    </w:lvl>
    <w:lvl w:ilvl="2" w:tentative="0">
      <w:start w:val="1"/>
      <w:numFmt w:val="decimal"/>
      <w:lvlText w:val="%1.%2.%3"/>
      <w:lvlJc w:val="left"/>
      <w:pPr>
        <w:ind w:left="1416" w:hanging="720"/>
      </w:pPr>
      <w:rPr>
        <w:rFonts w:hint="default"/>
      </w:rPr>
    </w:lvl>
    <w:lvl w:ilvl="3" w:tentative="0">
      <w:start w:val="1"/>
      <w:numFmt w:val="decimal"/>
      <w:lvlText w:val="%1.%2.%3.%4"/>
      <w:lvlJc w:val="left"/>
      <w:pPr>
        <w:ind w:left="1764" w:hanging="720"/>
      </w:pPr>
      <w:rPr>
        <w:rFonts w:hint="default"/>
      </w:rPr>
    </w:lvl>
    <w:lvl w:ilvl="4" w:tentative="0">
      <w:start w:val="1"/>
      <w:numFmt w:val="decimal"/>
      <w:lvlText w:val="%1.%2.%3.%4.%5"/>
      <w:lvlJc w:val="left"/>
      <w:pPr>
        <w:ind w:left="2472" w:hanging="1080"/>
      </w:pPr>
      <w:rPr>
        <w:rFonts w:hint="default"/>
      </w:rPr>
    </w:lvl>
    <w:lvl w:ilvl="5" w:tentative="0">
      <w:start w:val="1"/>
      <w:numFmt w:val="decimal"/>
      <w:lvlText w:val="%1.%2.%3.%4.%5.%6"/>
      <w:lvlJc w:val="left"/>
      <w:pPr>
        <w:ind w:left="3180" w:hanging="1440"/>
      </w:pPr>
      <w:rPr>
        <w:rFonts w:hint="default"/>
      </w:rPr>
    </w:lvl>
    <w:lvl w:ilvl="6" w:tentative="0">
      <w:start w:val="1"/>
      <w:numFmt w:val="decimal"/>
      <w:lvlText w:val="%1.%2.%3.%4.%5.%6.%7"/>
      <w:lvlJc w:val="left"/>
      <w:pPr>
        <w:ind w:left="3528" w:hanging="1440"/>
      </w:pPr>
      <w:rPr>
        <w:rFonts w:hint="default"/>
      </w:rPr>
    </w:lvl>
    <w:lvl w:ilvl="7" w:tentative="0">
      <w:start w:val="1"/>
      <w:numFmt w:val="decimal"/>
      <w:lvlText w:val="%1.%2.%3.%4.%5.%6.%7.%8"/>
      <w:lvlJc w:val="left"/>
      <w:pPr>
        <w:ind w:left="4236" w:hanging="1800"/>
      </w:pPr>
      <w:rPr>
        <w:rFonts w:hint="default"/>
      </w:rPr>
    </w:lvl>
    <w:lvl w:ilvl="8" w:tentative="0">
      <w:start w:val="1"/>
      <w:numFmt w:val="decimal"/>
      <w:lvlText w:val="%1.%2.%3.%4.%5.%6.%7.%8.%9"/>
      <w:lvlJc w:val="left"/>
      <w:pPr>
        <w:ind w:left="4584" w:hanging="1800"/>
      </w:pPr>
      <w:rPr>
        <w:rFonts w:hint="default"/>
      </w:rPr>
    </w:lvl>
  </w:abstractNum>
  <w:abstractNum w:abstractNumId="20">
    <w:nsid w:val="65280740"/>
    <w:multiLevelType w:val="multilevel"/>
    <w:tmpl w:val="65280740"/>
    <w:lvl w:ilvl="0" w:tentative="0">
      <w:start w:val="1"/>
      <w:numFmt w:val="decimal"/>
      <w:lvlText w:val="%1."/>
      <w:lvlJc w:val="left"/>
      <w:pPr>
        <w:ind w:left="879" w:hanging="440"/>
      </w:pPr>
      <w:rPr>
        <w:rFonts w:hint="default" w:ascii="Times New Roman" w:hAnsi="Times New Roman" w:eastAsia="Times New Roman" w:cs="Times New Roman"/>
        <w:w w:val="100"/>
        <w:sz w:val="22"/>
        <w:szCs w:val="22"/>
        <w:lang w:val="en-US" w:eastAsia="en-US" w:bidi="ar-SA"/>
      </w:rPr>
    </w:lvl>
    <w:lvl w:ilvl="1" w:tentative="0">
      <w:start w:val="1"/>
      <w:numFmt w:val="decimal"/>
      <w:lvlText w:val="%1.%2"/>
      <w:lvlJc w:val="left"/>
      <w:pPr>
        <w:ind w:left="992" w:hanging="332"/>
      </w:pPr>
      <w:rPr>
        <w:rFonts w:hint="default" w:ascii="Times New Roman" w:hAnsi="Times New Roman" w:eastAsia="Times New Roman" w:cs="Times New Roman"/>
        <w:w w:val="100"/>
        <w:sz w:val="22"/>
        <w:szCs w:val="22"/>
        <w:lang w:val="en-US" w:eastAsia="en-US" w:bidi="ar-SA"/>
      </w:rPr>
    </w:lvl>
    <w:lvl w:ilvl="2" w:tentative="0">
      <w:start w:val="1"/>
      <w:numFmt w:val="decimal"/>
      <w:lvlText w:val="%1.%2.%3"/>
      <w:lvlJc w:val="left"/>
      <w:pPr>
        <w:ind w:left="1376" w:hanging="497"/>
      </w:pPr>
      <w:rPr>
        <w:rFonts w:hint="default" w:ascii="Times New Roman" w:hAnsi="Times New Roman" w:eastAsia="Times New Roman" w:cs="Times New Roman"/>
        <w:w w:val="100"/>
        <w:sz w:val="22"/>
        <w:szCs w:val="22"/>
        <w:lang w:val="en-US" w:eastAsia="en-US" w:bidi="ar-SA"/>
      </w:rPr>
    </w:lvl>
    <w:lvl w:ilvl="3" w:tentative="0">
      <w:start w:val="1"/>
      <w:numFmt w:val="decimal"/>
      <w:lvlText w:val="%4."/>
      <w:lvlJc w:val="left"/>
      <w:pPr>
        <w:ind w:left="3721" w:hanging="449"/>
      </w:pPr>
      <w:rPr>
        <w:rFonts w:hint="default" w:ascii="Times New Roman" w:hAnsi="Times New Roman" w:eastAsia="Times New Roman" w:cs="Times New Roman"/>
        <w:b/>
        <w:bCs/>
        <w:spacing w:val="0"/>
        <w:w w:val="99"/>
        <w:sz w:val="32"/>
        <w:szCs w:val="32"/>
        <w:lang w:val="en-US" w:eastAsia="en-US" w:bidi="ar-SA"/>
      </w:rPr>
    </w:lvl>
    <w:lvl w:ilvl="4" w:tentative="0">
      <w:start w:val="0"/>
      <w:numFmt w:val="bullet"/>
      <w:lvlText w:val="•"/>
      <w:lvlJc w:val="left"/>
      <w:pPr>
        <w:ind w:left="1760" w:hanging="449"/>
      </w:pPr>
      <w:rPr>
        <w:rFonts w:hint="default"/>
        <w:lang w:val="en-US" w:eastAsia="en-US" w:bidi="ar-SA"/>
      </w:rPr>
    </w:lvl>
    <w:lvl w:ilvl="5" w:tentative="0">
      <w:start w:val="0"/>
      <w:numFmt w:val="bullet"/>
      <w:lvlText w:val="•"/>
      <w:lvlJc w:val="left"/>
      <w:pPr>
        <w:ind w:left="3720" w:hanging="449"/>
      </w:pPr>
      <w:rPr>
        <w:rFonts w:hint="default"/>
        <w:lang w:val="en-US" w:eastAsia="en-US" w:bidi="ar-SA"/>
      </w:rPr>
    </w:lvl>
    <w:lvl w:ilvl="6" w:tentative="0">
      <w:start w:val="0"/>
      <w:numFmt w:val="bullet"/>
      <w:lvlText w:val="•"/>
      <w:lvlJc w:val="left"/>
      <w:pPr>
        <w:ind w:left="5004" w:hanging="449"/>
      </w:pPr>
      <w:rPr>
        <w:rFonts w:hint="default"/>
        <w:lang w:val="en-US" w:eastAsia="en-US" w:bidi="ar-SA"/>
      </w:rPr>
    </w:lvl>
    <w:lvl w:ilvl="7" w:tentative="0">
      <w:start w:val="0"/>
      <w:numFmt w:val="bullet"/>
      <w:lvlText w:val="•"/>
      <w:lvlJc w:val="left"/>
      <w:pPr>
        <w:ind w:left="6288" w:hanging="449"/>
      </w:pPr>
      <w:rPr>
        <w:rFonts w:hint="default"/>
        <w:lang w:val="en-US" w:eastAsia="en-US" w:bidi="ar-SA"/>
      </w:rPr>
    </w:lvl>
    <w:lvl w:ilvl="8" w:tentative="0">
      <w:start w:val="0"/>
      <w:numFmt w:val="bullet"/>
      <w:lvlText w:val="•"/>
      <w:lvlJc w:val="left"/>
      <w:pPr>
        <w:ind w:left="7572" w:hanging="449"/>
      </w:pPr>
      <w:rPr>
        <w:rFonts w:hint="default"/>
        <w:lang w:val="en-US" w:eastAsia="en-US" w:bidi="ar-SA"/>
      </w:rPr>
    </w:lvl>
  </w:abstractNum>
  <w:abstractNum w:abstractNumId="21">
    <w:nsid w:val="687764E4"/>
    <w:multiLevelType w:val="multilevel"/>
    <w:tmpl w:val="687764E4"/>
    <w:lvl w:ilvl="0" w:tentative="0">
      <w:start w:val="0"/>
      <w:numFmt w:val="bullet"/>
      <w:lvlText w:val=""/>
      <w:lvlJc w:val="left"/>
      <w:pPr>
        <w:ind w:left="1360" w:hanging="360"/>
      </w:pPr>
      <w:rPr>
        <w:rFonts w:hint="default" w:ascii="Wingdings" w:hAnsi="Wingdings" w:eastAsia="Wingdings" w:cs="Wingdings"/>
        <w:w w:val="100"/>
        <w:sz w:val="24"/>
        <w:szCs w:val="24"/>
        <w:lang w:val="en-US" w:eastAsia="en-US" w:bidi="ar-SA"/>
      </w:rPr>
    </w:lvl>
    <w:lvl w:ilvl="1" w:tentative="0">
      <w:start w:val="0"/>
      <w:numFmt w:val="bullet"/>
      <w:lvlText w:val="•"/>
      <w:lvlJc w:val="left"/>
      <w:pPr>
        <w:ind w:left="2270" w:hanging="360"/>
      </w:pPr>
      <w:rPr>
        <w:rFonts w:hint="default"/>
        <w:lang w:val="en-US" w:eastAsia="en-US" w:bidi="ar-SA"/>
      </w:rPr>
    </w:lvl>
    <w:lvl w:ilvl="2" w:tentative="0">
      <w:start w:val="0"/>
      <w:numFmt w:val="bullet"/>
      <w:lvlText w:val="•"/>
      <w:lvlJc w:val="left"/>
      <w:pPr>
        <w:ind w:left="3180" w:hanging="360"/>
      </w:pPr>
      <w:rPr>
        <w:rFonts w:hint="default"/>
        <w:lang w:val="en-US" w:eastAsia="en-US" w:bidi="ar-SA"/>
      </w:rPr>
    </w:lvl>
    <w:lvl w:ilvl="3" w:tentative="0">
      <w:start w:val="0"/>
      <w:numFmt w:val="bullet"/>
      <w:lvlText w:val="•"/>
      <w:lvlJc w:val="left"/>
      <w:pPr>
        <w:ind w:left="4090" w:hanging="360"/>
      </w:pPr>
      <w:rPr>
        <w:rFonts w:hint="default"/>
        <w:lang w:val="en-US" w:eastAsia="en-US" w:bidi="ar-SA"/>
      </w:rPr>
    </w:lvl>
    <w:lvl w:ilvl="4" w:tentative="0">
      <w:start w:val="0"/>
      <w:numFmt w:val="bullet"/>
      <w:lvlText w:val="•"/>
      <w:lvlJc w:val="left"/>
      <w:pPr>
        <w:ind w:left="5000" w:hanging="360"/>
      </w:pPr>
      <w:rPr>
        <w:rFonts w:hint="default"/>
        <w:lang w:val="en-US" w:eastAsia="en-US" w:bidi="ar-SA"/>
      </w:rPr>
    </w:lvl>
    <w:lvl w:ilvl="5" w:tentative="0">
      <w:start w:val="0"/>
      <w:numFmt w:val="bullet"/>
      <w:lvlText w:val="•"/>
      <w:lvlJc w:val="left"/>
      <w:pPr>
        <w:ind w:left="5910" w:hanging="360"/>
      </w:pPr>
      <w:rPr>
        <w:rFonts w:hint="default"/>
        <w:lang w:val="en-US" w:eastAsia="en-US" w:bidi="ar-SA"/>
      </w:rPr>
    </w:lvl>
    <w:lvl w:ilvl="6" w:tentative="0">
      <w:start w:val="0"/>
      <w:numFmt w:val="bullet"/>
      <w:lvlText w:val="•"/>
      <w:lvlJc w:val="left"/>
      <w:pPr>
        <w:ind w:left="6820" w:hanging="360"/>
      </w:pPr>
      <w:rPr>
        <w:rFonts w:hint="default"/>
        <w:lang w:val="en-US" w:eastAsia="en-US" w:bidi="ar-SA"/>
      </w:rPr>
    </w:lvl>
    <w:lvl w:ilvl="7" w:tentative="0">
      <w:start w:val="0"/>
      <w:numFmt w:val="bullet"/>
      <w:lvlText w:val="•"/>
      <w:lvlJc w:val="left"/>
      <w:pPr>
        <w:ind w:left="7730" w:hanging="360"/>
      </w:pPr>
      <w:rPr>
        <w:rFonts w:hint="default"/>
        <w:lang w:val="en-US" w:eastAsia="en-US" w:bidi="ar-SA"/>
      </w:rPr>
    </w:lvl>
    <w:lvl w:ilvl="8" w:tentative="0">
      <w:start w:val="0"/>
      <w:numFmt w:val="bullet"/>
      <w:lvlText w:val="•"/>
      <w:lvlJc w:val="left"/>
      <w:pPr>
        <w:ind w:left="8640" w:hanging="360"/>
      </w:pPr>
      <w:rPr>
        <w:rFonts w:hint="default"/>
        <w:lang w:val="en-US" w:eastAsia="en-US" w:bidi="ar-SA"/>
      </w:rPr>
    </w:lvl>
  </w:abstractNum>
  <w:abstractNum w:abstractNumId="22">
    <w:nsid w:val="6AA32F17"/>
    <w:multiLevelType w:val="multilevel"/>
    <w:tmpl w:val="6AA32F17"/>
    <w:lvl w:ilvl="0" w:tentative="0">
      <w:start w:val="0"/>
      <w:numFmt w:val="bullet"/>
      <w:lvlText w:val="•"/>
      <w:lvlJc w:val="left"/>
      <w:pPr>
        <w:ind w:left="1360" w:hanging="360"/>
      </w:pPr>
      <w:rPr>
        <w:rFonts w:hint="default" w:ascii="Arial MT" w:hAnsi="Arial MT" w:eastAsia="Arial MT" w:cs="Arial MT"/>
        <w:w w:val="100"/>
        <w:sz w:val="24"/>
        <w:szCs w:val="24"/>
        <w:lang w:val="en-US" w:eastAsia="en-US" w:bidi="ar-SA"/>
      </w:rPr>
    </w:lvl>
    <w:lvl w:ilvl="1" w:tentative="0">
      <w:start w:val="0"/>
      <w:numFmt w:val="bullet"/>
      <w:lvlText w:val="•"/>
      <w:lvlJc w:val="left"/>
      <w:pPr>
        <w:ind w:left="2270" w:hanging="360"/>
      </w:pPr>
      <w:rPr>
        <w:rFonts w:hint="default"/>
        <w:lang w:val="en-US" w:eastAsia="en-US" w:bidi="ar-SA"/>
      </w:rPr>
    </w:lvl>
    <w:lvl w:ilvl="2" w:tentative="0">
      <w:start w:val="0"/>
      <w:numFmt w:val="bullet"/>
      <w:lvlText w:val="•"/>
      <w:lvlJc w:val="left"/>
      <w:pPr>
        <w:ind w:left="3180" w:hanging="360"/>
      </w:pPr>
      <w:rPr>
        <w:rFonts w:hint="default"/>
        <w:lang w:val="en-US" w:eastAsia="en-US" w:bidi="ar-SA"/>
      </w:rPr>
    </w:lvl>
    <w:lvl w:ilvl="3" w:tentative="0">
      <w:start w:val="0"/>
      <w:numFmt w:val="bullet"/>
      <w:lvlText w:val="•"/>
      <w:lvlJc w:val="left"/>
      <w:pPr>
        <w:ind w:left="4090" w:hanging="360"/>
      </w:pPr>
      <w:rPr>
        <w:rFonts w:hint="default"/>
        <w:lang w:val="en-US" w:eastAsia="en-US" w:bidi="ar-SA"/>
      </w:rPr>
    </w:lvl>
    <w:lvl w:ilvl="4" w:tentative="0">
      <w:start w:val="0"/>
      <w:numFmt w:val="bullet"/>
      <w:lvlText w:val="•"/>
      <w:lvlJc w:val="left"/>
      <w:pPr>
        <w:ind w:left="5000" w:hanging="360"/>
      </w:pPr>
      <w:rPr>
        <w:rFonts w:hint="default"/>
        <w:lang w:val="en-US" w:eastAsia="en-US" w:bidi="ar-SA"/>
      </w:rPr>
    </w:lvl>
    <w:lvl w:ilvl="5" w:tentative="0">
      <w:start w:val="0"/>
      <w:numFmt w:val="bullet"/>
      <w:lvlText w:val="•"/>
      <w:lvlJc w:val="left"/>
      <w:pPr>
        <w:ind w:left="5910" w:hanging="360"/>
      </w:pPr>
      <w:rPr>
        <w:rFonts w:hint="default"/>
        <w:lang w:val="en-US" w:eastAsia="en-US" w:bidi="ar-SA"/>
      </w:rPr>
    </w:lvl>
    <w:lvl w:ilvl="6" w:tentative="0">
      <w:start w:val="0"/>
      <w:numFmt w:val="bullet"/>
      <w:lvlText w:val="•"/>
      <w:lvlJc w:val="left"/>
      <w:pPr>
        <w:ind w:left="6820" w:hanging="360"/>
      </w:pPr>
      <w:rPr>
        <w:rFonts w:hint="default"/>
        <w:lang w:val="en-US" w:eastAsia="en-US" w:bidi="ar-SA"/>
      </w:rPr>
    </w:lvl>
    <w:lvl w:ilvl="7" w:tentative="0">
      <w:start w:val="0"/>
      <w:numFmt w:val="bullet"/>
      <w:lvlText w:val="•"/>
      <w:lvlJc w:val="left"/>
      <w:pPr>
        <w:ind w:left="7730" w:hanging="360"/>
      </w:pPr>
      <w:rPr>
        <w:rFonts w:hint="default"/>
        <w:lang w:val="en-US" w:eastAsia="en-US" w:bidi="ar-SA"/>
      </w:rPr>
    </w:lvl>
    <w:lvl w:ilvl="8" w:tentative="0">
      <w:start w:val="0"/>
      <w:numFmt w:val="bullet"/>
      <w:lvlText w:val="•"/>
      <w:lvlJc w:val="left"/>
      <w:pPr>
        <w:ind w:left="8640" w:hanging="360"/>
      </w:pPr>
      <w:rPr>
        <w:rFonts w:hint="default"/>
        <w:lang w:val="en-US" w:eastAsia="en-US" w:bidi="ar-SA"/>
      </w:rPr>
    </w:lvl>
  </w:abstractNum>
  <w:abstractNum w:abstractNumId="23">
    <w:nsid w:val="6D4B2F3B"/>
    <w:multiLevelType w:val="multilevel"/>
    <w:tmpl w:val="6D4B2F3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4">
    <w:nsid w:val="70A54C5E"/>
    <w:multiLevelType w:val="multilevel"/>
    <w:tmpl w:val="70A54C5E"/>
    <w:lvl w:ilvl="0" w:tentative="0">
      <w:start w:val="0"/>
      <w:numFmt w:val="bullet"/>
      <w:lvlText w:val=""/>
      <w:lvlJc w:val="left"/>
      <w:pPr>
        <w:ind w:left="731" w:hanging="363"/>
      </w:pPr>
      <w:rPr>
        <w:rFonts w:hint="default" w:ascii="Wingdings" w:hAnsi="Wingdings" w:eastAsia="Wingdings" w:cs="Wingdings"/>
        <w:w w:val="100"/>
        <w:sz w:val="24"/>
        <w:szCs w:val="24"/>
        <w:lang w:val="en-US" w:eastAsia="en-US" w:bidi="ar-SA"/>
      </w:rPr>
    </w:lvl>
    <w:lvl w:ilvl="1" w:tentative="0">
      <w:start w:val="0"/>
      <w:numFmt w:val="bullet"/>
      <w:lvlText w:val="•"/>
      <w:lvlJc w:val="left"/>
      <w:pPr>
        <w:ind w:left="1712" w:hanging="363"/>
      </w:pPr>
      <w:rPr>
        <w:rFonts w:hint="default"/>
        <w:lang w:val="en-US" w:eastAsia="en-US" w:bidi="ar-SA"/>
      </w:rPr>
    </w:lvl>
    <w:lvl w:ilvl="2" w:tentative="0">
      <w:start w:val="0"/>
      <w:numFmt w:val="bullet"/>
      <w:lvlText w:val="•"/>
      <w:lvlJc w:val="left"/>
      <w:pPr>
        <w:ind w:left="2684" w:hanging="363"/>
      </w:pPr>
      <w:rPr>
        <w:rFonts w:hint="default"/>
        <w:lang w:val="en-US" w:eastAsia="en-US" w:bidi="ar-SA"/>
      </w:rPr>
    </w:lvl>
    <w:lvl w:ilvl="3" w:tentative="0">
      <w:start w:val="0"/>
      <w:numFmt w:val="bullet"/>
      <w:lvlText w:val="•"/>
      <w:lvlJc w:val="left"/>
      <w:pPr>
        <w:ind w:left="3656" w:hanging="363"/>
      </w:pPr>
      <w:rPr>
        <w:rFonts w:hint="default"/>
        <w:lang w:val="en-US" w:eastAsia="en-US" w:bidi="ar-SA"/>
      </w:rPr>
    </w:lvl>
    <w:lvl w:ilvl="4" w:tentative="0">
      <w:start w:val="0"/>
      <w:numFmt w:val="bullet"/>
      <w:lvlText w:val="•"/>
      <w:lvlJc w:val="left"/>
      <w:pPr>
        <w:ind w:left="4628" w:hanging="363"/>
      </w:pPr>
      <w:rPr>
        <w:rFonts w:hint="default"/>
        <w:lang w:val="en-US" w:eastAsia="en-US" w:bidi="ar-SA"/>
      </w:rPr>
    </w:lvl>
    <w:lvl w:ilvl="5" w:tentative="0">
      <w:start w:val="0"/>
      <w:numFmt w:val="bullet"/>
      <w:lvlText w:val="•"/>
      <w:lvlJc w:val="left"/>
      <w:pPr>
        <w:ind w:left="5600" w:hanging="363"/>
      </w:pPr>
      <w:rPr>
        <w:rFonts w:hint="default"/>
        <w:lang w:val="en-US" w:eastAsia="en-US" w:bidi="ar-SA"/>
      </w:rPr>
    </w:lvl>
    <w:lvl w:ilvl="6" w:tentative="0">
      <w:start w:val="0"/>
      <w:numFmt w:val="bullet"/>
      <w:lvlText w:val="•"/>
      <w:lvlJc w:val="left"/>
      <w:pPr>
        <w:ind w:left="6572" w:hanging="363"/>
      </w:pPr>
      <w:rPr>
        <w:rFonts w:hint="default"/>
        <w:lang w:val="en-US" w:eastAsia="en-US" w:bidi="ar-SA"/>
      </w:rPr>
    </w:lvl>
    <w:lvl w:ilvl="7" w:tentative="0">
      <w:start w:val="0"/>
      <w:numFmt w:val="bullet"/>
      <w:lvlText w:val="•"/>
      <w:lvlJc w:val="left"/>
      <w:pPr>
        <w:ind w:left="7544" w:hanging="363"/>
      </w:pPr>
      <w:rPr>
        <w:rFonts w:hint="default"/>
        <w:lang w:val="en-US" w:eastAsia="en-US" w:bidi="ar-SA"/>
      </w:rPr>
    </w:lvl>
    <w:lvl w:ilvl="8" w:tentative="0">
      <w:start w:val="0"/>
      <w:numFmt w:val="bullet"/>
      <w:lvlText w:val="•"/>
      <w:lvlJc w:val="left"/>
      <w:pPr>
        <w:ind w:left="8516" w:hanging="363"/>
      </w:pPr>
      <w:rPr>
        <w:rFonts w:hint="default"/>
        <w:lang w:val="en-US" w:eastAsia="en-US" w:bidi="ar-SA"/>
      </w:rPr>
    </w:lvl>
  </w:abstractNum>
  <w:abstractNum w:abstractNumId="25">
    <w:nsid w:val="760B61FF"/>
    <w:multiLevelType w:val="multilevel"/>
    <w:tmpl w:val="760B61FF"/>
    <w:lvl w:ilvl="0" w:tentative="0">
      <w:start w:val="1"/>
      <w:numFmt w:val="decimal"/>
      <w:lvlText w:val="%1."/>
      <w:lvlJc w:val="left"/>
      <w:pPr>
        <w:ind w:left="1160" w:hanging="360"/>
        <w:jc w:val="right"/>
      </w:pPr>
      <w:rPr>
        <w:rFonts w:hint="default"/>
        <w:w w:val="100"/>
        <w:lang w:val="en-US" w:eastAsia="en-US" w:bidi="ar-SA"/>
      </w:rPr>
    </w:lvl>
    <w:lvl w:ilvl="1" w:tentative="0">
      <w:start w:val="0"/>
      <w:numFmt w:val="bullet"/>
      <w:lvlText w:val="•"/>
      <w:lvlJc w:val="left"/>
      <w:pPr>
        <w:ind w:left="2058" w:hanging="360"/>
      </w:pPr>
      <w:rPr>
        <w:rFonts w:hint="default"/>
        <w:lang w:val="en-US" w:eastAsia="en-US" w:bidi="ar-SA"/>
      </w:rPr>
    </w:lvl>
    <w:lvl w:ilvl="2" w:tentative="0">
      <w:start w:val="0"/>
      <w:numFmt w:val="bullet"/>
      <w:lvlText w:val="•"/>
      <w:lvlJc w:val="left"/>
      <w:pPr>
        <w:ind w:left="2956" w:hanging="360"/>
      </w:pPr>
      <w:rPr>
        <w:rFonts w:hint="default"/>
        <w:lang w:val="en-US" w:eastAsia="en-US" w:bidi="ar-SA"/>
      </w:rPr>
    </w:lvl>
    <w:lvl w:ilvl="3" w:tentative="0">
      <w:start w:val="0"/>
      <w:numFmt w:val="bullet"/>
      <w:lvlText w:val="•"/>
      <w:lvlJc w:val="left"/>
      <w:pPr>
        <w:ind w:left="3854" w:hanging="360"/>
      </w:pPr>
      <w:rPr>
        <w:rFonts w:hint="default"/>
        <w:lang w:val="en-US" w:eastAsia="en-US" w:bidi="ar-SA"/>
      </w:rPr>
    </w:lvl>
    <w:lvl w:ilvl="4" w:tentative="0">
      <w:start w:val="0"/>
      <w:numFmt w:val="bullet"/>
      <w:lvlText w:val="•"/>
      <w:lvlJc w:val="left"/>
      <w:pPr>
        <w:ind w:left="4752" w:hanging="360"/>
      </w:pPr>
      <w:rPr>
        <w:rFonts w:hint="default"/>
        <w:lang w:val="en-US" w:eastAsia="en-US" w:bidi="ar-SA"/>
      </w:rPr>
    </w:lvl>
    <w:lvl w:ilvl="5" w:tentative="0">
      <w:start w:val="0"/>
      <w:numFmt w:val="bullet"/>
      <w:lvlText w:val="•"/>
      <w:lvlJc w:val="left"/>
      <w:pPr>
        <w:ind w:left="5650" w:hanging="360"/>
      </w:pPr>
      <w:rPr>
        <w:rFonts w:hint="default"/>
        <w:lang w:val="en-US" w:eastAsia="en-US" w:bidi="ar-SA"/>
      </w:rPr>
    </w:lvl>
    <w:lvl w:ilvl="6" w:tentative="0">
      <w:start w:val="0"/>
      <w:numFmt w:val="bullet"/>
      <w:lvlText w:val="•"/>
      <w:lvlJc w:val="left"/>
      <w:pPr>
        <w:ind w:left="6548" w:hanging="360"/>
      </w:pPr>
      <w:rPr>
        <w:rFonts w:hint="default"/>
        <w:lang w:val="en-US" w:eastAsia="en-US" w:bidi="ar-SA"/>
      </w:rPr>
    </w:lvl>
    <w:lvl w:ilvl="7" w:tentative="0">
      <w:start w:val="0"/>
      <w:numFmt w:val="bullet"/>
      <w:lvlText w:val="•"/>
      <w:lvlJc w:val="left"/>
      <w:pPr>
        <w:ind w:left="7446" w:hanging="360"/>
      </w:pPr>
      <w:rPr>
        <w:rFonts w:hint="default"/>
        <w:lang w:val="en-US" w:eastAsia="en-US" w:bidi="ar-SA"/>
      </w:rPr>
    </w:lvl>
    <w:lvl w:ilvl="8" w:tentative="0">
      <w:start w:val="0"/>
      <w:numFmt w:val="bullet"/>
      <w:lvlText w:val="•"/>
      <w:lvlJc w:val="left"/>
      <w:pPr>
        <w:ind w:left="8344" w:hanging="360"/>
      </w:pPr>
      <w:rPr>
        <w:rFonts w:hint="default"/>
        <w:lang w:val="en-US" w:eastAsia="en-US" w:bidi="ar-SA"/>
      </w:rPr>
    </w:lvl>
  </w:abstractNum>
  <w:abstractNum w:abstractNumId="26">
    <w:nsid w:val="799230CF"/>
    <w:multiLevelType w:val="multilevel"/>
    <w:tmpl w:val="799230CF"/>
    <w:lvl w:ilvl="0" w:tentative="0">
      <w:start w:val="3"/>
      <w:numFmt w:val="decimal"/>
      <w:lvlText w:val="%1"/>
      <w:lvlJc w:val="left"/>
      <w:pPr>
        <w:ind w:left="375" w:hanging="375"/>
      </w:pPr>
      <w:rPr>
        <w:rFonts w:hint="default"/>
      </w:rPr>
    </w:lvl>
    <w:lvl w:ilvl="1" w:tentative="0">
      <w:start w:val="1"/>
      <w:numFmt w:val="decimal"/>
      <w:lvlText w:val="%1.%2"/>
      <w:lvlJc w:val="left"/>
      <w:pPr>
        <w:ind w:left="1365" w:hanging="375"/>
      </w:pPr>
      <w:rPr>
        <w:rFonts w:hint="default"/>
      </w:rPr>
    </w:lvl>
    <w:lvl w:ilvl="2" w:tentative="0">
      <w:start w:val="1"/>
      <w:numFmt w:val="decimal"/>
      <w:lvlText w:val="%1.%2.%3"/>
      <w:lvlJc w:val="left"/>
      <w:pPr>
        <w:ind w:left="2700" w:hanging="720"/>
      </w:pPr>
      <w:rPr>
        <w:rFonts w:hint="default"/>
      </w:rPr>
    </w:lvl>
    <w:lvl w:ilvl="3" w:tentative="0">
      <w:start w:val="1"/>
      <w:numFmt w:val="decimal"/>
      <w:lvlText w:val="%1.%2.%3.%4"/>
      <w:lvlJc w:val="left"/>
      <w:pPr>
        <w:ind w:left="4050" w:hanging="1080"/>
      </w:pPr>
      <w:rPr>
        <w:rFonts w:hint="default"/>
      </w:rPr>
    </w:lvl>
    <w:lvl w:ilvl="4" w:tentative="0">
      <w:start w:val="1"/>
      <w:numFmt w:val="decimal"/>
      <w:lvlText w:val="%1.%2.%3.%4.%5"/>
      <w:lvlJc w:val="left"/>
      <w:pPr>
        <w:ind w:left="5040" w:hanging="1080"/>
      </w:pPr>
      <w:rPr>
        <w:rFonts w:hint="default"/>
      </w:rPr>
    </w:lvl>
    <w:lvl w:ilvl="5" w:tentative="0">
      <w:start w:val="1"/>
      <w:numFmt w:val="decimal"/>
      <w:lvlText w:val="%1.%2.%3.%4.%5.%6"/>
      <w:lvlJc w:val="left"/>
      <w:pPr>
        <w:ind w:left="6390" w:hanging="1440"/>
      </w:pPr>
      <w:rPr>
        <w:rFonts w:hint="default"/>
      </w:rPr>
    </w:lvl>
    <w:lvl w:ilvl="6" w:tentative="0">
      <w:start w:val="1"/>
      <w:numFmt w:val="decimal"/>
      <w:lvlText w:val="%1.%2.%3.%4.%5.%6.%7"/>
      <w:lvlJc w:val="left"/>
      <w:pPr>
        <w:ind w:left="7380" w:hanging="1440"/>
      </w:pPr>
      <w:rPr>
        <w:rFonts w:hint="default"/>
      </w:rPr>
    </w:lvl>
    <w:lvl w:ilvl="7" w:tentative="0">
      <w:start w:val="1"/>
      <w:numFmt w:val="decimal"/>
      <w:lvlText w:val="%1.%2.%3.%4.%5.%6.%7.%8"/>
      <w:lvlJc w:val="left"/>
      <w:pPr>
        <w:ind w:left="8730" w:hanging="1800"/>
      </w:pPr>
      <w:rPr>
        <w:rFonts w:hint="default"/>
      </w:rPr>
    </w:lvl>
    <w:lvl w:ilvl="8" w:tentative="0">
      <w:start w:val="1"/>
      <w:numFmt w:val="decimal"/>
      <w:lvlText w:val="%1.%2.%3.%4.%5.%6.%7.%8.%9"/>
      <w:lvlJc w:val="left"/>
      <w:pPr>
        <w:ind w:left="10080" w:hanging="2160"/>
      </w:pPr>
      <w:rPr>
        <w:rFonts w:hint="default"/>
      </w:rPr>
    </w:lvl>
  </w:abstractNum>
  <w:num w:numId="1">
    <w:abstractNumId w:val="20"/>
  </w:num>
  <w:num w:numId="2">
    <w:abstractNumId w:val="19"/>
  </w:num>
  <w:num w:numId="3">
    <w:abstractNumId w:val="5"/>
  </w:num>
  <w:num w:numId="4">
    <w:abstractNumId w:val="0"/>
  </w:num>
  <w:num w:numId="5">
    <w:abstractNumId w:val="9"/>
  </w:num>
  <w:num w:numId="6">
    <w:abstractNumId w:val="17"/>
  </w:num>
  <w:num w:numId="7">
    <w:abstractNumId w:val="4"/>
  </w:num>
  <w:num w:numId="8">
    <w:abstractNumId w:val="10"/>
  </w:num>
  <w:num w:numId="9">
    <w:abstractNumId w:val="11"/>
  </w:num>
  <w:num w:numId="10">
    <w:abstractNumId w:val="22"/>
  </w:num>
  <w:num w:numId="11">
    <w:abstractNumId w:val="21"/>
  </w:num>
  <w:num w:numId="12">
    <w:abstractNumId w:val="25"/>
  </w:num>
  <w:num w:numId="13">
    <w:abstractNumId w:val="26"/>
  </w:num>
  <w:num w:numId="14">
    <w:abstractNumId w:val="2"/>
  </w:num>
  <w:num w:numId="15">
    <w:abstractNumId w:val="14"/>
  </w:num>
  <w:num w:numId="16">
    <w:abstractNumId w:val="7"/>
  </w:num>
  <w:num w:numId="17">
    <w:abstractNumId w:val="18"/>
  </w:num>
  <w:num w:numId="18">
    <w:abstractNumId w:val="24"/>
  </w:num>
  <w:num w:numId="19">
    <w:abstractNumId w:val="3"/>
  </w:num>
  <w:num w:numId="20">
    <w:abstractNumId w:val="8"/>
  </w:num>
  <w:num w:numId="21">
    <w:abstractNumId w:val="16"/>
  </w:num>
  <w:num w:numId="22">
    <w:abstractNumId w:val="1"/>
  </w:num>
  <w:num w:numId="23">
    <w:abstractNumId w:val="13"/>
  </w:num>
  <w:num w:numId="24">
    <w:abstractNumId w:val="23"/>
  </w:num>
  <w:num w:numId="25">
    <w:abstractNumId w:val="6"/>
  </w:num>
  <w:num w:numId="26">
    <w:abstractNumId w:val="12"/>
  </w:num>
  <w:num w:numId="27">
    <w:abstractNumId w:val="1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artha">
    <w15:presenceInfo w15:providerId="None" w15:userId="marth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trackRevisions w:val="1"/>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14B9"/>
    <w:rsid w:val="000114B9"/>
    <w:rsid w:val="0003062E"/>
    <w:rsid w:val="00034EC7"/>
    <w:rsid w:val="00041208"/>
    <w:rsid w:val="00043D36"/>
    <w:rsid w:val="000456CD"/>
    <w:rsid w:val="000569F8"/>
    <w:rsid w:val="0005737A"/>
    <w:rsid w:val="000666A5"/>
    <w:rsid w:val="00071FCA"/>
    <w:rsid w:val="00093309"/>
    <w:rsid w:val="000B18B6"/>
    <w:rsid w:val="000B36A1"/>
    <w:rsid w:val="000B39DC"/>
    <w:rsid w:val="000B67BA"/>
    <w:rsid w:val="000C0E2B"/>
    <w:rsid w:val="000E0356"/>
    <w:rsid w:val="000E7185"/>
    <w:rsid w:val="000F758D"/>
    <w:rsid w:val="001111A7"/>
    <w:rsid w:val="00121680"/>
    <w:rsid w:val="00123B6C"/>
    <w:rsid w:val="001275C1"/>
    <w:rsid w:val="00142489"/>
    <w:rsid w:val="001465BC"/>
    <w:rsid w:val="00172EE8"/>
    <w:rsid w:val="0017331C"/>
    <w:rsid w:val="00187697"/>
    <w:rsid w:val="00193BA9"/>
    <w:rsid w:val="001A30E1"/>
    <w:rsid w:val="001B2D75"/>
    <w:rsid w:val="001B324E"/>
    <w:rsid w:val="001B3D4B"/>
    <w:rsid w:val="001B5D75"/>
    <w:rsid w:val="001D0A6B"/>
    <w:rsid w:val="001E0896"/>
    <w:rsid w:val="001E3AAF"/>
    <w:rsid w:val="001E47CF"/>
    <w:rsid w:val="00204534"/>
    <w:rsid w:val="0020496F"/>
    <w:rsid w:val="002066B8"/>
    <w:rsid w:val="00215874"/>
    <w:rsid w:val="002223F3"/>
    <w:rsid w:val="00227BE3"/>
    <w:rsid w:val="00236EAD"/>
    <w:rsid w:val="00244D0D"/>
    <w:rsid w:val="00256ADA"/>
    <w:rsid w:val="00265C34"/>
    <w:rsid w:val="002714DA"/>
    <w:rsid w:val="00271C4F"/>
    <w:rsid w:val="00283401"/>
    <w:rsid w:val="00283622"/>
    <w:rsid w:val="00286E95"/>
    <w:rsid w:val="00290618"/>
    <w:rsid w:val="002909D9"/>
    <w:rsid w:val="002A13C8"/>
    <w:rsid w:val="002A4D7E"/>
    <w:rsid w:val="002A5DF3"/>
    <w:rsid w:val="002A7CAB"/>
    <w:rsid w:val="002A7F13"/>
    <w:rsid w:val="002B05BF"/>
    <w:rsid w:val="002B12DD"/>
    <w:rsid w:val="002C3724"/>
    <w:rsid w:val="002C7CC6"/>
    <w:rsid w:val="002D2006"/>
    <w:rsid w:val="002D486C"/>
    <w:rsid w:val="002D5656"/>
    <w:rsid w:val="002E165B"/>
    <w:rsid w:val="002E4407"/>
    <w:rsid w:val="002E611C"/>
    <w:rsid w:val="002F4090"/>
    <w:rsid w:val="002F4B4F"/>
    <w:rsid w:val="0030003A"/>
    <w:rsid w:val="00302138"/>
    <w:rsid w:val="003223BA"/>
    <w:rsid w:val="0032249C"/>
    <w:rsid w:val="003268FC"/>
    <w:rsid w:val="00342738"/>
    <w:rsid w:val="003448AA"/>
    <w:rsid w:val="00350CE1"/>
    <w:rsid w:val="00363CED"/>
    <w:rsid w:val="00374D08"/>
    <w:rsid w:val="003768D8"/>
    <w:rsid w:val="00386829"/>
    <w:rsid w:val="003A59C9"/>
    <w:rsid w:val="003A6F3A"/>
    <w:rsid w:val="003A7BF9"/>
    <w:rsid w:val="003D5496"/>
    <w:rsid w:val="003E004D"/>
    <w:rsid w:val="003F79DD"/>
    <w:rsid w:val="00404244"/>
    <w:rsid w:val="004173F4"/>
    <w:rsid w:val="00423204"/>
    <w:rsid w:val="004264A7"/>
    <w:rsid w:val="00435896"/>
    <w:rsid w:val="004370CB"/>
    <w:rsid w:val="00444E23"/>
    <w:rsid w:val="00451FA6"/>
    <w:rsid w:val="0046236C"/>
    <w:rsid w:val="00465F15"/>
    <w:rsid w:val="004747AA"/>
    <w:rsid w:val="0049541C"/>
    <w:rsid w:val="00495969"/>
    <w:rsid w:val="004B4D83"/>
    <w:rsid w:val="004B76C9"/>
    <w:rsid w:val="004C2856"/>
    <w:rsid w:val="004E7B5E"/>
    <w:rsid w:val="004F142D"/>
    <w:rsid w:val="0050591C"/>
    <w:rsid w:val="00514BBB"/>
    <w:rsid w:val="0051543A"/>
    <w:rsid w:val="00520155"/>
    <w:rsid w:val="00521330"/>
    <w:rsid w:val="005275FF"/>
    <w:rsid w:val="00534F17"/>
    <w:rsid w:val="0054095E"/>
    <w:rsid w:val="00541B81"/>
    <w:rsid w:val="0055557A"/>
    <w:rsid w:val="00556AAA"/>
    <w:rsid w:val="0056448B"/>
    <w:rsid w:val="00570359"/>
    <w:rsid w:val="00591C97"/>
    <w:rsid w:val="005923AA"/>
    <w:rsid w:val="005936E5"/>
    <w:rsid w:val="00597D7C"/>
    <w:rsid w:val="005A09AF"/>
    <w:rsid w:val="005A5602"/>
    <w:rsid w:val="005B622F"/>
    <w:rsid w:val="005C1F1B"/>
    <w:rsid w:val="005C6663"/>
    <w:rsid w:val="005D3176"/>
    <w:rsid w:val="0060074A"/>
    <w:rsid w:val="00606C91"/>
    <w:rsid w:val="00606D25"/>
    <w:rsid w:val="006601D2"/>
    <w:rsid w:val="006604CD"/>
    <w:rsid w:val="00664D72"/>
    <w:rsid w:val="00675559"/>
    <w:rsid w:val="006929E7"/>
    <w:rsid w:val="006A01A9"/>
    <w:rsid w:val="006A1CB4"/>
    <w:rsid w:val="006A30C5"/>
    <w:rsid w:val="006D096B"/>
    <w:rsid w:val="006D4870"/>
    <w:rsid w:val="006F1737"/>
    <w:rsid w:val="006F3A65"/>
    <w:rsid w:val="007037FF"/>
    <w:rsid w:val="0070469B"/>
    <w:rsid w:val="0071549A"/>
    <w:rsid w:val="0072057B"/>
    <w:rsid w:val="00730B31"/>
    <w:rsid w:val="00732E8F"/>
    <w:rsid w:val="00736F10"/>
    <w:rsid w:val="007479D5"/>
    <w:rsid w:val="00747A1A"/>
    <w:rsid w:val="00751289"/>
    <w:rsid w:val="00761212"/>
    <w:rsid w:val="00770E3A"/>
    <w:rsid w:val="00780B4F"/>
    <w:rsid w:val="00793F65"/>
    <w:rsid w:val="007948F6"/>
    <w:rsid w:val="00797BFF"/>
    <w:rsid w:val="007A5BF0"/>
    <w:rsid w:val="007C0CD0"/>
    <w:rsid w:val="007C175B"/>
    <w:rsid w:val="007D76E4"/>
    <w:rsid w:val="007E4946"/>
    <w:rsid w:val="007F17E8"/>
    <w:rsid w:val="007F376B"/>
    <w:rsid w:val="007F664E"/>
    <w:rsid w:val="00805FFA"/>
    <w:rsid w:val="008135BD"/>
    <w:rsid w:val="00815D73"/>
    <w:rsid w:val="008165E0"/>
    <w:rsid w:val="00825192"/>
    <w:rsid w:val="00833B80"/>
    <w:rsid w:val="00840C54"/>
    <w:rsid w:val="00841228"/>
    <w:rsid w:val="00842C5E"/>
    <w:rsid w:val="0085541D"/>
    <w:rsid w:val="0086375B"/>
    <w:rsid w:val="00870277"/>
    <w:rsid w:val="008706D7"/>
    <w:rsid w:val="00871163"/>
    <w:rsid w:val="0087175E"/>
    <w:rsid w:val="0087310B"/>
    <w:rsid w:val="00887288"/>
    <w:rsid w:val="008A25FE"/>
    <w:rsid w:val="008B3A31"/>
    <w:rsid w:val="008B415D"/>
    <w:rsid w:val="008C6E9D"/>
    <w:rsid w:val="008C7E2C"/>
    <w:rsid w:val="008D164D"/>
    <w:rsid w:val="008D2345"/>
    <w:rsid w:val="008D4E8E"/>
    <w:rsid w:val="008E151A"/>
    <w:rsid w:val="008F1D06"/>
    <w:rsid w:val="00911BEF"/>
    <w:rsid w:val="00911F38"/>
    <w:rsid w:val="00917A61"/>
    <w:rsid w:val="009327E7"/>
    <w:rsid w:val="00934DFC"/>
    <w:rsid w:val="009433F5"/>
    <w:rsid w:val="009436AF"/>
    <w:rsid w:val="009445B4"/>
    <w:rsid w:val="009630DA"/>
    <w:rsid w:val="00970BBC"/>
    <w:rsid w:val="00973EA3"/>
    <w:rsid w:val="00985ED6"/>
    <w:rsid w:val="00990D8C"/>
    <w:rsid w:val="0099119E"/>
    <w:rsid w:val="00997FCB"/>
    <w:rsid w:val="009B0E5F"/>
    <w:rsid w:val="009C11D6"/>
    <w:rsid w:val="009C5095"/>
    <w:rsid w:val="009C6795"/>
    <w:rsid w:val="009C6C16"/>
    <w:rsid w:val="009C74A3"/>
    <w:rsid w:val="009D498B"/>
    <w:rsid w:val="009E00BC"/>
    <w:rsid w:val="009E02F8"/>
    <w:rsid w:val="00A00766"/>
    <w:rsid w:val="00A00CCE"/>
    <w:rsid w:val="00A00D52"/>
    <w:rsid w:val="00A04ABF"/>
    <w:rsid w:val="00A05445"/>
    <w:rsid w:val="00A07EBA"/>
    <w:rsid w:val="00A16098"/>
    <w:rsid w:val="00A255C1"/>
    <w:rsid w:val="00A336E7"/>
    <w:rsid w:val="00A34773"/>
    <w:rsid w:val="00A3624A"/>
    <w:rsid w:val="00A41E98"/>
    <w:rsid w:val="00A42CA0"/>
    <w:rsid w:val="00A4459E"/>
    <w:rsid w:val="00A450B9"/>
    <w:rsid w:val="00A46287"/>
    <w:rsid w:val="00A5125E"/>
    <w:rsid w:val="00A557A9"/>
    <w:rsid w:val="00A5694C"/>
    <w:rsid w:val="00A605F0"/>
    <w:rsid w:val="00A6130B"/>
    <w:rsid w:val="00A6213A"/>
    <w:rsid w:val="00A67839"/>
    <w:rsid w:val="00A821E1"/>
    <w:rsid w:val="00A85038"/>
    <w:rsid w:val="00AA606E"/>
    <w:rsid w:val="00AB1E77"/>
    <w:rsid w:val="00AC13F7"/>
    <w:rsid w:val="00AD192A"/>
    <w:rsid w:val="00AD4090"/>
    <w:rsid w:val="00AD4515"/>
    <w:rsid w:val="00AE05E2"/>
    <w:rsid w:val="00AF2E36"/>
    <w:rsid w:val="00B020E0"/>
    <w:rsid w:val="00B027BC"/>
    <w:rsid w:val="00B02D2F"/>
    <w:rsid w:val="00B0450F"/>
    <w:rsid w:val="00B16901"/>
    <w:rsid w:val="00B33DF6"/>
    <w:rsid w:val="00B47A66"/>
    <w:rsid w:val="00B53036"/>
    <w:rsid w:val="00B558B4"/>
    <w:rsid w:val="00B571AB"/>
    <w:rsid w:val="00B639B6"/>
    <w:rsid w:val="00B63CB1"/>
    <w:rsid w:val="00B65A57"/>
    <w:rsid w:val="00B708B6"/>
    <w:rsid w:val="00B91C18"/>
    <w:rsid w:val="00B9294A"/>
    <w:rsid w:val="00B96531"/>
    <w:rsid w:val="00BD18C4"/>
    <w:rsid w:val="00BE0CCC"/>
    <w:rsid w:val="00BE64B1"/>
    <w:rsid w:val="00C01A26"/>
    <w:rsid w:val="00C11985"/>
    <w:rsid w:val="00C65AED"/>
    <w:rsid w:val="00C67153"/>
    <w:rsid w:val="00C754E0"/>
    <w:rsid w:val="00C75F91"/>
    <w:rsid w:val="00C80474"/>
    <w:rsid w:val="00C86A2A"/>
    <w:rsid w:val="00C94488"/>
    <w:rsid w:val="00C97C1A"/>
    <w:rsid w:val="00CC6AA6"/>
    <w:rsid w:val="00CD1EF6"/>
    <w:rsid w:val="00CD7FB2"/>
    <w:rsid w:val="00CE101E"/>
    <w:rsid w:val="00CF262A"/>
    <w:rsid w:val="00CF5BA6"/>
    <w:rsid w:val="00D01911"/>
    <w:rsid w:val="00D15A2F"/>
    <w:rsid w:val="00D174E7"/>
    <w:rsid w:val="00D34DB8"/>
    <w:rsid w:val="00D51A42"/>
    <w:rsid w:val="00D609B4"/>
    <w:rsid w:val="00D83CEF"/>
    <w:rsid w:val="00D8445F"/>
    <w:rsid w:val="00D86FE9"/>
    <w:rsid w:val="00DA426D"/>
    <w:rsid w:val="00DA71EC"/>
    <w:rsid w:val="00DB4129"/>
    <w:rsid w:val="00DC0D1E"/>
    <w:rsid w:val="00DC40F8"/>
    <w:rsid w:val="00DD1C63"/>
    <w:rsid w:val="00DD3E16"/>
    <w:rsid w:val="00DD4EFB"/>
    <w:rsid w:val="00DE715F"/>
    <w:rsid w:val="00DE71F4"/>
    <w:rsid w:val="00E028AD"/>
    <w:rsid w:val="00E02E73"/>
    <w:rsid w:val="00E030CC"/>
    <w:rsid w:val="00E06178"/>
    <w:rsid w:val="00E07A75"/>
    <w:rsid w:val="00E17537"/>
    <w:rsid w:val="00E21489"/>
    <w:rsid w:val="00E336F2"/>
    <w:rsid w:val="00E357ED"/>
    <w:rsid w:val="00E35EFE"/>
    <w:rsid w:val="00E41237"/>
    <w:rsid w:val="00E52886"/>
    <w:rsid w:val="00E53261"/>
    <w:rsid w:val="00E5420B"/>
    <w:rsid w:val="00E57DA8"/>
    <w:rsid w:val="00E6258D"/>
    <w:rsid w:val="00E97FA5"/>
    <w:rsid w:val="00EA72E9"/>
    <w:rsid w:val="00EB058F"/>
    <w:rsid w:val="00EC4598"/>
    <w:rsid w:val="00EC5CEF"/>
    <w:rsid w:val="00ED5562"/>
    <w:rsid w:val="00EE38E9"/>
    <w:rsid w:val="00EE5DC4"/>
    <w:rsid w:val="00F03B02"/>
    <w:rsid w:val="00F06624"/>
    <w:rsid w:val="00F17D9B"/>
    <w:rsid w:val="00F23253"/>
    <w:rsid w:val="00F3062F"/>
    <w:rsid w:val="00F41C17"/>
    <w:rsid w:val="00F42424"/>
    <w:rsid w:val="00F42C88"/>
    <w:rsid w:val="00F52104"/>
    <w:rsid w:val="00F6205F"/>
    <w:rsid w:val="00F636B0"/>
    <w:rsid w:val="00F70DAC"/>
    <w:rsid w:val="00F7411E"/>
    <w:rsid w:val="00F830BF"/>
    <w:rsid w:val="00F84A8E"/>
    <w:rsid w:val="00F928E2"/>
    <w:rsid w:val="00F9492E"/>
    <w:rsid w:val="00FB47CB"/>
    <w:rsid w:val="00FB5BF2"/>
    <w:rsid w:val="00FC76CC"/>
    <w:rsid w:val="00FD0287"/>
    <w:rsid w:val="00FD7255"/>
    <w:rsid w:val="00FE4916"/>
    <w:rsid w:val="00FF0F38"/>
    <w:rsid w:val="00FF56C8"/>
    <w:rsid w:val="35BB6E83"/>
    <w:rsid w:val="3F570897"/>
    <w:rsid w:val="3FDD8E43"/>
    <w:rsid w:val="7F968D82"/>
    <w:rsid w:val="B3DF621E"/>
    <w:rsid w:val="BBA951B6"/>
    <w:rsid w:val="BDFFC397"/>
    <w:rsid w:val="ECCF81FC"/>
    <w:rsid w:val="F7FBF960"/>
    <w:rsid w:val="FFEE40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semiHidden="0" w:name="toc 4"/>
    <w:lsdException w:qFormat="1" w:uiPriority="39" w:semiHidden="0" w:name="toc 5"/>
    <w:lsdException w:qFormat="1" w:uiPriority="39" w:semiHidden="0" w:name="toc 6"/>
    <w:lsdException w:qFormat="1" w:uiPriority="39" w:semiHidden="0" w:name="toc 7"/>
    <w:lsdException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1"/>
    <w:pPr>
      <w:spacing w:before="60"/>
      <w:ind w:left="1180" w:hanging="541"/>
      <w:jc w:val="both"/>
      <w:outlineLvl w:val="0"/>
    </w:pPr>
    <w:rPr>
      <w:b/>
      <w:bCs/>
      <w:sz w:val="28"/>
      <w:szCs w:val="28"/>
    </w:rPr>
  </w:style>
  <w:style w:type="paragraph" w:styleId="3">
    <w:name w:val="heading 2"/>
    <w:basedOn w:val="1"/>
    <w:next w:val="1"/>
    <w:qFormat/>
    <w:uiPriority w:val="1"/>
    <w:pPr>
      <w:spacing w:before="62"/>
      <w:ind w:left="440" w:hanging="452"/>
      <w:outlineLvl w:val="1"/>
    </w:pPr>
    <w:rPr>
      <w:b/>
      <w:bCs/>
      <w:sz w:val="26"/>
      <w:szCs w:val="26"/>
    </w:rPr>
  </w:style>
  <w:style w:type="paragraph" w:styleId="4">
    <w:name w:val="heading 3"/>
    <w:basedOn w:val="1"/>
    <w:next w:val="1"/>
    <w:link w:val="29"/>
    <w:qFormat/>
    <w:uiPriority w:val="1"/>
    <w:pPr>
      <w:ind w:left="1880"/>
      <w:jc w:val="both"/>
      <w:outlineLvl w:val="2"/>
    </w:pPr>
    <w:rPr>
      <w:b/>
      <w:bCs/>
      <w:sz w:val="24"/>
      <w:szCs w:val="24"/>
    </w:rPr>
  </w:style>
  <w:style w:type="paragraph" w:styleId="5">
    <w:name w:val="heading 4"/>
    <w:basedOn w:val="1"/>
    <w:next w:val="1"/>
    <w:qFormat/>
    <w:uiPriority w:val="1"/>
    <w:pPr>
      <w:ind w:left="2441" w:hanging="1081"/>
      <w:outlineLvl w:val="3"/>
    </w:pPr>
    <w:rPr>
      <w:b/>
      <w:bCs/>
      <w:i/>
      <w:iCs/>
      <w:sz w:val="24"/>
      <w:szCs w:val="24"/>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7"/>
    <w:semiHidden/>
    <w:unhideWhenUsed/>
    <w:qFormat/>
    <w:uiPriority w:val="99"/>
    <w:rPr>
      <w:rFonts w:ascii="Tahoma" w:hAnsi="Tahoma" w:cs="Tahoma"/>
      <w:sz w:val="16"/>
      <w:szCs w:val="16"/>
    </w:rPr>
  </w:style>
  <w:style w:type="paragraph" w:styleId="9">
    <w:name w:val="Body Text"/>
    <w:basedOn w:val="1"/>
    <w:link w:val="28"/>
    <w:qFormat/>
    <w:uiPriority w:val="1"/>
    <w:rPr>
      <w:sz w:val="24"/>
      <w:szCs w:val="24"/>
    </w:rPr>
  </w:style>
  <w:style w:type="paragraph" w:styleId="10">
    <w:name w:val="annotation text"/>
    <w:basedOn w:val="1"/>
    <w:semiHidden/>
    <w:unhideWhenUsed/>
    <w:qFormat/>
    <w:uiPriority w:val="99"/>
    <w:pPr>
      <w:jc w:val="left"/>
    </w:pPr>
  </w:style>
  <w:style w:type="paragraph" w:styleId="11">
    <w:name w:val="footer"/>
    <w:basedOn w:val="1"/>
    <w:link w:val="31"/>
    <w:unhideWhenUsed/>
    <w:qFormat/>
    <w:uiPriority w:val="99"/>
    <w:pPr>
      <w:tabs>
        <w:tab w:val="center" w:pos="4680"/>
        <w:tab w:val="right" w:pos="9360"/>
      </w:tabs>
    </w:pPr>
  </w:style>
  <w:style w:type="paragraph" w:styleId="12">
    <w:name w:val="header"/>
    <w:basedOn w:val="1"/>
    <w:link w:val="30"/>
    <w:unhideWhenUsed/>
    <w:qFormat/>
    <w:uiPriority w:val="99"/>
    <w:pPr>
      <w:tabs>
        <w:tab w:val="center" w:pos="4680"/>
        <w:tab w:val="right" w:pos="9360"/>
      </w:tabs>
    </w:pPr>
  </w:style>
  <w:style w:type="character" w:styleId="13">
    <w:name w:val="Hyperlink"/>
    <w:basedOn w:val="6"/>
    <w:unhideWhenUsed/>
    <w:qFormat/>
    <w:uiPriority w:val="99"/>
    <w:rPr>
      <w:color w:val="0000FF" w:themeColor="hyperlink"/>
      <w:u w:val="single"/>
      <w14:textFill>
        <w14:solidFill>
          <w14:schemeClr w14:val="hlink"/>
        </w14:solidFill>
      </w14:textFill>
    </w:rPr>
  </w:style>
  <w:style w:type="paragraph" w:styleId="14">
    <w:name w:val="Normal (Web)"/>
    <w:basedOn w:val="1"/>
    <w:qFormat/>
    <w:uiPriority w:val="99"/>
    <w:pPr>
      <w:widowControl/>
      <w:autoSpaceDE/>
      <w:autoSpaceDN/>
      <w:spacing w:before="100" w:beforeAutospacing="1" w:after="100" w:afterAutospacing="1"/>
    </w:pPr>
    <w:rPr>
      <w:sz w:val="24"/>
      <w:szCs w:val="24"/>
    </w:rPr>
  </w:style>
  <w:style w:type="table" w:styleId="15">
    <w:name w:val="Table Grid"/>
    <w:basedOn w:val="7"/>
    <w:uiPriority w:val="59"/>
    <w:pPr>
      <w:widowControl/>
      <w:autoSpaceDE/>
      <w:autoSpaceDN/>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oc 1"/>
    <w:basedOn w:val="1"/>
    <w:next w:val="1"/>
    <w:qFormat/>
    <w:uiPriority w:val="39"/>
    <w:pPr>
      <w:spacing w:before="138"/>
      <w:ind w:left="440"/>
    </w:pPr>
  </w:style>
  <w:style w:type="paragraph" w:styleId="17">
    <w:name w:val="toc 2"/>
    <w:basedOn w:val="1"/>
    <w:next w:val="1"/>
    <w:qFormat/>
    <w:uiPriority w:val="39"/>
    <w:pPr>
      <w:spacing w:before="140"/>
      <w:ind w:left="1321" w:hanging="661"/>
    </w:pPr>
  </w:style>
  <w:style w:type="paragraph" w:styleId="18">
    <w:name w:val="toc 3"/>
    <w:basedOn w:val="1"/>
    <w:next w:val="1"/>
    <w:qFormat/>
    <w:uiPriority w:val="39"/>
    <w:pPr>
      <w:spacing w:before="139"/>
      <w:ind w:left="1760" w:hanging="882"/>
    </w:pPr>
  </w:style>
  <w:style w:type="paragraph" w:styleId="19">
    <w:name w:val="toc 4"/>
    <w:basedOn w:val="1"/>
    <w:next w:val="1"/>
    <w:unhideWhenUsed/>
    <w:uiPriority w:val="39"/>
    <w:pPr>
      <w:widowControl/>
      <w:autoSpaceDE/>
      <w:autoSpaceDN/>
      <w:spacing w:after="100" w:line="278" w:lineRule="auto"/>
      <w:ind w:left="720"/>
    </w:pPr>
    <w:rPr>
      <w:rFonts w:asciiTheme="minorHAnsi" w:hAnsiTheme="minorHAnsi" w:eastAsiaTheme="minorEastAsia" w:cstheme="minorBidi"/>
      <w:kern w:val="2"/>
      <w:sz w:val="24"/>
      <w:szCs w:val="24"/>
      <w14:ligatures w14:val="standardContextual"/>
    </w:rPr>
  </w:style>
  <w:style w:type="paragraph" w:styleId="20">
    <w:name w:val="toc 5"/>
    <w:basedOn w:val="1"/>
    <w:next w:val="1"/>
    <w:unhideWhenUsed/>
    <w:qFormat/>
    <w:uiPriority w:val="39"/>
    <w:pPr>
      <w:widowControl/>
      <w:autoSpaceDE/>
      <w:autoSpaceDN/>
      <w:spacing w:after="100" w:line="278" w:lineRule="auto"/>
      <w:ind w:left="960"/>
    </w:pPr>
    <w:rPr>
      <w:rFonts w:asciiTheme="minorHAnsi" w:hAnsiTheme="minorHAnsi" w:eastAsiaTheme="minorEastAsia" w:cstheme="minorBidi"/>
      <w:kern w:val="2"/>
      <w:sz w:val="24"/>
      <w:szCs w:val="24"/>
      <w14:ligatures w14:val="standardContextual"/>
    </w:rPr>
  </w:style>
  <w:style w:type="paragraph" w:styleId="21">
    <w:name w:val="toc 6"/>
    <w:basedOn w:val="1"/>
    <w:next w:val="1"/>
    <w:unhideWhenUsed/>
    <w:qFormat/>
    <w:uiPriority w:val="39"/>
    <w:pPr>
      <w:widowControl/>
      <w:autoSpaceDE/>
      <w:autoSpaceDN/>
      <w:spacing w:after="100" w:line="278" w:lineRule="auto"/>
      <w:ind w:left="1200"/>
    </w:pPr>
    <w:rPr>
      <w:rFonts w:asciiTheme="minorHAnsi" w:hAnsiTheme="minorHAnsi" w:eastAsiaTheme="minorEastAsia" w:cstheme="minorBidi"/>
      <w:kern w:val="2"/>
      <w:sz w:val="24"/>
      <w:szCs w:val="24"/>
      <w14:ligatures w14:val="standardContextual"/>
    </w:rPr>
  </w:style>
  <w:style w:type="paragraph" w:styleId="22">
    <w:name w:val="toc 7"/>
    <w:basedOn w:val="1"/>
    <w:next w:val="1"/>
    <w:unhideWhenUsed/>
    <w:qFormat/>
    <w:uiPriority w:val="39"/>
    <w:pPr>
      <w:widowControl/>
      <w:autoSpaceDE/>
      <w:autoSpaceDN/>
      <w:spacing w:after="100" w:line="278" w:lineRule="auto"/>
      <w:ind w:left="1440"/>
    </w:pPr>
    <w:rPr>
      <w:rFonts w:asciiTheme="minorHAnsi" w:hAnsiTheme="minorHAnsi" w:eastAsiaTheme="minorEastAsia" w:cstheme="minorBidi"/>
      <w:kern w:val="2"/>
      <w:sz w:val="24"/>
      <w:szCs w:val="24"/>
      <w14:ligatures w14:val="standardContextual"/>
    </w:rPr>
  </w:style>
  <w:style w:type="paragraph" w:styleId="23">
    <w:name w:val="toc 8"/>
    <w:basedOn w:val="1"/>
    <w:next w:val="1"/>
    <w:unhideWhenUsed/>
    <w:uiPriority w:val="39"/>
    <w:pPr>
      <w:widowControl/>
      <w:autoSpaceDE/>
      <w:autoSpaceDN/>
      <w:spacing w:after="100" w:line="278" w:lineRule="auto"/>
      <w:ind w:left="1680"/>
    </w:pPr>
    <w:rPr>
      <w:rFonts w:asciiTheme="minorHAnsi" w:hAnsiTheme="minorHAnsi" w:eastAsiaTheme="minorEastAsia" w:cstheme="minorBidi"/>
      <w:kern w:val="2"/>
      <w:sz w:val="24"/>
      <w:szCs w:val="24"/>
      <w14:ligatures w14:val="standardContextual"/>
    </w:rPr>
  </w:style>
  <w:style w:type="paragraph" w:styleId="24">
    <w:name w:val="toc 9"/>
    <w:basedOn w:val="1"/>
    <w:next w:val="1"/>
    <w:unhideWhenUsed/>
    <w:qFormat/>
    <w:uiPriority w:val="39"/>
    <w:pPr>
      <w:widowControl/>
      <w:autoSpaceDE/>
      <w:autoSpaceDN/>
      <w:spacing w:after="100" w:line="278" w:lineRule="auto"/>
      <w:ind w:left="1920"/>
    </w:pPr>
    <w:rPr>
      <w:rFonts w:asciiTheme="minorHAnsi" w:hAnsiTheme="minorHAnsi" w:eastAsiaTheme="minorEastAsia" w:cstheme="minorBidi"/>
      <w:kern w:val="2"/>
      <w:sz w:val="24"/>
      <w:szCs w:val="24"/>
      <w14:ligatures w14:val="standardContextual"/>
    </w:rPr>
  </w:style>
  <w:style w:type="paragraph" w:styleId="25">
    <w:name w:val="List Paragraph"/>
    <w:basedOn w:val="1"/>
    <w:qFormat/>
    <w:uiPriority w:val="1"/>
    <w:pPr>
      <w:ind w:left="1081" w:hanging="641"/>
    </w:pPr>
  </w:style>
  <w:style w:type="paragraph" w:customStyle="1" w:styleId="26">
    <w:name w:val="Table Paragraph"/>
    <w:basedOn w:val="1"/>
    <w:qFormat/>
    <w:uiPriority w:val="1"/>
  </w:style>
  <w:style w:type="character" w:customStyle="1" w:styleId="27">
    <w:name w:val="Balloon Text Char"/>
    <w:basedOn w:val="6"/>
    <w:link w:val="8"/>
    <w:semiHidden/>
    <w:qFormat/>
    <w:uiPriority w:val="99"/>
    <w:rPr>
      <w:rFonts w:ascii="Tahoma" w:hAnsi="Tahoma" w:eastAsia="Times New Roman" w:cs="Tahoma"/>
      <w:sz w:val="16"/>
      <w:szCs w:val="16"/>
    </w:rPr>
  </w:style>
  <w:style w:type="character" w:customStyle="1" w:styleId="28">
    <w:name w:val="Body Text Char"/>
    <w:basedOn w:val="6"/>
    <w:link w:val="9"/>
    <w:qFormat/>
    <w:uiPriority w:val="1"/>
    <w:rPr>
      <w:rFonts w:ascii="Times New Roman" w:hAnsi="Times New Roman" w:eastAsia="Times New Roman" w:cs="Times New Roman"/>
      <w:sz w:val="24"/>
      <w:szCs w:val="24"/>
    </w:rPr>
  </w:style>
  <w:style w:type="character" w:customStyle="1" w:styleId="29">
    <w:name w:val="Heading 3 Char"/>
    <w:basedOn w:val="6"/>
    <w:link w:val="4"/>
    <w:qFormat/>
    <w:uiPriority w:val="9"/>
    <w:rPr>
      <w:rFonts w:ascii="Times New Roman" w:hAnsi="Times New Roman" w:eastAsia="Times New Roman" w:cs="Times New Roman"/>
      <w:b/>
      <w:bCs/>
      <w:sz w:val="24"/>
      <w:szCs w:val="24"/>
    </w:rPr>
  </w:style>
  <w:style w:type="character" w:customStyle="1" w:styleId="30">
    <w:name w:val="Header Char"/>
    <w:basedOn w:val="6"/>
    <w:link w:val="12"/>
    <w:qFormat/>
    <w:uiPriority w:val="99"/>
    <w:rPr>
      <w:rFonts w:ascii="Times New Roman" w:hAnsi="Times New Roman" w:eastAsia="Times New Roman" w:cs="Times New Roman"/>
    </w:rPr>
  </w:style>
  <w:style w:type="character" w:customStyle="1" w:styleId="31">
    <w:name w:val="Footer Char"/>
    <w:basedOn w:val="6"/>
    <w:link w:val="11"/>
    <w:qFormat/>
    <w:uiPriority w:val="99"/>
    <w:rPr>
      <w:rFonts w:ascii="Times New Roman" w:hAnsi="Times New Roman" w:eastAsia="Times New Roman" w:cs="Times New Roman"/>
    </w:rPr>
  </w:style>
  <w:style w:type="paragraph" w:customStyle="1" w:styleId="32">
    <w:name w:val="EndNote Bibliography"/>
    <w:basedOn w:val="1"/>
    <w:link w:val="33"/>
    <w:qFormat/>
    <w:uiPriority w:val="0"/>
    <w:pPr>
      <w:widowControl/>
      <w:autoSpaceDE/>
      <w:autoSpaceDN/>
      <w:spacing w:after="200"/>
    </w:pPr>
    <w:rPr>
      <w:rFonts w:ascii="Calibri" w:hAnsi="Calibri" w:eastAsia="Calibri" w:cs="Calibri"/>
    </w:rPr>
  </w:style>
  <w:style w:type="character" w:customStyle="1" w:styleId="33">
    <w:name w:val="EndNote Bibliography Char"/>
    <w:basedOn w:val="6"/>
    <w:link w:val="32"/>
    <w:qFormat/>
    <w:uiPriority w:val="0"/>
    <w:rPr>
      <w:rFonts w:ascii="Calibri" w:hAnsi="Calibri" w:eastAsia="Calibri" w:cs="Calibri"/>
    </w:rPr>
  </w:style>
  <w:style w:type="paragraph" w:customStyle="1" w:styleId="34">
    <w:name w:val="TOC Heading"/>
    <w:basedOn w:val="2"/>
    <w:next w:val="1"/>
    <w:unhideWhenUsed/>
    <w:qFormat/>
    <w:uiPriority w:val="39"/>
    <w:pPr>
      <w:keepNext/>
      <w:keepLines/>
      <w:widowControl/>
      <w:autoSpaceDE/>
      <w:autoSpaceDN/>
      <w:spacing w:before="240" w:line="259" w:lineRule="auto"/>
      <w:ind w:left="0" w:firstLine="0"/>
      <w:jc w:val="left"/>
      <w:outlineLvl w:val="9"/>
    </w:pPr>
    <w:rPr>
      <w:rFonts w:asciiTheme="majorHAnsi" w:hAnsiTheme="majorHAnsi" w:eastAsiaTheme="majorEastAsia" w:cstheme="majorBidi"/>
      <w:b w:val="0"/>
      <w:bCs w:val="0"/>
      <w:color w:val="376092" w:themeColor="accent1" w:themeShade="BF"/>
      <w:sz w:val="32"/>
      <w:szCs w:val="32"/>
    </w:rPr>
  </w:style>
  <w:style w:type="character" w:customStyle="1" w:styleId="35">
    <w:name w:val="Unresolved Mention"/>
    <w:basedOn w:val="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0" Type="http://schemas.microsoft.com/office/2011/relationships/people" Target="people.xml"/><Relationship Id="rId3" Type="http://schemas.openxmlformats.org/officeDocument/2006/relationships/comments" Target="comment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jpeg"/><Relationship Id="rId18" Type="http://schemas.openxmlformats.org/officeDocument/2006/relationships/image" Target="media/image9.jpeg"/><Relationship Id="rId17" Type="http://schemas.openxmlformats.org/officeDocument/2006/relationships/image" Target="media/image8.jpeg"/><Relationship Id="rId16" Type="http://schemas.openxmlformats.org/officeDocument/2006/relationships/image" Target="media/image7.jpeg"/><Relationship Id="rId15" Type="http://schemas.openxmlformats.org/officeDocument/2006/relationships/image" Target="media/image6.jpe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79</Pages>
  <Words>19508</Words>
  <Characters>111196</Characters>
  <Lines>926</Lines>
  <Paragraphs>260</Paragraphs>
  <TotalTime>145</TotalTime>
  <ScaleCrop>false</ScaleCrop>
  <LinksUpToDate>false</LinksUpToDate>
  <CharactersWithSpaces>130444</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2026-05-27T04:22:00Z</dcterms:created>
  <dc:creator>Admin</dc:creator>
  <cp:lastModifiedBy>martha</cp:lastModifiedBy>
  <dcterms:modified xsi:type="dcterms:W3CDTF">2026-10-01T11:50:39Z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2024-06-25T00:00:00Z</vt:filetime>
  </property>
  <property fmtid="{D5CDD505-2E9C-101B-9397-08002B2CF9AE}" pid="3" name="Creator">
    <vt:lpwstr>Microsoft® Word LTSC</vt:lpwstr>
  </property>
  <property fmtid="{D5CDD505-2E9C-101B-9397-08002B2CF9AE}" pid="4" name="LastSaved">
    <vt:filetime>2024-06-29T00:00:00Z</vt:filetime>
  </property>
  <property fmtid="{D5CDD505-2E9C-101B-9397-08002B2CF9AE}" pid="5" name="KSOProductBuildVer">
    <vt:lpwstr>1033-11.1.0.11723</vt:lpwstr>
  </property>
</Properties>
</file>